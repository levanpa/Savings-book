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EC05B" w14:textId="500CF130" w:rsidR="00C65BB0" w:rsidRPr="00B90FBE" w:rsidRDefault="007E56BA" w:rsidP="007E56BA">
      <w:pPr>
        <w:jc w:val="center"/>
        <w:rPr>
          <w:sz w:val="52"/>
          <w:rPrChange w:id="0" w:author="Kai Pa" w:date="2018-05-21T21:31:00Z">
            <w:rPr>
              <w:sz w:val="40"/>
            </w:rPr>
          </w:rPrChange>
        </w:rPr>
      </w:pPr>
      <w:r w:rsidRPr="00B90FBE">
        <w:rPr>
          <w:sz w:val="52"/>
          <w:rPrChange w:id="1" w:author="Kai Pa" w:date="2018-05-21T21:31:00Z">
            <w:rPr>
              <w:sz w:val="40"/>
            </w:rPr>
          </w:rPrChange>
        </w:rPr>
        <w:t>Đồ án cuối kỳ</w:t>
      </w:r>
    </w:p>
    <w:p w14:paraId="35741C96" w14:textId="5AD3BA7D" w:rsidR="00851F0C" w:rsidRPr="00B90FBE" w:rsidRDefault="00456DE2" w:rsidP="00851F0C">
      <w:pPr>
        <w:jc w:val="center"/>
        <w:rPr>
          <w:ins w:id="2" w:author="Kai Pa" w:date="2018-05-18T09:02:00Z"/>
          <w:rFonts w:ascii="Arial" w:hAnsi="Arial" w:cs="Arial"/>
          <w:color w:val="2E74B5" w:themeColor="accent1" w:themeShade="BF"/>
          <w:sz w:val="52"/>
          <w:u w:val="single"/>
          <w:rPrChange w:id="3" w:author="Kai Pa" w:date="2018-05-21T21:31:00Z">
            <w:rPr>
              <w:ins w:id="4" w:author="Kai Pa" w:date="2018-05-18T09:02:00Z"/>
              <w:rFonts w:ascii="Arial" w:hAnsi="Arial" w:cs="Arial"/>
              <w:color w:val="2E74B5" w:themeColor="accent1" w:themeShade="BF"/>
              <w:sz w:val="40"/>
              <w:u w:val="single"/>
            </w:rPr>
          </w:rPrChange>
        </w:rPr>
      </w:pPr>
      <w:r w:rsidRPr="00B90FBE">
        <w:rPr>
          <w:rFonts w:ascii="Arial" w:hAnsi="Arial" w:cs="Arial"/>
          <w:color w:val="2E74B5" w:themeColor="accent1" w:themeShade="BF"/>
          <w:sz w:val="52"/>
          <w:u w:val="single"/>
          <w:rPrChange w:id="5" w:author="Kai Pa" w:date="2018-05-21T21:31:00Z">
            <w:rPr>
              <w:rFonts w:ascii="Arial" w:hAnsi="Arial" w:cs="Arial"/>
              <w:color w:val="2E74B5" w:themeColor="accent1" w:themeShade="BF"/>
              <w:sz w:val="40"/>
              <w:u w:val="single"/>
            </w:rPr>
          </w:rPrChange>
        </w:rPr>
        <w:t xml:space="preserve">PHẦN MỀM </w:t>
      </w:r>
      <w:ins w:id="6" w:author="LÊ VĂN PA" w:date="2018-03-12T21:01:00Z">
        <w:r w:rsidR="00627383" w:rsidRPr="00B90FBE">
          <w:rPr>
            <w:rFonts w:ascii="Arial" w:hAnsi="Arial" w:cs="Arial"/>
            <w:color w:val="2E74B5" w:themeColor="accent1" w:themeShade="BF"/>
            <w:sz w:val="52"/>
            <w:u w:val="single"/>
            <w:rPrChange w:id="7" w:author="Kai Pa" w:date="2018-05-21T21:31:00Z">
              <w:rPr>
                <w:rFonts w:ascii="Arial" w:hAnsi="Arial" w:cs="Arial"/>
                <w:color w:val="2E74B5" w:themeColor="accent1" w:themeShade="BF"/>
                <w:sz w:val="40"/>
                <w:u w:val="single"/>
              </w:rPr>
            </w:rPrChange>
          </w:rPr>
          <w:t>QUẢN LÍ SỔ TIẾT KI</w:t>
        </w:r>
      </w:ins>
      <w:ins w:id="8" w:author="LÊ VĂN PA" w:date="2018-03-12T21:02:00Z">
        <w:r w:rsidR="00627383" w:rsidRPr="00B90FBE">
          <w:rPr>
            <w:rFonts w:ascii="Arial" w:hAnsi="Arial" w:cs="Arial"/>
            <w:color w:val="2E74B5" w:themeColor="accent1" w:themeShade="BF"/>
            <w:sz w:val="52"/>
            <w:u w:val="single"/>
            <w:rPrChange w:id="9" w:author="Kai Pa" w:date="2018-05-21T21:31:00Z">
              <w:rPr>
                <w:rFonts w:ascii="Arial" w:hAnsi="Arial" w:cs="Arial"/>
                <w:color w:val="2E74B5" w:themeColor="accent1" w:themeShade="BF"/>
                <w:sz w:val="40"/>
                <w:u w:val="single"/>
              </w:rPr>
            </w:rPrChange>
          </w:rPr>
          <w:t>ỆM</w:t>
        </w:r>
      </w:ins>
    </w:p>
    <w:p w14:paraId="6B4631A8" w14:textId="51996F26" w:rsidR="001E6A57" w:rsidRPr="00B90FBE" w:rsidDel="00851F0C" w:rsidRDefault="00851F0C">
      <w:pPr>
        <w:rPr>
          <w:del w:id="10" w:author="Kai Pa" w:date="2018-05-18T09:02:00Z"/>
          <w:rFonts w:ascii="Arial" w:hAnsi="Arial" w:cs="Arial"/>
          <w:color w:val="2E74B5" w:themeColor="accent1" w:themeShade="BF"/>
          <w:sz w:val="52"/>
          <w:u w:val="single"/>
          <w:rPrChange w:id="11" w:author="Kai Pa" w:date="2018-05-21T21:31:00Z">
            <w:rPr>
              <w:del w:id="12" w:author="Kai Pa" w:date="2018-05-18T09:02:00Z"/>
              <w:rFonts w:ascii="Arial" w:hAnsi="Arial" w:cs="Arial"/>
              <w:color w:val="2E74B5" w:themeColor="accent1" w:themeShade="BF"/>
              <w:sz w:val="40"/>
              <w:u w:val="single"/>
            </w:rPr>
          </w:rPrChange>
        </w:rPr>
        <w:pPrChange w:id="13" w:author="Kai Pa" w:date="2018-05-18T08:57:00Z">
          <w:pPr>
            <w:jc w:val="center"/>
          </w:pPr>
        </w:pPrChange>
      </w:pPr>
      <w:ins w:id="14" w:author="Kai Pa" w:date="2018-05-18T09:02:00Z">
        <w:r w:rsidRPr="00B90FBE">
          <w:rPr>
            <w:rFonts w:ascii="Arial" w:hAnsi="Arial" w:cs="Arial"/>
            <w:noProof/>
            <w:color w:val="2E74B5" w:themeColor="accent1" w:themeShade="BF"/>
            <w:sz w:val="52"/>
            <w:u w:val="single"/>
            <w:rPrChange w:id="15" w:author="Kai Pa" w:date="2018-05-21T21:31:00Z">
              <w:rPr>
                <w:rFonts w:ascii="Arial" w:hAnsi="Arial" w:cs="Arial"/>
                <w:noProof/>
                <w:color w:val="2E74B5" w:themeColor="accent1" w:themeShade="BF"/>
                <w:sz w:val="40"/>
                <w:u w:val="single"/>
              </w:rPr>
            </w:rPrChange>
          </w:rPr>
          <w:drawing>
            <wp:anchor distT="0" distB="0" distL="114300" distR="114300" simplePos="0" relativeHeight="251853824" behindDoc="0" locked="0" layoutInCell="1" allowOverlap="1" wp14:anchorId="606398C7" wp14:editId="6F525886">
              <wp:simplePos x="0" y="0"/>
              <wp:positionH relativeFrom="column">
                <wp:posOffset>0</wp:posOffset>
              </wp:positionH>
              <wp:positionV relativeFrom="paragraph">
                <wp:posOffset>59690</wp:posOffset>
              </wp:positionV>
              <wp:extent cx="5943600" cy="7135495"/>
              <wp:effectExtent l="0" t="0" r="0" b="825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1 stk.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135495"/>
                      </a:xfrm>
                      <a:prstGeom prst="rect">
                        <a:avLst/>
                      </a:prstGeom>
                    </pic:spPr>
                  </pic:pic>
                </a:graphicData>
              </a:graphic>
            </wp:anchor>
          </w:drawing>
        </w:r>
        <w:r w:rsidRPr="00B90FBE">
          <w:rPr>
            <w:rFonts w:ascii="Arial" w:hAnsi="Arial" w:cs="Arial"/>
            <w:color w:val="2E74B5" w:themeColor="accent1" w:themeShade="BF"/>
            <w:sz w:val="52"/>
            <w:u w:val="single"/>
            <w:rPrChange w:id="16" w:author="Kai Pa" w:date="2018-05-21T21:31:00Z">
              <w:rPr>
                <w:rFonts w:ascii="Arial" w:hAnsi="Arial" w:cs="Arial"/>
                <w:color w:val="2E74B5" w:themeColor="accent1" w:themeShade="BF"/>
                <w:sz w:val="40"/>
                <w:u w:val="single"/>
              </w:rPr>
            </w:rPrChange>
          </w:rPr>
          <w:br w:type="page"/>
        </w:r>
      </w:ins>
    </w:p>
    <w:p w14:paraId="53879A36" w14:textId="37FB40BF" w:rsidR="009D0AD2" w:rsidRPr="00B90FBE" w:rsidRDefault="001E6A57">
      <w:pPr>
        <w:rPr>
          <w:sz w:val="32"/>
          <w:rPrChange w:id="17" w:author="Kai Pa" w:date="2018-05-21T21:31:00Z">
            <w:rPr/>
          </w:rPrChange>
        </w:rPr>
        <w:pPrChange w:id="18" w:author="Kai Pa" w:date="2018-05-18T09:02:00Z">
          <w:pPr>
            <w:pStyle w:val="Heading2"/>
          </w:pPr>
        </w:pPrChange>
      </w:pPr>
      <w:del w:id="19" w:author="Kai Pa" w:date="2018-05-15T20:11:00Z">
        <w:r w:rsidRPr="00B90FBE" w:rsidDel="00A64D58">
          <w:rPr>
            <w:sz w:val="32"/>
            <w:rPrChange w:id="20" w:author="Kai Pa" w:date="2018-05-21T21:31:00Z">
              <w:rPr/>
            </w:rPrChange>
          </w:rPr>
          <w:br w:type="page"/>
        </w:r>
      </w:del>
    </w:p>
    <w:sdt>
      <w:sdtPr>
        <w:rPr>
          <w:rFonts w:asciiTheme="minorHAnsi" w:eastAsiaTheme="minorHAnsi" w:hAnsiTheme="minorHAnsi" w:cstheme="minorBidi"/>
          <w:color w:val="auto"/>
          <w:szCs w:val="28"/>
          <w:rPrChange w:id="21" w:author="Kai Pa" w:date="2018-05-21T21:31:00Z">
            <w:rPr>
              <w:rFonts w:asciiTheme="minorHAnsi" w:eastAsiaTheme="minorHAnsi" w:hAnsiTheme="minorHAnsi" w:cstheme="minorBidi"/>
              <w:color w:val="auto"/>
              <w:sz w:val="28"/>
              <w:szCs w:val="28"/>
            </w:rPr>
          </w:rPrChange>
        </w:rPr>
        <w:id w:val="-10067953"/>
        <w:docPartObj>
          <w:docPartGallery w:val="Table of Contents"/>
          <w:docPartUnique/>
        </w:docPartObj>
      </w:sdtPr>
      <w:sdtEndPr>
        <w:rPr>
          <w:b/>
          <w:bCs/>
          <w:noProof/>
          <w:szCs w:val="22"/>
          <w:rPrChange w:id="22" w:author="Kai Pa" w:date="2018-05-21T21:31:00Z">
            <w:rPr/>
          </w:rPrChange>
        </w:rPr>
      </w:sdtEndPr>
      <w:sdtContent>
        <w:p w14:paraId="1E045B7E" w14:textId="771BB235" w:rsidR="009D0AD2" w:rsidRPr="00B90FBE" w:rsidRDefault="009D0AD2">
          <w:pPr>
            <w:pStyle w:val="TOCHeading"/>
            <w:rPr>
              <w:szCs w:val="28"/>
              <w:rPrChange w:id="23" w:author="Kai Pa" w:date="2018-05-21T21:31:00Z">
                <w:rPr/>
              </w:rPrChange>
            </w:rPr>
          </w:pPr>
          <w:del w:id="24" w:author="Kai Pa" w:date="2018-05-15T19:38:00Z">
            <w:r w:rsidRPr="00B90FBE" w:rsidDel="00206834">
              <w:rPr>
                <w:szCs w:val="28"/>
                <w:rPrChange w:id="25" w:author="Kai Pa" w:date="2018-05-21T21:31:00Z">
                  <w:rPr/>
                </w:rPrChange>
              </w:rPr>
              <w:delText>Contents</w:delText>
            </w:r>
          </w:del>
          <w:ins w:id="26" w:author="Kai Pa" w:date="2018-05-15T19:38:00Z">
            <w:r w:rsidR="00206834" w:rsidRPr="00B90FBE">
              <w:rPr>
                <w:szCs w:val="28"/>
                <w:rPrChange w:id="27" w:author="Kai Pa" w:date="2018-05-21T21:31:00Z">
                  <w:rPr/>
                </w:rPrChange>
              </w:rPr>
              <w:t>Mục lục</w:t>
            </w:r>
          </w:ins>
        </w:p>
        <w:p w14:paraId="5867F78C" w14:textId="071F8D37" w:rsidR="001678FD" w:rsidRPr="00B90FBE" w:rsidRDefault="009D0AD2">
          <w:pPr>
            <w:pStyle w:val="TOC2"/>
            <w:tabs>
              <w:tab w:val="right" w:leader="dot" w:pos="9350"/>
            </w:tabs>
            <w:rPr>
              <w:ins w:id="28" w:author="Kai Pa" w:date="2018-05-21T21:14:00Z"/>
              <w:rFonts w:eastAsiaTheme="minorEastAsia"/>
              <w:noProof/>
              <w:sz w:val="32"/>
              <w:szCs w:val="28"/>
              <w:rPrChange w:id="29" w:author="Kai Pa" w:date="2018-05-21T21:31:00Z">
                <w:rPr>
                  <w:ins w:id="30" w:author="Kai Pa" w:date="2018-05-21T21:14:00Z"/>
                  <w:rFonts w:eastAsiaTheme="minorEastAsia"/>
                  <w:noProof/>
                </w:rPr>
              </w:rPrChange>
            </w:rPr>
          </w:pPr>
          <w:r w:rsidRPr="00B90FBE">
            <w:rPr>
              <w:sz w:val="32"/>
              <w:szCs w:val="28"/>
              <w:rPrChange w:id="31" w:author="Kai Pa" w:date="2018-05-21T21:31:00Z">
                <w:rPr/>
              </w:rPrChange>
            </w:rPr>
            <w:fldChar w:fldCharType="begin"/>
          </w:r>
          <w:r w:rsidRPr="00B90FBE">
            <w:rPr>
              <w:sz w:val="32"/>
              <w:szCs w:val="28"/>
              <w:rPrChange w:id="32" w:author="Kai Pa" w:date="2018-05-21T21:31:00Z">
                <w:rPr/>
              </w:rPrChange>
            </w:rPr>
            <w:instrText xml:space="preserve"> TOC \o "1-3" \h \z \u </w:instrText>
          </w:r>
          <w:r w:rsidRPr="00B90FBE">
            <w:rPr>
              <w:sz w:val="32"/>
              <w:szCs w:val="28"/>
              <w:rPrChange w:id="33" w:author="Kai Pa" w:date="2018-05-21T21:31:00Z">
                <w:rPr>
                  <w:b/>
                  <w:bCs/>
                  <w:noProof/>
                </w:rPr>
              </w:rPrChange>
            </w:rPr>
            <w:fldChar w:fldCharType="separate"/>
          </w:r>
          <w:ins w:id="34" w:author="Kai Pa" w:date="2018-05-21T21:14:00Z">
            <w:r w:rsidR="001678FD" w:rsidRPr="00B90FBE">
              <w:rPr>
                <w:rStyle w:val="Hyperlink"/>
                <w:noProof/>
                <w:sz w:val="32"/>
                <w:szCs w:val="28"/>
                <w:rPrChange w:id="35" w:author="Kai Pa" w:date="2018-05-21T21:31:00Z">
                  <w:rPr>
                    <w:rStyle w:val="Hyperlink"/>
                    <w:noProof/>
                  </w:rPr>
                </w:rPrChange>
              </w:rPr>
              <w:fldChar w:fldCharType="begin"/>
            </w:r>
            <w:r w:rsidR="001678FD" w:rsidRPr="00B90FBE">
              <w:rPr>
                <w:rStyle w:val="Hyperlink"/>
                <w:noProof/>
                <w:sz w:val="32"/>
                <w:szCs w:val="28"/>
                <w:rPrChange w:id="36" w:author="Kai Pa" w:date="2018-05-21T21:31:00Z">
                  <w:rPr>
                    <w:rStyle w:val="Hyperlink"/>
                    <w:noProof/>
                  </w:rPr>
                </w:rPrChange>
              </w:rPr>
              <w:instrText xml:space="preserve"> </w:instrText>
            </w:r>
            <w:r w:rsidR="001678FD" w:rsidRPr="00B90FBE">
              <w:rPr>
                <w:noProof/>
                <w:sz w:val="32"/>
                <w:szCs w:val="28"/>
                <w:rPrChange w:id="37" w:author="Kai Pa" w:date="2018-05-21T21:31:00Z">
                  <w:rPr>
                    <w:noProof/>
                  </w:rPr>
                </w:rPrChange>
              </w:rPr>
              <w:instrText>HYPERLINK \l "_Toc514700569"</w:instrText>
            </w:r>
            <w:r w:rsidR="001678FD" w:rsidRPr="00B90FBE">
              <w:rPr>
                <w:rStyle w:val="Hyperlink"/>
                <w:noProof/>
                <w:sz w:val="32"/>
                <w:szCs w:val="28"/>
                <w:rPrChange w:id="38" w:author="Kai Pa" w:date="2018-05-21T21:31:00Z">
                  <w:rPr>
                    <w:rStyle w:val="Hyperlink"/>
                    <w:noProof/>
                  </w:rPr>
                </w:rPrChange>
              </w:rPr>
              <w:instrText xml:space="preserve"> </w:instrText>
            </w:r>
            <w:r w:rsidR="001678FD" w:rsidRPr="00B90FBE">
              <w:rPr>
                <w:rStyle w:val="Hyperlink"/>
                <w:noProof/>
                <w:sz w:val="32"/>
                <w:szCs w:val="28"/>
                <w:rPrChange w:id="39" w:author="Kai Pa" w:date="2018-05-21T21:31:00Z">
                  <w:rPr>
                    <w:rStyle w:val="Hyperlink"/>
                    <w:noProof/>
                  </w:rPr>
                </w:rPrChange>
              </w:rPr>
            </w:r>
            <w:r w:rsidR="001678FD" w:rsidRPr="00B90FBE">
              <w:rPr>
                <w:rStyle w:val="Hyperlink"/>
                <w:noProof/>
                <w:sz w:val="32"/>
                <w:szCs w:val="28"/>
                <w:rPrChange w:id="40" w:author="Kai Pa" w:date="2018-05-21T21:31:00Z">
                  <w:rPr>
                    <w:rStyle w:val="Hyperlink"/>
                    <w:noProof/>
                  </w:rPr>
                </w:rPrChange>
              </w:rPr>
              <w:fldChar w:fldCharType="separate"/>
            </w:r>
            <w:r w:rsidR="001678FD" w:rsidRPr="00B90FBE">
              <w:rPr>
                <w:rStyle w:val="Hyperlink"/>
                <w:b/>
                <w:noProof/>
                <w:sz w:val="32"/>
                <w:szCs w:val="28"/>
                <w:rPrChange w:id="41" w:author="Kai Pa" w:date="2018-05-21T21:31:00Z">
                  <w:rPr>
                    <w:rStyle w:val="Hyperlink"/>
                    <w:b/>
                    <w:noProof/>
                  </w:rPr>
                </w:rPrChange>
              </w:rPr>
              <w:t>Phân công công việc &amp; tiến độ</w:t>
            </w:r>
            <w:r w:rsidR="001678FD" w:rsidRPr="00B90FBE">
              <w:rPr>
                <w:noProof/>
                <w:webHidden/>
                <w:sz w:val="32"/>
                <w:szCs w:val="28"/>
                <w:rPrChange w:id="42" w:author="Kai Pa" w:date="2018-05-21T21:31:00Z">
                  <w:rPr>
                    <w:noProof/>
                    <w:webHidden/>
                  </w:rPr>
                </w:rPrChange>
              </w:rPr>
              <w:tab/>
            </w:r>
            <w:r w:rsidR="001678FD" w:rsidRPr="00B90FBE">
              <w:rPr>
                <w:noProof/>
                <w:webHidden/>
                <w:sz w:val="32"/>
                <w:szCs w:val="28"/>
                <w:rPrChange w:id="43" w:author="Kai Pa" w:date="2018-05-21T21:31:00Z">
                  <w:rPr>
                    <w:noProof/>
                    <w:webHidden/>
                  </w:rPr>
                </w:rPrChange>
              </w:rPr>
              <w:fldChar w:fldCharType="begin"/>
            </w:r>
            <w:r w:rsidR="001678FD" w:rsidRPr="00B90FBE">
              <w:rPr>
                <w:noProof/>
                <w:webHidden/>
                <w:sz w:val="32"/>
                <w:szCs w:val="28"/>
                <w:rPrChange w:id="44" w:author="Kai Pa" w:date="2018-05-21T21:31:00Z">
                  <w:rPr>
                    <w:noProof/>
                    <w:webHidden/>
                  </w:rPr>
                </w:rPrChange>
              </w:rPr>
              <w:instrText xml:space="preserve"> PAGEREF _Toc514700569 \h </w:instrText>
            </w:r>
            <w:r w:rsidR="001678FD" w:rsidRPr="00B90FBE">
              <w:rPr>
                <w:noProof/>
                <w:webHidden/>
                <w:sz w:val="32"/>
                <w:szCs w:val="28"/>
                <w:rPrChange w:id="45" w:author="Kai Pa" w:date="2018-05-21T21:31:00Z">
                  <w:rPr>
                    <w:noProof/>
                    <w:webHidden/>
                  </w:rPr>
                </w:rPrChange>
              </w:rPr>
            </w:r>
          </w:ins>
          <w:r w:rsidR="001678FD" w:rsidRPr="00B90FBE">
            <w:rPr>
              <w:noProof/>
              <w:webHidden/>
              <w:sz w:val="32"/>
              <w:szCs w:val="28"/>
              <w:rPrChange w:id="46" w:author="Kai Pa" w:date="2018-05-21T21:31:00Z">
                <w:rPr>
                  <w:noProof/>
                  <w:webHidden/>
                </w:rPr>
              </w:rPrChange>
            </w:rPr>
            <w:fldChar w:fldCharType="separate"/>
          </w:r>
          <w:ins w:id="47" w:author="Kai Pa" w:date="2018-05-21T21:14:00Z">
            <w:r w:rsidR="001678FD" w:rsidRPr="00B90FBE">
              <w:rPr>
                <w:noProof/>
                <w:webHidden/>
                <w:sz w:val="32"/>
                <w:szCs w:val="28"/>
                <w:rPrChange w:id="48" w:author="Kai Pa" w:date="2018-05-21T21:31:00Z">
                  <w:rPr>
                    <w:noProof/>
                    <w:webHidden/>
                  </w:rPr>
                </w:rPrChange>
              </w:rPr>
              <w:t>2</w:t>
            </w:r>
            <w:r w:rsidR="001678FD" w:rsidRPr="00B90FBE">
              <w:rPr>
                <w:noProof/>
                <w:webHidden/>
                <w:sz w:val="32"/>
                <w:szCs w:val="28"/>
                <w:rPrChange w:id="49" w:author="Kai Pa" w:date="2018-05-21T21:31:00Z">
                  <w:rPr>
                    <w:noProof/>
                    <w:webHidden/>
                  </w:rPr>
                </w:rPrChange>
              </w:rPr>
              <w:fldChar w:fldCharType="end"/>
            </w:r>
            <w:r w:rsidR="001678FD" w:rsidRPr="00B90FBE">
              <w:rPr>
                <w:rStyle w:val="Hyperlink"/>
                <w:noProof/>
                <w:sz w:val="32"/>
                <w:szCs w:val="28"/>
                <w:rPrChange w:id="50" w:author="Kai Pa" w:date="2018-05-21T21:31:00Z">
                  <w:rPr>
                    <w:rStyle w:val="Hyperlink"/>
                    <w:noProof/>
                  </w:rPr>
                </w:rPrChange>
              </w:rPr>
              <w:fldChar w:fldCharType="end"/>
            </w:r>
          </w:ins>
        </w:p>
        <w:p w14:paraId="2790A295" w14:textId="1045AEBB" w:rsidR="001678FD" w:rsidRPr="00B90FBE" w:rsidRDefault="001678FD">
          <w:pPr>
            <w:pStyle w:val="TOC1"/>
            <w:tabs>
              <w:tab w:val="right" w:leader="dot" w:pos="9350"/>
            </w:tabs>
            <w:rPr>
              <w:ins w:id="51" w:author="Kai Pa" w:date="2018-05-21T21:14:00Z"/>
              <w:rFonts w:eastAsiaTheme="minorEastAsia"/>
              <w:noProof/>
              <w:sz w:val="32"/>
              <w:szCs w:val="28"/>
              <w:rPrChange w:id="52" w:author="Kai Pa" w:date="2018-05-21T21:31:00Z">
                <w:rPr>
                  <w:ins w:id="53" w:author="Kai Pa" w:date="2018-05-21T21:14:00Z"/>
                  <w:rFonts w:eastAsiaTheme="minorEastAsia"/>
                  <w:noProof/>
                </w:rPr>
              </w:rPrChange>
            </w:rPr>
          </w:pPr>
          <w:ins w:id="54" w:author="Kai Pa" w:date="2018-05-21T21:14:00Z">
            <w:r w:rsidRPr="00B90FBE">
              <w:rPr>
                <w:rStyle w:val="Hyperlink"/>
                <w:noProof/>
                <w:sz w:val="32"/>
                <w:szCs w:val="28"/>
                <w:rPrChange w:id="55" w:author="Kai Pa" w:date="2018-05-21T21:31:00Z">
                  <w:rPr>
                    <w:rStyle w:val="Hyperlink"/>
                    <w:noProof/>
                  </w:rPr>
                </w:rPrChange>
              </w:rPr>
              <w:fldChar w:fldCharType="begin"/>
            </w:r>
            <w:r w:rsidRPr="00B90FBE">
              <w:rPr>
                <w:rStyle w:val="Hyperlink"/>
                <w:noProof/>
                <w:sz w:val="32"/>
                <w:szCs w:val="28"/>
                <w:rPrChange w:id="56" w:author="Kai Pa" w:date="2018-05-21T21:31:00Z">
                  <w:rPr>
                    <w:rStyle w:val="Hyperlink"/>
                    <w:noProof/>
                  </w:rPr>
                </w:rPrChange>
              </w:rPr>
              <w:instrText xml:space="preserve"> </w:instrText>
            </w:r>
            <w:r w:rsidRPr="00B90FBE">
              <w:rPr>
                <w:noProof/>
                <w:sz w:val="32"/>
                <w:szCs w:val="28"/>
                <w:rPrChange w:id="57" w:author="Kai Pa" w:date="2018-05-21T21:31:00Z">
                  <w:rPr>
                    <w:noProof/>
                  </w:rPr>
                </w:rPrChange>
              </w:rPr>
              <w:instrText>HYPERLINK \l "_Toc514700570"</w:instrText>
            </w:r>
            <w:r w:rsidRPr="00B90FBE">
              <w:rPr>
                <w:rStyle w:val="Hyperlink"/>
                <w:noProof/>
                <w:sz w:val="32"/>
                <w:szCs w:val="28"/>
                <w:rPrChange w:id="58" w:author="Kai Pa" w:date="2018-05-21T21:31:00Z">
                  <w:rPr>
                    <w:rStyle w:val="Hyperlink"/>
                    <w:noProof/>
                  </w:rPr>
                </w:rPrChange>
              </w:rPr>
              <w:instrText xml:space="preserve"> </w:instrText>
            </w:r>
            <w:r w:rsidRPr="00B90FBE">
              <w:rPr>
                <w:rStyle w:val="Hyperlink"/>
                <w:noProof/>
                <w:sz w:val="32"/>
                <w:szCs w:val="28"/>
                <w:rPrChange w:id="59" w:author="Kai Pa" w:date="2018-05-21T21:31:00Z">
                  <w:rPr>
                    <w:rStyle w:val="Hyperlink"/>
                    <w:noProof/>
                  </w:rPr>
                </w:rPrChange>
              </w:rPr>
            </w:r>
            <w:r w:rsidRPr="00B90FBE">
              <w:rPr>
                <w:rStyle w:val="Hyperlink"/>
                <w:noProof/>
                <w:sz w:val="32"/>
                <w:szCs w:val="28"/>
                <w:rPrChange w:id="60" w:author="Kai Pa" w:date="2018-05-21T21:31:00Z">
                  <w:rPr>
                    <w:rStyle w:val="Hyperlink"/>
                    <w:noProof/>
                  </w:rPr>
                </w:rPrChange>
              </w:rPr>
              <w:fldChar w:fldCharType="separate"/>
            </w:r>
            <w:r w:rsidRPr="00B90FBE">
              <w:rPr>
                <w:rStyle w:val="Hyperlink"/>
                <w:b/>
                <w:noProof/>
                <w:sz w:val="32"/>
                <w:szCs w:val="28"/>
                <w:rPrChange w:id="61" w:author="Kai Pa" w:date="2018-05-21T21:31:00Z">
                  <w:rPr>
                    <w:rStyle w:val="Hyperlink"/>
                    <w:b/>
                    <w:noProof/>
                  </w:rPr>
                </w:rPrChange>
              </w:rPr>
              <w:t>Chương 1: Hiện trạng</w:t>
            </w:r>
            <w:r w:rsidRPr="00B90FBE">
              <w:rPr>
                <w:noProof/>
                <w:webHidden/>
                <w:sz w:val="32"/>
                <w:szCs w:val="28"/>
                <w:rPrChange w:id="62" w:author="Kai Pa" w:date="2018-05-21T21:31:00Z">
                  <w:rPr>
                    <w:noProof/>
                    <w:webHidden/>
                  </w:rPr>
                </w:rPrChange>
              </w:rPr>
              <w:tab/>
            </w:r>
            <w:r w:rsidRPr="00B90FBE">
              <w:rPr>
                <w:noProof/>
                <w:webHidden/>
                <w:sz w:val="32"/>
                <w:szCs w:val="28"/>
                <w:rPrChange w:id="63" w:author="Kai Pa" w:date="2018-05-21T21:31:00Z">
                  <w:rPr>
                    <w:noProof/>
                    <w:webHidden/>
                  </w:rPr>
                </w:rPrChange>
              </w:rPr>
              <w:fldChar w:fldCharType="begin"/>
            </w:r>
            <w:r w:rsidRPr="00B90FBE">
              <w:rPr>
                <w:noProof/>
                <w:webHidden/>
                <w:sz w:val="32"/>
                <w:szCs w:val="28"/>
                <w:rPrChange w:id="64" w:author="Kai Pa" w:date="2018-05-21T21:31:00Z">
                  <w:rPr>
                    <w:noProof/>
                    <w:webHidden/>
                  </w:rPr>
                </w:rPrChange>
              </w:rPr>
              <w:instrText xml:space="preserve"> PAGEREF _Toc514700570 \h </w:instrText>
            </w:r>
            <w:r w:rsidRPr="00B90FBE">
              <w:rPr>
                <w:noProof/>
                <w:webHidden/>
                <w:sz w:val="32"/>
                <w:szCs w:val="28"/>
                <w:rPrChange w:id="65" w:author="Kai Pa" w:date="2018-05-21T21:31:00Z">
                  <w:rPr>
                    <w:noProof/>
                    <w:webHidden/>
                  </w:rPr>
                </w:rPrChange>
              </w:rPr>
            </w:r>
          </w:ins>
          <w:r w:rsidRPr="00B90FBE">
            <w:rPr>
              <w:noProof/>
              <w:webHidden/>
              <w:sz w:val="32"/>
              <w:szCs w:val="28"/>
              <w:rPrChange w:id="66" w:author="Kai Pa" w:date="2018-05-21T21:31:00Z">
                <w:rPr>
                  <w:noProof/>
                  <w:webHidden/>
                </w:rPr>
              </w:rPrChange>
            </w:rPr>
            <w:fldChar w:fldCharType="separate"/>
          </w:r>
          <w:ins w:id="67" w:author="Kai Pa" w:date="2018-05-21T21:14:00Z">
            <w:r w:rsidRPr="00B90FBE">
              <w:rPr>
                <w:noProof/>
                <w:webHidden/>
                <w:sz w:val="32"/>
                <w:szCs w:val="28"/>
                <w:rPrChange w:id="68" w:author="Kai Pa" w:date="2018-05-21T21:31:00Z">
                  <w:rPr>
                    <w:noProof/>
                    <w:webHidden/>
                  </w:rPr>
                </w:rPrChange>
              </w:rPr>
              <w:t>4</w:t>
            </w:r>
            <w:r w:rsidRPr="00B90FBE">
              <w:rPr>
                <w:noProof/>
                <w:webHidden/>
                <w:sz w:val="32"/>
                <w:szCs w:val="28"/>
                <w:rPrChange w:id="69" w:author="Kai Pa" w:date="2018-05-21T21:31:00Z">
                  <w:rPr>
                    <w:noProof/>
                    <w:webHidden/>
                  </w:rPr>
                </w:rPrChange>
              </w:rPr>
              <w:fldChar w:fldCharType="end"/>
            </w:r>
            <w:r w:rsidRPr="00B90FBE">
              <w:rPr>
                <w:rStyle w:val="Hyperlink"/>
                <w:noProof/>
                <w:sz w:val="32"/>
                <w:szCs w:val="28"/>
                <w:rPrChange w:id="70" w:author="Kai Pa" w:date="2018-05-21T21:31:00Z">
                  <w:rPr>
                    <w:rStyle w:val="Hyperlink"/>
                    <w:noProof/>
                  </w:rPr>
                </w:rPrChange>
              </w:rPr>
              <w:fldChar w:fldCharType="end"/>
            </w:r>
          </w:ins>
        </w:p>
        <w:p w14:paraId="72B9F71B" w14:textId="2F329DB5" w:rsidR="001678FD" w:rsidRPr="00B90FBE" w:rsidRDefault="001678FD">
          <w:pPr>
            <w:pStyle w:val="TOC2"/>
            <w:tabs>
              <w:tab w:val="right" w:leader="dot" w:pos="9350"/>
            </w:tabs>
            <w:rPr>
              <w:ins w:id="71" w:author="Kai Pa" w:date="2018-05-21T21:14:00Z"/>
              <w:rFonts w:eastAsiaTheme="minorEastAsia"/>
              <w:noProof/>
              <w:sz w:val="32"/>
              <w:szCs w:val="28"/>
              <w:rPrChange w:id="72" w:author="Kai Pa" w:date="2018-05-21T21:31:00Z">
                <w:rPr>
                  <w:ins w:id="73" w:author="Kai Pa" w:date="2018-05-21T21:14:00Z"/>
                  <w:rFonts w:eastAsiaTheme="minorEastAsia"/>
                  <w:noProof/>
                </w:rPr>
              </w:rPrChange>
            </w:rPr>
          </w:pPr>
          <w:ins w:id="74" w:author="Kai Pa" w:date="2018-05-21T21:14:00Z">
            <w:r w:rsidRPr="00B90FBE">
              <w:rPr>
                <w:rStyle w:val="Hyperlink"/>
                <w:noProof/>
                <w:sz w:val="32"/>
                <w:szCs w:val="28"/>
                <w:rPrChange w:id="75" w:author="Kai Pa" w:date="2018-05-21T21:31:00Z">
                  <w:rPr>
                    <w:rStyle w:val="Hyperlink"/>
                    <w:noProof/>
                  </w:rPr>
                </w:rPrChange>
              </w:rPr>
              <w:fldChar w:fldCharType="begin"/>
            </w:r>
            <w:r w:rsidRPr="00B90FBE">
              <w:rPr>
                <w:rStyle w:val="Hyperlink"/>
                <w:noProof/>
                <w:sz w:val="32"/>
                <w:szCs w:val="28"/>
                <w:rPrChange w:id="76" w:author="Kai Pa" w:date="2018-05-21T21:31:00Z">
                  <w:rPr>
                    <w:rStyle w:val="Hyperlink"/>
                    <w:noProof/>
                  </w:rPr>
                </w:rPrChange>
              </w:rPr>
              <w:instrText xml:space="preserve"> </w:instrText>
            </w:r>
            <w:r w:rsidRPr="00B90FBE">
              <w:rPr>
                <w:noProof/>
                <w:sz w:val="32"/>
                <w:szCs w:val="28"/>
                <w:rPrChange w:id="77" w:author="Kai Pa" w:date="2018-05-21T21:31:00Z">
                  <w:rPr>
                    <w:noProof/>
                  </w:rPr>
                </w:rPrChange>
              </w:rPr>
              <w:instrText>HYPERLINK \l "_Toc514700571"</w:instrText>
            </w:r>
            <w:r w:rsidRPr="00B90FBE">
              <w:rPr>
                <w:rStyle w:val="Hyperlink"/>
                <w:noProof/>
                <w:sz w:val="32"/>
                <w:szCs w:val="28"/>
                <w:rPrChange w:id="78" w:author="Kai Pa" w:date="2018-05-21T21:31:00Z">
                  <w:rPr>
                    <w:rStyle w:val="Hyperlink"/>
                    <w:noProof/>
                  </w:rPr>
                </w:rPrChange>
              </w:rPr>
              <w:instrText xml:space="preserve"> </w:instrText>
            </w:r>
            <w:r w:rsidRPr="00B90FBE">
              <w:rPr>
                <w:rStyle w:val="Hyperlink"/>
                <w:noProof/>
                <w:sz w:val="32"/>
                <w:szCs w:val="28"/>
                <w:rPrChange w:id="79" w:author="Kai Pa" w:date="2018-05-21T21:31:00Z">
                  <w:rPr>
                    <w:rStyle w:val="Hyperlink"/>
                    <w:noProof/>
                  </w:rPr>
                </w:rPrChange>
              </w:rPr>
            </w:r>
            <w:r w:rsidRPr="00B90FBE">
              <w:rPr>
                <w:rStyle w:val="Hyperlink"/>
                <w:noProof/>
                <w:sz w:val="32"/>
                <w:szCs w:val="28"/>
                <w:rPrChange w:id="80" w:author="Kai Pa" w:date="2018-05-21T21:31:00Z">
                  <w:rPr>
                    <w:rStyle w:val="Hyperlink"/>
                    <w:noProof/>
                  </w:rPr>
                </w:rPrChange>
              </w:rPr>
              <w:fldChar w:fldCharType="separate"/>
            </w:r>
            <w:r w:rsidRPr="00B90FBE">
              <w:rPr>
                <w:rStyle w:val="Hyperlink"/>
                <w:noProof/>
                <w:sz w:val="32"/>
                <w:szCs w:val="28"/>
                <w:rPrChange w:id="81" w:author="Kai Pa" w:date="2018-05-21T21:31:00Z">
                  <w:rPr>
                    <w:rStyle w:val="Hyperlink"/>
                    <w:noProof/>
                  </w:rPr>
                </w:rPrChange>
              </w:rPr>
              <w:t>1.1 Hiện trạng t</w:t>
            </w:r>
            <w:r w:rsidRPr="00B90FBE">
              <w:rPr>
                <w:rStyle w:val="Hyperlink"/>
                <w:noProof/>
                <w:sz w:val="32"/>
                <w:szCs w:val="28"/>
                <w:rPrChange w:id="82" w:author="Kai Pa" w:date="2018-05-21T21:31:00Z">
                  <w:rPr>
                    <w:rStyle w:val="Hyperlink"/>
                    <w:noProof/>
                  </w:rPr>
                </w:rPrChange>
              </w:rPr>
              <w:t>ổ</w:t>
            </w:r>
            <w:r w:rsidRPr="00B90FBE">
              <w:rPr>
                <w:rStyle w:val="Hyperlink"/>
                <w:noProof/>
                <w:sz w:val="32"/>
                <w:szCs w:val="28"/>
                <w:rPrChange w:id="83" w:author="Kai Pa" w:date="2018-05-21T21:31:00Z">
                  <w:rPr>
                    <w:rStyle w:val="Hyperlink"/>
                    <w:noProof/>
                  </w:rPr>
                </w:rPrChange>
              </w:rPr>
              <w:t xml:space="preserve"> chức</w:t>
            </w:r>
            <w:r w:rsidRPr="00B90FBE">
              <w:rPr>
                <w:noProof/>
                <w:webHidden/>
                <w:sz w:val="32"/>
                <w:szCs w:val="28"/>
                <w:rPrChange w:id="84" w:author="Kai Pa" w:date="2018-05-21T21:31:00Z">
                  <w:rPr>
                    <w:noProof/>
                    <w:webHidden/>
                  </w:rPr>
                </w:rPrChange>
              </w:rPr>
              <w:tab/>
            </w:r>
            <w:r w:rsidRPr="00B90FBE">
              <w:rPr>
                <w:noProof/>
                <w:webHidden/>
                <w:sz w:val="32"/>
                <w:szCs w:val="28"/>
                <w:rPrChange w:id="85" w:author="Kai Pa" w:date="2018-05-21T21:31:00Z">
                  <w:rPr>
                    <w:noProof/>
                    <w:webHidden/>
                  </w:rPr>
                </w:rPrChange>
              </w:rPr>
              <w:fldChar w:fldCharType="begin"/>
            </w:r>
            <w:r w:rsidRPr="00B90FBE">
              <w:rPr>
                <w:noProof/>
                <w:webHidden/>
                <w:sz w:val="32"/>
                <w:szCs w:val="28"/>
                <w:rPrChange w:id="86" w:author="Kai Pa" w:date="2018-05-21T21:31:00Z">
                  <w:rPr>
                    <w:noProof/>
                    <w:webHidden/>
                  </w:rPr>
                </w:rPrChange>
              </w:rPr>
              <w:instrText xml:space="preserve"> PAGEREF _Toc514700571 \h </w:instrText>
            </w:r>
            <w:r w:rsidRPr="00B90FBE">
              <w:rPr>
                <w:noProof/>
                <w:webHidden/>
                <w:sz w:val="32"/>
                <w:szCs w:val="28"/>
                <w:rPrChange w:id="87" w:author="Kai Pa" w:date="2018-05-21T21:31:00Z">
                  <w:rPr>
                    <w:noProof/>
                    <w:webHidden/>
                  </w:rPr>
                </w:rPrChange>
              </w:rPr>
            </w:r>
          </w:ins>
          <w:r w:rsidRPr="00B90FBE">
            <w:rPr>
              <w:noProof/>
              <w:webHidden/>
              <w:sz w:val="32"/>
              <w:szCs w:val="28"/>
              <w:rPrChange w:id="88" w:author="Kai Pa" w:date="2018-05-21T21:31:00Z">
                <w:rPr>
                  <w:noProof/>
                  <w:webHidden/>
                </w:rPr>
              </w:rPrChange>
            </w:rPr>
            <w:fldChar w:fldCharType="separate"/>
          </w:r>
          <w:ins w:id="89" w:author="Kai Pa" w:date="2018-05-21T21:14:00Z">
            <w:r w:rsidRPr="00B90FBE">
              <w:rPr>
                <w:noProof/>
                <w:webHidden/>
                <w:sz w:val="32"/>
                <w:szCs w:val="28"/>
                <w:rPrChange w:id="90" w:author="Kai Pa" w:date="2018-05-21T21:31:00Z">
                  <w:rPr>
                    <w:noProof/>
                    <w:webHidden/>
                  </w:rPr>
                </w:rPrChange>
              </w:rPr>
              <w:t>4</w:t>
            </w:r>
            <w:r w:rsidRPr="00B90FBE">
              <w:rPr>
                <w:noProof/>
                <w:webHidden/>
                <w:sz w:val="32"/>
                <w:szCs w:val="28"/>
                <w:rPrChange w:id="91" w:author="Kai Pa" w:date="2018-05-21T21:31:00Z">
                  <w:rPr>
                    <w:noProof/>
                    <w:webHidden/>
                  </w:rPr>
                </w:rPrChange>
              </w:rPr>
              <w:fldChar w:fldCharType="end"/>
            </w:r>
            <w:r w:rsidRPr="00B90FBE">
              <w:rPr>
                <w:rStyle w:val="Hyperlink"/>
                <w:noProof/>
                <w:sz w:val="32"/>
                <w:szCs w:val="28"/>
                <w:rPrChange w:id="92" w:author="Kai Pa" w:date="2018-05-21T21:31:00Z">
                  <w:rPr>
                    <w:rStyle w:val="Hyperlink"/>
                    <w:noProof/>
                  </w:rPr>
                </w:rPrChange>
              </w:rPr>
              <w:fldChar w:fldCharType="end"/>
            </w:r>
          </w:ins>
        </w:p>
        <w:p w14:paraId="6349C3DD" w14:textId="639290D5" w:rsidR="001678FD" w:rsidRPr="00B90FBE" w:rsidRDefault="001678FD">
          <w:pPr>
            <w:pStyle w:val="TOC2"/>
            <w:tabs>
              <w:tab w:val="right" w:leader="dot" w:pos="9350"/>
            </w:tabs>
            <w:rPr>
              <w:ins w:id="93" w:author="Kai Pa" w:date="2018-05-21T21:14:00Z"/>
              <w:rFonts w:eastAsiaTheme="minorEastAsia"/>
              <w:noProof/>
              <w:sz w:val="32"/>
              <w:szCs w:val="28"/>
              <w:rPrChange w:id="94" w:author="Kai Pa" w:date="2018-05-21T21:31:00Z">
                <w:rPr>
                  <w:ins w:id="95" w:author="Kai Pa" w:date="2018-05-21T21:14:00Z"/>
                  <w:rFonts w:eastAsiaTheme="minorEastAsia"/>
                  <w:noProof/>
                </w:rPr>
              </w:rPrChange>
            </w:rPr>
          </w:pPr>
          <w:ins w:id="96" w:author="Kai Pa" w:date="2018-05-21T21:14:00Z">
            <w:r w:rsidRPr="00B90FBE">
              <w:rPr>
                <w:rStyle w:val="Hyperlink"/>
                <w:noProof/>
                <w:sz w:val="32"/>
                <w:szCs w:val="28"/>
                <w:rPrChange w:id="97" w:author="Kai Pa" w:date="2018-05-21T21:31:00Z">
                  <w:rPr>
                    <w:rStyle w:val="Hyperlink"/>
                    <w:noProof/>
                  </w:rPr>
                </w:rPrChange>
              </w:rPr>
              <w:fldChar w:fldCharType="begin"/>
            </w:r>
            <w:r w:rsidRPr="00B90FBE">
              <w:rPr>
                <w:rStyle w:val="Hyperlink"/>
                <w:noProof/>
                <w:sz w:val="32"/>
                <w:szCs w:val="28"/>
                <w:rPrChange w:id="98" w:author="Kai Pa" w:date="2018-05-21T21:31:00Z">
                  <w:rPr>
                    <w:rStyle w:val="Hyperlink"/>
                    <w:noProof/>
                  </w:rPr>
                </w:rPrChange>
              </w:rPr>
              <w:instrText xml:space="preserve"> </w:instrText>
            </w:r>
            <w:r w:rsidRPr="00B90FBE">
              <w:rPr>
                <w:noProof/>
                <w:sz w:val="32"/>
                <w:szCs w:val="28"/>
                <w:rPrChange w:id="99" w:author="Kai Pa" w:date="2018-05-21T21:31:00Z">
                  <w:rPr>
                    <w:noProof/>
                  </w:rPr>
                </w:rPrChange>
              </w:rPr>
              <w:instrText>HYPERLINK \l "_Toc514700572"</w:instrText>
            </w:r>
            <w:r w:rsidRPr="00B90FBE">
              <w:rPr>
                <w:rStyle w:val="Hyperlink"/>
                <w:noProof/>
                <w:sz w:val="32"/>
                <w:szCs w:val="28"/>
                <w:rPrChange w:id="100" w:author="Kai Pa" w:date="2018-05-21T21:31:00Z">
                  <w:rPr>
                    <w:rStyle w:val="Hyperlink"/>
                    <w:noProof/>
                  </w:rPr>
                </w:rPrChange>
              </w:rPr>
              <w:instrText xml:space="preserve"> </w:instrText>
            </w:r>
            <w:r w:rsidRPr="00B90FBE">
              <w:rPr>
                <w:rStyle w:val="Hyperlink"/>
                <w:noProof/>
                <w:sz w:val="32"/>
                <w:szCs w:val="28"/>
                <w:rPrChange w:id="101" w:author="Kai Pa" w:date="2018-05-21T21:31:00Z">
                  <w:rPr>
                    <w:rStyle w:val="Hyperlink"/>
                    <w:noProof/>
                  </w:rPr>
                </w:rPrChange>
              </w:rPr>
            </w:r>
            <w:r w:rsidRPr="00B90FBE">
              <w:rPr>
                <w:rStyle w:val="Hyperlink"/>
                <w:noProof/>
                <w:sz w:val="32"/>
                <w:szCs w:val="28"/>
                <w:rPrChange w:id="102" w:author="Kai Pa" w:date="2018-05-21T21:31:00Z">
                  <w:rPr>
                    <w:rStyle w:val="Hyperlink"/>
                    <w:noProof/>
                  </w:rPr>
                </w:rPrChange>
              </w:rPr>
              <w:fldChar w:fldCharType="separate"/>
            </w:r>
            <w:r w:rsidRPr="00B90FBE">
              <w:rPr>
                <w:rStyle w:val="Hyperlink"/>
                <w:noProof/>
                <w:sz w:val="32"/>
                <w:szCs w:val="28"/>
                <w:rPrChange w:id="103" w:author="Kai Pa" w:date="2018-05-21T21:31:00Z">
                  <w:rPr>
                    <w:rStyle w:val="Hyperlink"/>
                    <w:noProof/>
                  </w:rPr>
                </w:rPrChange>
              </w:rPr>
              <w:t>1.2. Hiện trạng nghiệp vụ (chức năng &amp; phi chức năng)</w:t>
            </w:r>
            <w:r w:rsidRPr="00B90FBE">
              <w:rPr>
                <w:noProof/>
                <w:webHidden/>
                <w:sz w:val="32"/>
                <w:szCs w:val="28"/>
                <w:rPrChange w:id="104" w:author="Kai Pa" w:date="2018-05-21T21:31:00Z">
                  <w:rPr>
                    <w:noProof/>
                    <w:webHidden/>
                  </w:rPr>
                </w:rPrChange>
              </w:rPr>
              <w:tab/>
            </w:r>
            <w:r w:rsidRPr="00B90FBE">
              <w:rPr>
                <w:noProof/>
                <w:webHidden/>
                <w:sz w:val="32"/>
                <w:szCs w:val="28"/>
                <w:rPrChange w:id="105" w:author="Kai Pa" w:date="2018-05-21T21:31:00Z">
                  <w:rPr>
                    <w:noProof/>
                    <w:webHidden/>
                  </w:rPr>
                </w:rPrChange>
              </w:rPr>
              <w:fldChar w:fldCharType="begin"/>
            </w:r>
            <w:r w:rsidRPr="00B90FBE">
              <w:rPr>
                <w:noProof/>
                <w:webHidden/>
                <w:sz w:val="32"/>
                <w:szCs w:val="28"/>
                <w:rPrChange w:id="106" w:author="Kai Pa" w:date="2018-05-21T21:31:00Z">
                  <w:rPr>
                    <w:noProof/>
                    <w:webHidden/>
                  </w:rPr>
                </w:rPrChange>
              </w:rPr>
              <w:instrText xml:space="preserve"> PAGEREF _Toc514700572 \h </w:instrText>
            </w:r>
            <w:r w:rsidRPr="00B90FBE">
              <w:rPr>
                <w:noProof/>
                <w:webHidden/>
                <w:sz w:val="32"/>
                <w:szCs w:val="28"/>
                <w:rPrChange w:id="107" w:author="Kai Pa" w:date="2018-05-21T21:31:00Z">
                  <w:rPr>
                    <w:noProof/>
                    <w:webHidden/>
                  </w:rPr>
                </w:rPrChange>
              </w:rPr>
            </w:r>
          </w:ins>
          <w:r w:rsidRPr="00B90FBE">
            <w:rPr>
              <w:noProof/>
              <w:webHidden/>
              <w:sz w:val="32"/>
              <w:szCs w:val="28"/>
              <w:rPrChange w:id="108" w:author="Kai Pa" w:date="2018-05-21T21:31:00Z">
                <w:rPr>
                  <w:noProof/>
                  <w:webHidden/>
                </w:rPr>
              </w:rPrChange>
            </w:rPr>
            <w:fldChar w:fldCharType="separate"/>
          </w:r>
          <w:ins w:id="109" w:author="Kai Pa" w:date="2018-05-21T21:14:00Z">
            <w:r w:rsidRPr="00B90FBE">
              <w:rPr>
                <w:noProof/>
                <w:webHidden/>
                <w:sz w:val="32"/>
                <w:szCs w:val="28"/>
                <w:rPrChange w:id="110" w:author="Kai Pa" w:date="2018-05-21T21:31:00Z">
                  <w:rPr>
                    <w:noProof/>
                    <w:webHidden/>
                  </w:rPr>
                </w:rPrChange>
              </w:rPr>
              <w:t>6</w:t>
            </w:r>
            <w:r w:rsidRPr="00B90FBE">
              <w:rPr>
                <w:noProof/>
                <w:webHidden/>
                <w:sz w:val="32"/>
                <w:szCs w:val="28"/>
                <w:rPrChange w:id="111" w:author="Kai Pa" w:date="2018-05-21T21:31:00Z">
                  <w:rPr>
                    <w:noProof/>
                    <w:webHidden/>
                  </w:rPr>
                </w:rPrChange>
              </w:rPr>
              <w:fldChar w:fldCharType="end"/>
            </w:r>
            <w:r w:rsidRPr="00B90FBE">
              <w:rPr>
                <w:rStyle w:val="Hyperlink"/>
                <w:noProof/>
                <w:sz w:val="32"/>
                <w:szCs w:val="28"/>
                <w:rPrChange w:id="112" w:author="Kai Pa" w:date="2018-05-21T21:31:00Z">
                  <w:rPr>
                    <w:rStyle w:val="Hyperlink"/>
                    <w:noProof/>
                  </w:rPr>
                </w:rPrChange>
              </w:rPr>
              <w:fldChar w:fldCharType="end"/>
            </w:r>
          </w:ins>
        </w:p>
        <w:p w14:paraId="1FEBD545" w14:textId="3C248FA4" w:rsidR="001678FD" w:rsidRPr="00B90FBE" w:rsidRDefault="001678FD">
          <w:pPr>
            <w:pStyle w:val="TOC2"/>
            <w:tabs>
              <w:tab w:val="right" w:leader="dot" w:pos="9350"/>
            </w:tabs>
            <w:rPr>
              <w:ins w:id="113" w:author="Kai Pa" w:date="2018-05-21T21:14:00Z"/>
              <w:rFonts w:eastAsiaTheme="minorEastAsia"/>
              <w:noProof/>
              <w:sz w:val="32"/>
              <w:szCs w:val="28"/>
              <w:rPrChange w:id="114" w:author="Kai Pa" w:date="2018-05-21T21:31:00Z">
                <w:rPr>
                  <w:ins w:id="115" w:author="Kai Pa" w:date="2018-05-21T21:14:00Z"/>
                  <w:rFonts w:eastAsiaTheme="minorEastAsia"/>
                  <w:noProof/>
                </w:rPr>
              </w:rPrChange>
            </w:rPr>
          </w:pPr>
          <w:ins w:id="116" w:author="Kai Pa" w:date="2018-05-21T21:14:00Z">
            <w:r w:rsidRPr="00B90FBE">
              <w:rPr>
                <w:rStyle w:val="Hyperlink"/>
                <w:noProof/>
                <w:sz w:val="32"/>
                <w:szCs w:val="28"/>
                <w:rPrChange w:id="117" w:author="Kai Pa" w:date="2018-05-21T21:31:00Z">
                  <w:rPr>
                    <w:rStyle w:val="Hyperlink"/>
                    <w:noProof/>
                  </w:rPr>
                </w:rPrChange>
              </w:rPr>
              <w:fldChar w:fldCharType="begin"/>
            </w:r>
            <w:r w:rsidRPr="00B90FBE">
              <w:rPr>
                <w:rStyle w:val="Hyperlink"/>
                <w:noProof/>
                <w:sz w:val="32"/>
                <w:szCs w:val="28"/>
                <w:rPrChange w:id="118" w:author="Kai Pa" w:date="2018-05-21T21:31:00Z">
                  <w:rPr>
                    <w:rStyle w:val="Hyperlink"/>
                    <w:noProof/>
                  </w:rPr>
                </w:rPrChange>
              </w:rPr>
              <w:instrText xml:space="preserve"> </w:instrText>
            </w:r>
            <w:r w:rsidRPr="00B90FBE">
              <w:rPr>
                <w:noProof/>
                <w:sz w:val="32"/>
                <w:szCs w:val="28"/>
                <w:rPrChange w:id="119" w:author="Kai Pa" w:date="2018-05-21T21:31:00Z">
                  <w:rPr>
                    <w:noProof/>
                  </w:rPr>
                </w:rPrChange>
              </w:rPr>
              <w:instrText>HYPERLINK \l "_Toc514700573"</w:instrText>
            </w:r>
            <w:r w:rsidRPr="00B90FBE">
              <w:rPr>
                <w:rStyle w:val="Hyperlink"/>
                <w:noProof/>
                <w:sz w:val="32"/>
                <w:szCs w:val="28"/>
                <w:rPrChange w:id="120" w:author="Kai Pa" w:date="2018-05-21T21:31:00Z">
                  <w:rPr>
                    <w:rStyle w:val="Hyperlink"/>
                    <w:noProof/>
                  </w:rPr>
                </w:rPrChange>
              </w:rPr>
              <w:instrText xml:space="preserve"> </w:instrText>
            </w:r>
            <w:r w:rsidRPr="00B90FBE">
              <w:rPr>
                <w:rStyle w:val="Hyperlink"/>
                <w:noProof/>
                <w:sz w:val="32"/>
                <w:szCs w:val="28"/>
                <w:rPrChange w:id="121" w:author="Kai Pa" w:date="2018-05-21T21:31:00Z">
                  <w:rPr>
                    <w:rStyle w:val="Hyperlink"/>
                    <w:noProof/>
                  </w:rPr>
                </w:rPrChange>
              </w:rPr>
            </w:r>
            <w:r w:rsidRPr="00B90FBE">
              <w:rPr>
                <w:rStyle w:val="Hyperlink"/>
                <w:noProof/>
                <w:sz w:val="32"/>
                <w:szCs w:val="28"/>
                <w:rPrChange w:id="122" w:author="Kai Pa" w:date="2018-05-21T21:31:00Z">
                  <w:rPr>
                    <w:rStyle w:val="Hyperlink"/>
                    <w:noProof/>
                  </w:rPr>
                </w:rPrChange>
              </w:rPr>
              <w:fldChar w:fldCharType="separate"/>
            </w:r>
            <w:r w:rsidRPr="00B90FBE">
              <w:rPr>
                <w:rStyle w:val="Hyperlink"/>
                <w:noProof/>
                <w:sz w:val="32"/>
                <w:szCs w:val="28"/>
                <w:rPrChange w:id="123" w:author="Kai Pa" w:date="2018-05-21T21:31:00Z">
                  <w:rPr>
                    <w:rStyle w:val="Hyperlink"/>
                    <w:noProof/>
                  </w:rPr>
                </w:rPrChange>
              </w:rPr>
              <w:t>1.3. Hiện trạng tin học (phần cứng, phần mềm, con người)</w:t>
            </w:r>
            <w:r w:rsidRPr="00B90FBE">
              <w:rPr>
                <w:noProof/>
                <w:webHidden/>
                <w:sz w:val="32"/>
                <w:szCs w:val="28"/>
                <w:rPrChange w:id="124" w:author="Kai Pa" w:date="2018-05-21T21:31:00Z">
                  <w:rPr>
                    <w:noProof/>
                    <w:webHidden/>
                  </w:rPr>
                </w:rPrChange>
              </w:rPr>
              <w:tab/>
            </w:r>
            <w:r w:rsidRPr="00B90FBE">
              <w:rPr>
                <w:noProof/>
                <w:webHidden/>
                <w:sz w:val="32"/>
                <w:szCs w:val="28"/>
                <w:rPrChange w:id="125" w:author="Kai Pa" w:date="2018-05-21T21:31:00Z">
                  <w:rPr>
                    <w:noProof/>
                    <w:webHidden/>
                  </w:rPr>
                </w:rPrChange>
              </w:rPr>
              <w:fldChar w:fldCharType="begin"/>
            </w:r>
            <w:r w:rsidRPr="00B90FBE">
              <w:rPr>
                <w:noProof/>
                <w:webHidden/>
                <w:sz w:val="32"/>
                <w:szCs w:val="28"/>
                <w:rPrChange w:id="126" w:author="Kai Pa" w:date="2018-05-21T21:31:00Z">
                  <w:rPr>
                    <w:noProof/>
                    <w:webHidden/>
                  </w:rPr>
                </w:rPrChange>
              </w:rPr>
              <w:instrText xml:space="preserve"> PAGEREF _Toc514700573 \h </w:instrText>
            </w:r>
            <w:r w:rsidRPr="00B90FBE">
              <w:rPr>
                <w:noProof/>
                <w:webHidden/>
                <w:sz w:val="32"/>
                <w:szCs w:val="28"/>
                <w:rPrChange w:id="127" w:author="Kai Pa" w:date="2018-05-21T21:31:00Z">
                  <w:rPr>
                    <w:noProof/>
                    <w:webHidden/>
                  </w:rPr>
                </w:rPrChange>
              </w:rPr>
            </w:r>
          </w:ins>
          <w:r w:rsidRPr="00B90FBE">
            <w:rPr>
              <w:noProof/>
              <w:webHidden/>
              <w:sz w:val="32"/>
              <w:szCs w:val="28"/>
              <w:rPrChange w:id="128" w:author="Kai Pa" w:date="2018-05-21T21:31:00Z">
                <w:rPr>
                  <w:noProof/>
                  <w:webHidden/>
                </w:rPr>
              </w:rPrChange>
            </w:rPr>
            <w:fldChar w:fldCharType="separate"/>
          </w:r>
          <w:ins w:id="129" w:author="Kai Pa" w:date="2018-05-21T21:14:00Z">
            <w:r w:rsidRPr="00B90FBE">
              <w:rPr>
                <w:noProof/>
                <w:webHidden/>
                <w:sz w:val="32"/>
                <w:szCs w:val="28"/>
                <w:rPrChange w:id="130" w:author="Kai Pa" w:date="2018-05-21T21:31:00Z">
                  <w:rPr>
                    <w:noProof/>
                    <w:webHidden/>
                  </w:rPr>
                </w:rPrChange>
              </w:rPr>
              <w:t>8</w:t>
            </w:r>
            <w:r w:rsidRPr="00B90FBE">
              <w:rPr>
                <w:noProof/>
                <w:webHidden/>
                <w:sz w:val="32"/>
                <w:szCs w:val="28"/>
                <w:rPrChange w:id="131" w:author="Kai Pa" w:date="2018-05-21T21:31:00Z">
                  <w:rPr>
                    <w:noProof/>
                    <w:webHidden/>
                  </w:rPr>
                </w:rPrChange>
              </w:rPr>
              <w:fldChar w:fldCharType="end"/>
            </w:r>
            <w:r w:rsidRPr="00B90FBE">
              <w:rPr>
                <w:rStyle w:val="Hyperlink"/>
                <w:noProof/>
                <w:sz w:val="32"/>
                <w:szCs w:val="28"/>
                <w:rPrChange w:id="132" w:author="Kai Pa" w:date="2018-05-21T21:31:00Z">
                  <w:rPr>
                    <w:rStyle w:val="Hyperlink"/>
                    <w:noProof/>
                  </w:rPr>
                </w:rPrChange>
              </w:rPr>
              <w:fldChar w:fldCharType="end"/>
            </w:r>
          </w:ins>
        </w:p>
        <w:p w14:paraId="356185B1" w14:textId="130B486D" w:rsidR="001678FD" w:rsidRPr="00B90FBE" w:rsidRDefault="001678FD">
          <w:pPr>
            <w:pStyle w:val="TOC1"/>
            <w:tabs>
              <w:tab w:val="right" w:leader="dot" w:pos="9350"/>
            </w:tabs>
            <w:rPr>
              <w:ins w:id="133" w:author="Kai Pa" w:date="2018-05-21T21:14:00Z"/>
              <w:rFonts w:eastAsiaTheme="minorEastAsia"/>
              <w:noProof/>
              <w:sz w:val="32"/>
              <w:szCs w:val="28"/>
              <w:rPrChange w:id="134" w:author="Kai Pa" w:date="2018-05-21T21:31:00Z">
                <w:rPr>
                  <w:ins w:id="135" w:author="Kai Pa" w:date="2018-05-21T21:14:00Z"/>
                  <w:rFonts w:eastAsiaTheme="minorEastAsia"/>
                  <w:noProof/>
                </w:rPr>
              </w:rPrChange>
            </w:rPr>
          </w:pPr>
          <w:ins w:id="136" w:author="Kai Pa" w:date="2018-05-21T21:14:00Z">
            <w:r w:rsidRPr="00B90FBE">
              <w:rPr>
                <w:rStyle w:val="Hyperlink"/>
                <w:noProof/>
                <w:sz w:val="32"/>
                <w:szCs w:val="28"/>
                <w:rPrChange w:id="137" w:author="Kai Pa" w:date="2018-05-21T21:31:00Z">
                  <w:rPr>
                    <w:rStyle w:val="Hyperlink"/>
                    <w:noProof/>
                  </w:rPr>
                </w:rPrChange>
              </w:rPr>
              <w:fldChar w:fldCharType="begin"/>
            </w:r>
            <w:r w:rsidRPr="00B90FBE">
              <w:rPr>
                <w:rStyle w:val="Hyperlink"/>
                <w:noProof/>
                <w:sz w:val="32"/>
                <w:szCs w:val="28"/>
                <w:rPrChange w:id="138" w:author="Kai Pa" w:date="2018-05-21T21:31:00Z">
                  <w:rPr>
                    <w:rStyle w:val="Hyperlink"/>
                    <w:noProof/>
                  </w:rPr>
                </w:rPrChange>
              </w:rPr>
              <w:instrText xml:space="preserve"> </w:instrText>
            </w:r>
            <w:r w:rsidRPr="00B90FBE">
              <w:rPr>
                <w:noProof/>
                <w:sz w:val="32"/>
                <w:szCs w:val="28"/>
                <w:rPrChange w:id="139" w:author="Kai Pa" w:date="2018-05-21T21:31:00Z">
                  <w:rPr>
                    <w:noProof/>
                  </w:rPr>
                </w:rPrChange>
              </w:rPr>
              <w:instrText>HYPERLINK \l "_Toc514700574"</w:instrText>
            </w:r>
            <w:r w:rsidRPr="00B90FBE">
              <w:rPr>
                <w:rStyle w:val="Hyperlink"/>
                <w:noProof/>
                <w:sz w:val="32"/>
                <w:szCs w:val="28"/>
                <w:rPrChange w:id="140" w:author="Kai Pa" w:date="2018-05-21T21:31:00Z">
                  <w:rPr>
                    <w:rStyle w:val="Hyperlink"/>
                    <w:noProof/>
                  </w:rPr>
                </w:rPrChange>
              </w:rPr>
              <w:instrText xml:space="preserve"> </w:instrText>
            </w:r>
            <w:r w:rsidRPr="00B90FBE">
              <w:rPr>
                <w:rStyle w:val="Hyperlink"/>
                <w:noProof/>
                <w:sz w:val="32"/>
                <w:szCs w:val="28"/>
                <w:rPrChange w:id="141" w:author="Kai Pa" w:date="2018-05-21T21:31:00Z">
                  <w:rPr>
                    <w:rStyle w:val="Hyperlink"/>
                    <w:noProof/>
                  </w:rPr>
                </w:rPrChange>
              </w:rPr>
            </w:r>
            <w:r w:rsidRPr="00B90FBE">
              <w:rPr>
                <w:rStyle w:val="Hyperlink"/>
                <w:noProof/>
                <w:sz w:val="32"/>
                <w:szCs w:val="28"/>
                <w:rPrChange w:id="142" w:author="Kai Pa" w:date="2018-05-21T21:31:00Z">
                  <w:rPr>
                    <w:rStyle w:val="Hyperlink"/>
                    <w:noProof/>
                  </w:rPr>
                </w:rPrChange>
              </w:rPr>
              <w:fldChar w:fldCharType="separate"/>
            </w:r>
            <w:r w:rsidRPr="00B90FBE">
              <w:rPr>
                <w:rStyle w:val="Hyperlink"/>
                <w:b/>
                <w:noProof/>
                <w:sz w:val="32"/>
                <w:szCs w:val="28"/>
                <w:rPrChange w:id="143" w:author="Kai Pa" w:date="2018-05-21T21:31:00Z">
                  <w:rPr>
                    <w:rStyle w:val="Hyperlink"/>
                    <w:b/>
                    <w:noProof/>
                  </w:rPr>
                </w:rPrChange>
              </w:rPr>
              <w:t>Chương 2: Phân tích</w:t>
            </w:r>
            <w:r w:rsidRPr="00B90FBE">
              <w:rPr>
                <w:noProof/>
                <w:webHidden/>
                <w:sz w:val="32"/>
                <w:szCs w:val="28"/>
                <w:rPrChange w:id="144" w:author="Kai Pa" w:date="2018-05-21T21:31:00Z">
                  <w:rPr>
                    <w:noProof/>
                    <w:webHidden/>
                  </w:rPr>
                </w:rPrChange>
              </w:rPr>
              <w:tab/>
            </w:r>
            <w:r w:rsidRPr="00B90FBE">
              <w:rPr>
                <w:noProof/>
                <w:webHidden/>
                <w:sz w:val="32"/>
                <w:szCs w:val="28"/>
                <w:rPrChange w:id="145" w:author="Kai Pa" w:date="2018-05-21T21:31:00Z">
                  <w:rPr>
                    <w:noProof/>
                    <w:webHidden/>
                  </w:rPr>
                </w:rPrChange>
              </w:rPr>
              <w:fldChar w:fldCharType="begin"/>
            </w:r>
            <w:r w:rsidRPr="00B90FBE">
              <w:rPr>
                <w:noProof/>
                <w:webHidden/>
                <w:sz w:val="32"/>
                <w:szCs w:val="28"/>
                <w:rPrChange w:id="146" w:author="Kai Pa" w:date="2018-05-21T21:31:00Z">
                  <w:rPr>
                    <w:noProof/>
                    <w:webHidden/>
                  </w:rPr>
                </w:rPrChange>
              </w:rPr>
              <w:instrText xml:space="preserve"> PAGEREF _Toc514700574 \h </w:instrText>
            </w:r>
            <w:r w:rsidRPr="00B90FBE">
              <w:rPr>
                <w:noProof/>
                <w:webHidden/>
                <w:sz w:val="32"/>
                <w:szCs w:val="28"/>
                <w:rPrChange w:id="147" w:author="Kai Pa" w:date="2018-05-21T21:31:00Z">
                  <w:rPr>
                    <w:noProof/>
                    <w:webHidden/>
                  </w:rPr>
                </w:rPrChange>
              </w:rPr>
            </w:r>
          </w:ins>
          <w:r w:rsidRPr="00B90FBE">
            <w:rPr>
              <w:noProof/>
              <w:webHidden/>
              <w:sz w:val="32"/>
              <w:szCs w:val="28"/>
              <w:rPrChange w:id="148" w:author="Kai Pa" w:date="2018-05-21T21:31:00Z">
                <w:rPr>
                  <w:noProof/>
                  <w:webHidden/>
                </w:rPr>
              </w:rPrChange>
            </w:rPr>
            <w:fldChar w:fldCharType="separate"/>
          </w:r>
          <w:ins w:id="149" w:author="Kai Pa" w:date="2018-05-21T21:14:00Z">
            <w:r w:rsidRPr="00B90FBE">
              <w:rPr>
                <w:noProof/>
                <w:webHidden/>
                <w:sz w:val="32"/>
                <w:szCs w:val="28"/>
                <w:rPrChange w:id="150" w:author="Kai Pa" w:date="2018-05-21T21:31:00Z">
                  <w:rPr>
                    <w:noProof/>
                    <w:webHidden/>
                  </w:rPr>
                </w:rPrChange>
              </w:rPr>
              <w:t>9</w:t>
            </w:r>
            <w:r w:rsidRPr="00B90FBE">
              <w:rPr>
                <w:noProof/>
                <w:webHidden/>
                <w:sz w:val="32"/>
                <w:szCs w:val="28"/>
                <w:rPrChange w:id="151" w:author="Kai Pa" w:date="2018-05-21T21:31:00Z">
                  <w:rPr>
                    <w:noProof/>
                    <w:webHidden/>
                  </w:rPr>
                </w:rPrChange>
              </w:rPr>
              <w:fldChar w:fldCharType="end"/>
            </w:r>
            <w:r w:rsidRPr="00B90FBE">
              <w:rPr>
                <w:rStyle w:val="Hyperlink"/>
                <w:noProof/>
                <w:sz w:val="32"/>
                <w:szCs w:val="28"/>
                <w:rPrChange w:id="152" w:author="Kai Pa" w:date="2018-05-21T21:31:00Z">
                  <w:rPr>
                    <w:rStyle w:val="Hyperlink"/>
                    <w:noProof/>
                  </w:rPr>
                </w:rPrChange>
              </w:rPr>
              <w:fldChar w:fldCharType="end"/>
            </w:r>
          </w:ins>
        </w:p>
        <w:p w14:paraId="7952B808" w14:textId="63153D0B" w:rsidR="001678FD" w:rsidRPr="00B90FBE" w:rsidRDefault="001678FD">
          <w:pPr>
            <w:pStyle w:val="TOC2"/>
            <w:tabs>
              <w:tab w:val="left" w:pos="660"/>
              <w:tab w:val="right" w:leader="dot" w:pos="9350"/>
            </w:tabs>
            <w:rPr>
              <w:ins w:id="153" w:author="Kai Pa" w:date="2018-05-21T21:14:00Z"/>
              <w:rStyle w:val="Hyperlink"/>
              <w:sz w:val="24"/>
              <w:rPrChange w:id="154" w:author="Kai Pa" w:date="2018-05-21T21:31:00Z">
                <w:rPr>
                  <w:ins w:id="155" w:author="Kai Pa" w:date="2018-05-21T21:14:00Z"/>
                  <w:rFonts w:eastAsiaTheme="minorEastAsia"/>
                  <w:noProof/>
                </w:rPr>
              </w:rPrChange>
            </w:rPr>
          </w:pPr>
          <w:ins w:id="156" w:author="Kai Pa" w:date="2018-05-21T21:14:00Z">
            <w:r w:rsidRPr="00B90FBE">
              <w:rPr>
                <w:rStyle w:val="Hyperlink"/>
                <w:noProof/>
                <w:sz w:val="32"/>
                <w:szCs w:val="28"/>
                <w:rPrChange w:id="157" w:author="Kai Pa" w:date="2018-05-21T21:31:00Z">
                  <w:rPr>
                    <w:rStyle w:val="Hyperlink"/>
                    <w:noProof/>
                  </w:rPr>
                </w:rPrChange>
              </w:rPr>
              <w:fldChar w:fldCharType="begin"/>
            </w:r>
            <w:r w:rsidRPr="00B90FBE">
              <w:rPr>
                <w:rStyle w:val="Hyperlink"/>
                <w:noProof/>
                <w:sz w:val="32"/>
                <w:szCs w:val="28"/>
                <w:rPrChange w:id="158" w:author="Kai Pa" w:date="2018-05-21T21:31:00Z">
                  <w:rPr>
                    <w:rStyle w:val="Hyperlink"/>
                    <w:noProof/>
                  </w:rPr>
                </w:rPrChange>
              </w:rPr>
              <w:instrText xml:space="preserve"> </w:instrText>
            </w:r>
            <w:r w:rsidRPr="00B90FBE">
              <w:rPr>
                <w:rStyle w:val="Hyperlink"/>
                <w:sz w:val="24"/>
                <w:rPrChange w:id="159" w:author="Kai Pa" w:date="2018-05-21T21:31:00Z">
                  <w:rPr>
                    <w:noProof/>
                  </w:rPr>
                </w:rPrChange>
              </w:rPr>
              <w:instrText>HYPERLINK \l "_Toc514700575"</w:instrText>
            </w:r>
            <w:r w:rsidRPr="00B90FBE">
              <w:rPr>
                <w:rStyle w:val="Hyperlink"/>
                <w:noProof/>
                <w:sz w:val="32"/>
                <w:szCs w:val="28"/>
                <w:rPrChange w:id="160" w:author="Kai Pa" w:date="2018-05-21T21:31:00Z">
                  <w:rPr>
                    <w:rStyle w:val="Hyperlink"/>
                    <w:noProof/>
                  </w:rPr>
                </w:rPrChange>
              </w:rPr>
              <w:instrText xml:space="preserve"> </w:instrText>
            </w:r>
            <w:r w:rsidRPr="00B90FBE">
              <w:rPr>
                <w:rStyle w:val="Hyperlink"/>
                <w:noProof/>
                <w:sz w:val="32"/>
                <w:szCs w:val="28"/>
                <w:rPrChange w:id="161" w:author="Kai Pa" w:date="2018-05-21T21:31:00Z">
                  <w:rPr>
                    <w:rStyle w:val="Hyperlink"/>
                    <w:noProof/>
                  </w:rPr>
                </w:rPrChange>
              </w:rPr>
            </w:r>
            <w:r w:rsidRPr="00B90FBE">
              <w:rPr>
                <w:rStyle w:val="Hyperlink"/>
                <w:noProof/>
                <w:sz w:val="32"/>
                <w:szCs w:val="28"/>
                <w:rPrChange w:id="162" w:author="Kai Pa" w:date="2018-05-21T21:31:00Z">
                  <w:rPr>
                    <w:rStyle w:val="Hyperlink"/>
                    <w:noProof/>
                  </w:rPr>
                </w:rPrChange>
              </w:rPr>
              <w:fldChar w:fldCharType="separate"/>
            </w:r>
            <w:r w:rsidRPr="00B90FBE">
              <w:rPr>
                <w:rStyle w:val="Hyperlink"/>
                <w:noProof/>
                <w:sz w:val="32"/>
                <w:szCs w:val="28"/>
                <w:rPrChange w:id="163" w:author="Kai Pa" w:date="2018-05-21T21:31:00Z">
                  <w:rPr>
                    <w:rStyle w:val="Hyperlink"/>
                    <w:rFonts w:asciiTheme="majorHAnsi" w:eastAsiaTheme="majorEastAsia" w:hAnsiTheme="majorHAnsi" w:cstheme="majorBidi"/>
                    <w:noProof/>
                  </w:rPr>
                </w:rPrChange>
              </w:rPr>
              <w:t>1.</w:t>
            </w:r>
            <w:r w:rsidRPr="00B90FBE">
              <w:rPr>
                <w:rStyle w:val="Hyperlink"/>
                <w:sz w:val="24"/>
                <w:rPrChange w:id="164" w:author="Kai Pa" w:date="2018-05-21T21:31:00Z">
                  <w:rPr>
                    <w:rFonts w:eastAsiaTheme="minorEastAsia"/>
                    <w:noProof/>
                  </w:rPr>
                </w:rPrChange>
              </w:rPr>
              <w:tab/>
            </w:r>
            <w:r w:rsidRPr="00B90FBE">
              <w:rPr>
                <w:rStyle w:val="Hyperlink"/>
                <w:noProof/>
                <w:sz w:val="32"/>
                <w:szCs w:val="28"/>
                <w:rPrChange w:id="165" w:author="Kai Pa" w:date="2018-05-21T21:31:00Z">
                  <w:rPr>
                    <w:rStyle w:val="Hyperlink"/>
                    <w:rFonts w:asciiTheme="majorHAnsi" w:eastAsiaTheme="majorEastAsia" w:hAnsiTheme="majorHAnsi" w:cstheme="majorBidi"/>
                    <w:noProof/>
                  </w:rPr>
                </w:rPrChange>
              </w:rPr>
              <w:t>Lược đồ phân chức nă</w:t>
            </w:r>
            <w:r w:rsidRPr="00B90FBE">
              <w:rPr>
                <w:rStyle w:val="Hyperlink"/>
                <w:noProof/>
                <w:sz w:val="32"/>
                <w:szCs w:val="28"/>
                <w:rPrChange w:id="166" w:author="Kai Pa" w:date="2018-05-21T21:31:00Z">
                  <w:rPr>
                    <w:rStyle w:val="Hyperlink"/>
                    <w:rFonts w:asciiTheme="majorHAnsi" w:eastAsiaTheme="majorEastAsia" w:hAnsiTheme="majorHAnsi" w:cstheme="majorBidi"/>
                    <w:noProof/>
                  </w:rPr>
                </w:rPrChange>
              </w:rPr>
              <w:t>n</w:t>
            </w:r>
            <w:r w:rsidRPr="00B90FBE">
              <w:rPr>
                <w:rStyle w:val="Hyperlink"/>
                <w:noProof/>
                <w:sz w:val="32"/>
                <w:szCs w:val="28"/>
                <w:rPrChange w:id="167" w:author="Kai Pa" w:date="2018-05-21T21:31:00Z">
                  <w:rPr>
                    <w:rStyle w:val="Hyperlink"/>
                    <w:rFonts w:asciiTheme="majorHAnsi" w:eastAsiaTheme="majorEastAsia" w:hAnsiTheme="majorHAnsi" w:cstheme="majorBidi"/>
                    <w:noProof/>
                  </w:rPr>
                </w:rPrChange>
              </w:rPr>
              <w:t>g (FDD)</w:t>
            </w:r>
            <w:r w:rsidRPr="00B90FBE">
              <w:rPr>
                <w:rStyle w:val="Hyperlink"/>
                <w:webHidden/>
                <w:sz w:val="24"/>
                <w:rPrChange w:id="168" w:author="Kai Pa" w:date="2018-05-21T21:31:00Z">
                  <w:rPr>
                    <w:noProof/>
                    <w:webHidden/>
                  </w:rPr>
                </w:rPrChange>
              </w:rPr>
              <w:tab/>
            </w:r>
            <w:r w:rsidRPr="00B90FBE">
              <w:rPr>
                <w:rStyle w:val="Hyperlink"/>
                <w:webHidden/>
                <w:sz w:val="24"/>
                <w:rPrChange w:id="169" w:author="Kai Pa" w:date="2018-05-21T21:31:00Z">
                  <w:rPr>
                    <w:noProof/>
                    <w:webHidden/>
                  </w:rPr>
                </w:rPrChange>
              </w:rPr>
              <w:fldChar w:fldCharType="begin"/>
            </w:r>
            <w:r w:rsidRPr="00B90FBE">
              <w:rPr>
                <w:rStyle w:val="Hyperlink"/>
                <w:webHidden/>
                <w:sz w:val="24"/>
                <w:rPrChange w:id="170" w:author="Kai Pa" w:date="2018-05-21T21:31:00Z">
                  <w:rPr>
                    <w:noProof/>
                    <w:webHidden/>
                  </w:rPr>
                </w:rPrChange>
              </w:rPr>
              <w:instrText xml:space="preserve"> PAGEREF _Toc514700575 \h </w:instrText>
            </w:r>
            <w:r w:rsidRPr="00B90FBE">
              <w:rPr>
                <w:rStyle w:val="Hyperlink"/>
                <w:webHidden/>
                <w:sz w:val="24"/>
                <w:rPrChange w:id="171" w:author="Kai Pa" w:date="2018-05-21T21:31:00Z">
                  <w:rPr>
                    <w:noProof/>
                    <w:webHidden/>
                  </w:rPr>
                </w:rPrChange>
              </w:rPr>
            </w:r>
          </w:ins>
          <w:r w:rsidRPr="00B90FBE">
            <w:rPr>
              <w:rStyle w:val="Hyperlink"/>
              <w:webHidden/>
              <w:sz w:val="24"/>
              <w:rPrChange w:id="172" w:author="Kai Pa" w:date="2018-05-21T21:31:00Z">
                <w:rPr>
                  <w:noProof/>
                  <w:webHidden/>
                </w:rPr>
              </w:rPrChange>
            </w:rPr>
            <w:fldChar w:fldCharType="separate"/>
          </w:r>
          <w:ins w:id="173" w:author="Kai Pa" w:date="2018-05-21T21:14:00Z">
            <w:r w:rsidRPr="00B90FBE">
              <w:rPr>
                <w:rStyle w:val="Hyperlink"/>
                <w:webHidden/>
                <w:sz w:val="24"/>
                <w:rPrChange w:id="174" w:author="Kai Pa" w:date="2018-05-21T21:31:00Z">
                  <w:rPr>
                    <w:noProof/>
                    <w:webHidden/>
                  </w:rPr>
                </w:rPrChange>
              </w:rPr>
              <w:t>9</w:t>
            </w:r>
            <w:r w:rsidRPr="00B90FBE">
              <w:rPr>
                <w:rStyle w:val="Hyperlink"/>
                <w:webHidden/>
                <w:sz w:val="24"/>
                <w:rPrChange w:id="175" w:author="Kai Pa" w:date="2018-05-21T21:31:00Z">
                  <w:rPr>
                    <w:noProof/>
                    <w:webHidden/>
                  </w:rPr>
                </w:rPrChange>
              </w:rPr>
              <w:fldChar w:fldCharType="end"/>
            </w:r>
            <w:r w:rsidRPr="00B90FBE">
              <w:rPr>
                <w:rStyle w:val="Hyperlink"/>
                <w:noProof/>
                <w:sz w:val="32"/>
                <w:szCs w:val="28"/>
                <w:rPrChange w:id="176" w:author="Kai Pa" w:date="2018-05-21T21:31:00Z">
                  <w:rPr>
                    <w:rStyle w:val="Hyperlink"/>
                    <w:noProof/>
                  </w:rPr>
                </w:rPrChange>
              </w:rPr>
              <w:fldChar w:fldCharType="end"/>
            </w:r>
          </w:ins>
        </w:p>
        <w:p w14:paraId="756AF7D9" w14:textId="64B3644C" w:rsidR="001678FD" w:rsidRPr="00B90FBE" w:rsidRDefault="001678FD">
          <w:pPr>
            <w:pStyle w:val="TOC2"/>
            <w:tabs>
              <w:tab w:val="left" w:pos="660"/>
              <w:tab w:val="right" w:leader="dot" w:pos="9350"/>
            </w:tabs>
            <w:rPr>
              <w:ins w:id="177" w:author="Kai Pa" w:date="2018-05-21T21:14:00Z"/>
              <w:rStyle w:val="Hyperlink"/>
              <w:sz w:val="24"/>
              <w:rPrChange w:id="178" w:author="Kai Pa" w:date="2018-05-21T21:31:00Z">
                <w:rPr>
                  <w:ins w:id="179" w:author="Kai Pa" w:date="2018-05-21T21:14:00Z"/>
                  <w:rFonts w:eastAsiaTheme="minorEastAsia"/>
                  <w:noProof/>
                </w:rPr>
              </w:rPrChange>
            </w:rPr>
          </w:pPr>
          <w:ins w:id="180" w:author="Kai Pa" w:date="2018-05-21T21:14:00Z">
            <w:r w:rsidRPr="00B90FBE">
              <w:rPr>
                <w:rStyle w:val="Hyperlink"/>
                <w:noProof/>
                <w:sz w:val="32"/>
                <w:szCs w:val="28"/>
                <w:rPrChange w:id="181" w:author="Kai Pa" w:date="2018-05-21T21:31:00Z">
                  <w:rPr>
                    <w:rStyle w:val="Hyperlink"/>
                    <w:noProof/>
                  </w:rPr>
                </w:rPrChange>
              </w:rPr>
              <w:fldChar w:fldCharType="begin"/>
            </w:r>
            <w:r w:rsidRPr="00B90FBE">
              <w:rPr>
                <w:rStyle w:val="Hyperlink"/>
                <w:noProof/>
                <w:sz w:val="32"/>
                <w:szCs w:val="28"/>
                <w:rPrChange w:id="182" w:author="Kai Pa" w:date="2018-05-21T21:31:00Z">
                  <w:rPr>
                    <w:rStyle w:val="Hyperlink"/>
                    <w:noProof/>
                  </w:rPr>
                </w:rPrChange>
              </w:rPr>
              <w:instrText xml:space="preserve"> </w:instrText>
            </w:r>
            <w:r w:rsidRPr="00B90FBE">
              <w:rPr>
                <w:rStyle w:val="Hyperlink"/>
                <w:sz w:val="24"/>
                <w:rPrChange w:id="183" w:author="Kai Pa" w:date="2018-05-21T21:31:00Z">
                  <w:rPr>
                    <w:noProof/>
                  </w:rPr>
                </w:rPrChange>
              </w:rPr>
              <w:instrText>HYPERLINK \l "_Toc514700577"</w:instrText>
            </w:r>
            <w:r w:rsidRPr="00B90FBE">
              <w:rPr>
                <w:rStyle w:val="Hyperlink"/>
                <w:noProof/>
                <w:sz w:val="32"/>
                <w:szCs w:val="28"/>
                <w:rPrChange w:id="184" w:author="Kai Pa" w:date="2018-05-21T21:31:00Z">
                  <w:rPr>
                    <w:rStyle w:val="Hyperlink"/>
                    <w:noProof/>
                  </w:rPr>
                </w:rPrChange>
              </w:rPr>
              <w:instrText xml:space="preserve"> </w:instrText>
            </w:r>
            <w:r w:rsidRPr="00B90FBE">
              <w:rPr>
                <w:rStyle w:val="Hyperlink"/>
                <w:noProof/>
                <w:sz w:val="32"/>
                <w:szCs w:val="28"/>
                <w:rPrChange w:id="185" w:author="Kai Pa" w:date="2018-05-21T21:31:00Z">
                  <w:rPr>
                    <w:rStyle w:val="Hyperlink"/>
                    <w:noProof/>
                  </w:rPr>
                </w:rPrChange>
              </w:rPr>
            </w:r>
            <w:r w:rsidRPr="00B90FBE">
              <w:rPr>
                <w:rStyle w:val="Hyperlink"/>
                <w:noProof/>
                <w:sz w:val="32"/>
                <w:szCs w:val="28"/>
                <w:rPrChange w:id="186" w:author="Kai Pa" w:date="2018-05-21T21:31:00Z">
                  <w:rPr>
                    <w:rStyle w:val="Hyperlink"/>
                    <w:noProof/>
                  </w:rPr>
                </w:rPrChange>
              </w:rPr>
              <w:fldChar w:fldCharType="separate"/>
            </w:r>
            <w:r w:rsidRPr="00B90FBE">
              <w:rPr>
                <w:rStyle w:val="Hyperlink"/>
                <w:noProof/>
                <w:sz w:val="32"/>
                <w:szCs w:val="28"/>
                <w:rPrChange w:id="187" w:author="Kai Pa" w:date="2018-05-21T21:31:00Z">
                  <w:rPr>
                    <w:rStyle w:val="Hyperlink"/>
                    <w:rFonts w:asciiTheme="majorHAnsi" w:eastAsiaTheme="majorEastAsia" w:hAnsiTheme="majorHAnsi" w:cstheme="majorBidi"/>
                    <w:noProof/>
                  </w:rPr>
                </w:rPrChange>
              </w:rPr>
              <w:t>2.</w:t>
            </w:r>
            <w:r w:rsidRPr="00B90FBE">
              <w:rPr>
                <w:rStyle w:val="Hyperlink"/>
                <w:sz w:val="24"/>
                <w:rPrChange w:id="188" w:author="Kai Pa" w:date="2018-05-21T21:31:00Z">
                  <w:rPr>
                    <w:rFonts w:eastAsiaTheme="minorEastAsia"/>
                    <w:noProof/>
                  </w:rPr>
                </w:rPrChange>
              </w:rPr>
              <w:tab/>
            </w:r>
            <w:r w:rsidRPr="00B90FBE">
              <w:rPr>
                <w:rStyle w:val="Hyperlink"/>
                <w:noProof/>
                <w:sz w:val="32"/>
                <w:szCs w:val="28"/>
                <w:rPrChange w:id="189" w:author="Kai Pa" w:date="2018-05-21T21:31:00Z">
                  <w:rPr>
                    <w:rStyle w:val="Hyperlink"/>
                    <w:rFonts w:asciiTheme="majorHAnsi" w:eastAsiaTheme="majorEastAsia" w:hAnsiTheme="majorHAnsi" w:cstheme="majorBidi"/>
                    <w:noProof/>
                  </w:rPr>
                </w:rPrChange>
              </w:rPr>
              <w:t>Đặc tả và Mô hình hóa nghiệp vụ (DFD Model)</w:t>
            </w:r>
            <w:r w:rsidRPr="00B90FBE">
              <w:rPr>
                <w:rStyle w:val="Hyperlink"/>
                <w:webHidden/>
                <w:sz w:val="24"/>
                <w:rPrChange w:id="190" w:author="Kai Pa" w:date="2018-05-21T21:31:00Z">
                  <w:rPr>
                    <w:noProof/>
                    <w:webHidden/>
                  </w:rPr>
                </w:rPrChange>
              </w:rPr>
              <w:tab/>
            </w:r>
            <w:r w:rsidRPr="00B90FBE">
              <w:rPr>
                <w:rStyle w:val="Hyperlink"/>
                <w:webHidden/>
                <w:sz w:val="24"/>
                <w:rPrChange w:id="191" w:author="Kai Pa" w:date="2018-05-21T21:31:00Z">
                  <w:rPr>
                    <w:noProof/>
                    <w:webHidden/>
                  </w:rPr>
                </w:rPrChange>
              </w:rPr>
              <w:fldChar w:fldCharType="begin"/>
            </w:r>
            <w:r w:rsidRPr="00B90FBE">
              <w:rPr>
                <w:rStyle w:val="Hyperlink"/>
                <w:webHidden/>
                <w:sz w:val="24"/>
                <w:rPrChange w:id="192" w:author="Kai Pa" w:date="2018-05-21T21:31:00Z">
                  <w:rPr>
                    <w:noProof/>
                    <w:webHidden/>
                  </w:rPr>
                </w:rPrChange>
              </w:rPr>
              <w:instrText xml:space="preserve"> PAGEREF _Toc514700577 \h </w:instrText>
            </w:r>
            <w:r w:rsidRPr="00B90FBE">
              <w:rPr>
                <w:rStyle w:val="Hyperlink"/>
                <w:webHidden/>
                <w:sz w:val="24"/>
                <w:rPrChange w:id="193" w:author="Kai Pa" w:date="2018-05-21T21:31:00Z">
                  <w:rPr>
                    <w:noProof/>
                    <w:webHidden/>
                  </w:rPr>
                </w:rPrChange>
              </w:rPr>
            </w:r>
          </w:ins>
          <w:r w:rsidRPr="00B90FBE">
            <w:rPr>
              <w:rStyle w:val="Hyperlink"/>
              <w:webHidden/>
              <w:sz w:val="24"/>
              <w:rPrChange w:id="194" w:author="Kai Pa" w:date="2018-05-21T21:31:00Z">
                <w:rPr>
                  <w:noProof/>
                  <w:webHidden/>
                </w:rPr>
              </w:rPrChange>
            </w:rPr>
            <w:fldChar w:fldCharType="separate"/>
          </w:r>
          <w:ins w:id="195" w:author="Kai Pa" w:date="2018-05-21T21:14:00Z">
            <w:r w:rsidRPr="00B90FBE">
              <w:rPr>
                <w:rStyle w:val="Hyperlink"/>
                <w:webHidden/>
                <w:sz w:val="24"/>
                <w:rPrChange w:id="196" w:author="Kai Pa" w:date="2018-05-21T21:31:00Z">
                  <w:rPr>
                    <w:noProof/>
                    <w:webHidden/>
                  </w:rPr>
                </w:rPrChange>
              </w:rPr>
              <w:t>11</w:t>
            </w:r>
            <w:r w:rsidRPr="00B90FBE">
              <w:rPr>
                <w:rStyle w:val="Hyperlink"/>
                <w:webHidden/>
                <w:sz w:val="24"/>
                <w:rPrChange w:id="197" w:author="Kai Pa" w:date="2018-05-21T21:31:00Z">
                  <w:rPr>
                    <w:noProof/>
                    <w:webHidden/>
                  </w:rPr>
                </w:rPrChange>
              </w:rPr>
              <w:fldChar w:fldCharType="end"/>
            </w:r>
            <w:r w:rsidRPr="00B90FBE">
              <w:rPr>
                <w:rStyle w:val="Hyperlink"/>
                <w:noProof/>
                <w:sz w:val="32"/>
                <w:szCs w:val="28"/>
                <w:rPrChange w:id="198" w:author="Kai Pa" w:date="2018-05-21T21:31:00Z">
                  <w:rPr>
                    <w:rStyle w:val="Hyperlink"/>
                    <w:noProof/>
                  </w:rPr>
                </w:rPrChange>
              </w:rPr>
              <w:fldChar w:fldCharType="end"/>
            </w:r>
          </w:ins>
        </w:p>
        <w:p w14:paraId="23B3443B" w14:textId="61F487AD" w:rsidR="001678FD" w:rsidRPr="00B90FBE" w:rsidRDefault="001678FD">
          <w:pPr>
            <w:pStyle w:val="TOC2"/>
            <w:tabs>
              <w:tab w:val="left" w:pos="660"/>
              <w:tab w:val="right" w:leader="dot" w:pos="9350"/>
            </w:tabs>
            <w:rPr>
              <w:ins w:id="199" w:author="Kai Pa" w:date="2018-05-21T21:14:00Z"/>
              <w:rStyle w:val="Hyperlink"/>
              <w:sz w:val="24"/>
              <w:rPrChange w:id="200" w:author="Kai Pa" w:date="2018-05-21T21:31:00Z">
                <w:rPr>
                  <w:ins w:id="201" w:author="Kai Pa" w:date="2018-05-21T21:14:00Z"/>
                  <w:rFonts w:eastAsiaTheme="minorEastAsia"/>
                  <w:noProof/>
                </w:rPr>
              </w:rPrChange>
            </w:rPr>
          </w:pPr>
          <w:ins w:id="202" w:author="Kai Pa" w:date="2018-05-21T21:14:00Z">
            <w:r w:rsidRPr="00B90FBE">
              <w:rPr>
                <w:rStyle w:val="Hyperlink"/>
                <w:noProof/>
                <w:sz w:val="32"/>
                <w:szCs w:val="28"/>
                <w:rPrChange w:id="203" w:author="Kai Pa" w:date="2018-05-21T21:31:00Z">
                  <w:rPr>
                    <w:rStyle w:val="Hyperlink"/>
                    <w:noProof/>
                  </w:rPr>
                </w:rPrChange>
              </w:rPr>
              <w:fldChar w:fldCharType="begin"/>
            </w:r>
            <w:r w:rsidRPr="00B90FBE">
              <w:rPr>
                <w:rStyle w:val="Hyperlink"/>
                <w:noProof/>
                <w:sz w:val="32"/>
                <w:szCs w:val="28"/>
                <w:rPrChange w:id="204" w:author="Kai Pa" w:date="2018-05-21T21:31:00Z">
                  <w:rPr>
                    <w:rStyle w:val="Hyperlink"/>
                    <w:noProof/>
                  </w:rPr>
                </w:rPrChange>
              </w:rPr>
              <w:instrText xml:space="preserve"> </w:instrText>
            </w:r>
            <w:r w:rsidRPr="00B90FBE">
              <w:rPr>
                <w:rStyle w:val="Hyperlink"/>
                <w:sz w:val="24"/>
                <w:rPrChange w:id="205" w:author="Kai Pa" w:date="2018-05-21T21:31:00Z">
                  <w:rPr>
                    <w:noProof/>
                  </w:rPr>
                </w:rPrChange>
              </w:rPr>
              <w:instrText>HYPERLINK \l "_Toc514700578"</w:instrText>
            </w:r>
            <w:r w:rsidRPr="00B90FBE">
              <w:rPr>
                <w:rStyle w:val="Hyperlink"/>
                <w:noProof/>
                <w:sz w:val="32"/>
                <w:szCs w:val="28"/>
                <w:rPrChange w:id="206" w:author="Kai Pa" w:date="2018-05-21T21:31:00Z">
                  <w:rPr>
                    <w:rStyle w:val="Hyperlink"/>
                    <w:noProof/>
                  </w:rPr>
                </w:rPrChange>
              </w:rPr>
              <w:instrText xml:space="preserve"> </w:instrText>
            </w:r>
            <w:r w:rsidRPr="00B90FBE">
              <w:rPr>
                <w:rStyle w:val="Hyperlink"/>
                <w:noProof/>
                <w:sz w:val="32"/>
                <w:szCs w:val="28"/>
                <w:rPrChange w:id="207" w:author="Kai Pa" w:date="2018-05-21T21:31:00Z">
                  <w:rPr>
                    <w:rStyle w:val="Hyperlink"/>
                    <w:noProof/>
                  </w:rPr>
                </w:rPrChange>
              </w:rPr>
            </w:r>
            <w:r w:rsidRPr="00B90FBE">
              <w:rPr>
                <w:rStyle w:val="Hyperlink"/>
                <w:noProof/>
                <w:sz w:val="32"/>
                <w:szCs w:val="28"/>
                <w:rPrChange w:id="208" w:author="Kai Pa" w:date="2018-05-21T21:31:00Z">
                  <w:rPr>
                    <w:rStyle w:val="Hyperlink"/>
                    <w:noProof/>
                  </w:rPr>
                </w:rPrChange>
              </w:rPr>
              <w:fldChar w:fldCharType="separate"/>
            </w:r>
            <w:r w:rsidRPr="00B90FBE">
              <w:rPr>
                <w:rStyle w:val="Hyperlink"/>
                <w:noProof/>
                <w:sz w:val="32"/>
                <w:szCs w:val="28"/>
                <w:rPrChange w:id="209" w:author="Kai Pa" w:date="2018-05-21T21:31:00Z">
                  <w:rPr>
                    <w:rStyle w:val="Hyperlink"/>
                    <w:rFonts w:asciiTheme="majorHAnsi" w:eastAsiaTheme="majorEastAsia" w:hAnsiTheme="majorHAnsi" w:cstheme="majorBidi"/>
                    <w:noProof/>
                  </w:rPr>
                </w:rPrChange>
              </w:rPr>
              <w:t>3.</w:t>
            </w:r>
            <w:r w:rsidRPr="00B90FBE">
              <w:rPr>
                <w:rStyle w:val="Hyperlink"/>
                <w:sz w:val="24"/>
                <w:rPrChange w:id="210" w:author="Kai Pa" w:date="2018-05-21T21:31:00Z">
                  <w:rPr>
                    <w:rFonts w:eastAsiaTheme="minorEastAsia"/>
                    <w:noProof/>
                  </w:rPr>
                </w:rPrChange>
              </w:rPr>
              <w:tab/>
            </w:r>
            <w:r w:rsidRPr="00B90FBE">
              <w:rPr>
                <w:rStyle w:val="Hyperlink"/>
                <w:noProof/>
                <w:sz w:val="32"/>
                <w:szCs w:val="28"/>
                <w:rPrChange w:id="211" w:author="Kai Pa" w:date="2018-05-21T21:31:00Z">
                  <w:rPr>
                    <w:rStyle w:val="Hyperlink"/>
                    <w:rFonts w:asciiTheme="majorHAnsi" w:eastAsiaTheme="majorEastAsia" w:hAnsiTheme="majorHAnsi" w:cstheme="majorBidi"/>
                    <w:noProof/>
                  </w:rPr>
                </w:rPrChange>
              </w:rPr>
              <w:t>Mô hình hóa dữ liệu (ERD Model)</w:t>
            </w:r>
            <w:r w:rsidRPr="00B90FBE">
              <w:rPr>
                <w:rStyle w:val="Hyperlink"/>
                <w:webHidden/>
                <w:sz w:val="24"/>
                <w:rPrChange w:id="212" w:author="Kai Pa" w:date="2018-05-21T21:31:00Z">
                  <w:rPr>
                    <w:noProof/>
                    <w:webHidden/>
                  </w:rPr>
                </w:rPrChange>
              </w:rPr>
              <w:tab/>
            </w:r>
            <w:r w:rsidRPr="00B90FBE">
              <w:rPr>
                <w:rStyle w:val="Hyperlink"/>
                <w:webHidden/>
                <w:sz w:val="24"/>
                <w:rPrChange w:id="213" w:author="Kai Pa" w:date="2018-05-21T21:31:00Z">
                  <w:rPr>
                    <w:noProof/>
                    <w:webHidden/>
                  </w:rPr>
                </w:rPrChange>
              </w:rPr>
              <w:fldChar w:fldCharType="begin"/>
            </w:r>
            <w:r w:rsidRPr="00B90FBE">
              <w:rPr>
                <w:rStyle w:val="Hyperlink"/>
                <w:webHidden/>
                <w:sz w:val="24"/>
                <w:rPrChange w:id="214" w:author="Kai Pa" w:date="2018-05-21T21:31:00Z">
                  <w:rPr>
                    <w:noProof/>
                    <w:webHidden/>
                  </w:rPr>
                </w:rPrChange>
              </w:rPr>
              <w:instrText xml:space="preserve"> PAGEREF _Toc514700578 \h </w:instrText>
            </w:r>
            <w:r w:rsidRPr="00B90FBE">
              <w:rPr>
                <w:rStyle w:val="Hyperlink"/>
                <w:webHidden/>
                <w:sz w:val="24"/>
                <w:rPrChange w:id="215" w:author="Kai Pa" w:date="2018-05-21T21:31:00Z">
                  <w:rPr>
                    <w:noProof/>
                    <w:webHidden/>
                  </w:rPr>
                </w:rPrChange>
              </w:rPr>
            </w:r>
          </w:ins>
          <w:r w:rsidRPr="00B90FBE">
            <w:rPr>
              <w:rStyle w:val="Hyperlink"/>
              <w:webHidden/>
              <w:sz w:val="24"/>
              <w:rPrChange w:id="216" w:author="Kai Pa" w:date="2018-05-21T21:31:00Z">
                <w:rPr>
                  <w:noProof/>
                  <w:webHidden/>
                </w:rPr>
              </w:rPrChange>
            </w:rPr>
            <w:fldChar w:fldCharType="separate"/>
          </w:r>
          <w:ins w:id="217" w:author="Kai Pa" w:date="2018-05-21T21:14:00Z">
            <w:r w:rsidRPr="00B90FBE">
              <w:rPr>
                <w:rStyle w:val="Hyperlink"/>
                <w:webHidden/>
                <w:sz w:val="24"/>
                <w:rPrChange w:id="218" w:author="Kai Pa" w:date="2018-05-21T21:31:00Z">
                  <w:rPr>
                    <w:noProof/>
                    <w:webHidden/>
                  </w:rPr>
                </w:rPrChange>
              </w:rPr>
              <w:t>26</w:t>
            </w:r>
            <w:r w:rsidRPr="00B90FBE">
              <w:rPr>
                <w:rStyle w:val="Hyperlink"/>
                <w:webHidden/>
                <w:sz w:val="24"/>
                <w:rPrChange w:id="219" w:author="Kai Pa" w:date="2018-05-21T21:31:00Z">
                  <w:rPr>
                    <w:noProof/>
                    <w:webHidden/>
                  </w:rPr>
                </w:rPrChange>
              </w:rPr>
              <w:fldChar w:fldCharType="end"/>
            </w:r>
            <w:r w:rsidRPr="00B90FBE">
              <w:rPr>
                <w:rStyle w:val="Hyperlink"/>
                <w:noProof/>
                <w:sz w:val="32"/>
                <w:szCs w:val="28"/>
                <w:rPrChange w:id="220" w:author="Kai Pa" w:date="2018-05-21T21:31:00Z">
                  <w:rPr>
                    <w:rStyle w:val="Hyperlink"/>
                    <w:noProof/>
                  </w:rPr>
                </w:rPrChange>
              </w:rPr>
              <w:fldChar w:fldCharType="end"/>
            </w:r>
          </w:ins>
        </w:p>
        <w:p w14:paraId="2F4D63C7" w14:textId="0CCA5C0D" w:rsidR="001678FD" w:rsidRPr="00B90FBE" w:rsidRDefault="001678FD">
          <w:pPr>
            <w:pStyle w:val="TOC1"/>
            <w:tabs>
              <w:tab w:val="right" w:leader="dot" w:pos="9350"/>
            </w:tabs>
            <w:rPr>
              <w:ins w:id="221" w:author="Kai Pa" w:date="2018-05-21T21:14:00Z"/>
              <w:rFonts w:eastAsiaTheme="minorEastAsia"/>
              <w:noProof/>
              <w:sz w:val="32"/>
              <w:szCs w:val="28"/>
              <w:rPrChange w:id="222" w:author="Kai Pa" w:date="2018-05-21T21:31:00Z">
                <w:rPr>
                  <w:ins w:id="223" w:author="Kai Pa" w:date="2018-05-21T21:14:00Z"/>
                  <w:rFonts w:eastAsiaTheme="minorEastAsia"/>
                  <w:noProof/>
                </w:rPr>
              </w:rPrChange>
            </w:rPr>
          </w:pPr>
          <w:ins w:id="224" w:author="Kai Pa" w:date="2018-05-21T21:14:00Z">
            <w:r w:rsidRPr="00B90FBE">
              <w:rPr>
                <w:rStyle w:val="Hyperlink"/>
                <w:noProof/>
                <w:sz w:val="32"/>
                <w:szCs w:val="28"/>
                <w:rPrChange w:id="225" w:author="Kai Pa" w:date="2018-05-21T21:31:00Z">
                  <w:rPr>
                    <w:rStyle w:val="Hyperlink"/>
                    <w:noProof/>
                  </w:rPr>
                </w:rPrChange>
              </w:rPr>
              <w:fldChar w:fldCharType="begin"/>
            </w:r>
            <w:r w:rsidRPr="00B90FBE">
              <w:rPr>
                <w:rStyle w:val="Hyperlink"/>
                <w:noProof/>
                <w:sz w:val="32"/>
                <w:szCs w:val="28"/>
                <w:rPrChange w:id="226" w:author="Kai Pa" w:date="2018-05-21T21:31:00Z">
                  <w:rPr>
                    <w:rStyle w:val="Hyperlink"/>
                    <w:noProof/>
                  </w:rPr>
                </w:rPrChange>
              </w:rPr>
              <w:instrText xml:space="preserve"> </w:instrText>
            </w:r>
            <w:r w:rsidRPr="00B90FBE">
              <w:rPr>
                <w:noProof/>
                <w:sz w:val="32"/>
                <w:szCs w:val="28"/>
                <w:rPrChange w:id="227" w:author="Kai Pa" w:date="2018-05-21T21:31:00Z">
                  <w:rPr>
                    <w:noProof/>
                  </w:rPr>
                </w:rPrChange>
              </w:rPr>
              <w:instrText>HYPERLINK \l "_Toc514700579"</w:instrText>
            </w:r>
            <w:r w:rsidRPr="00B90FBE">
              <w:rPr>
                <w:rStyle w:val="Hyperlink"/>
                <w:noProof/>
                <w:sz w:val="32"/>
                <w:szCs w:val="28"/>
                <w:rPrChange w:id="228" w:author="Kai Pa" w:date="2018-05-21T21:31:00Z">
                  <w:rPr>
                    <w:rStyle w:val="Hyperlink"/>
                    <w:noProof/>
                  </w:rPr>
                </w:rPrChange>
              </w:rPr>
              <w:instrText xml:space="preserve"> </w:instrText>
            </w:r>
            <w:r w:rsidRPr="00B90FBE">
              <w:rPr>
                <w:rStyle w:val="Hyperlink"/>
                <w:noProof/>
                <w:sz w:val="32"/>
                <w:szCs w:val="28"/>
                <w:rPrChange w:id="229" w:author="Kai Pa" w:date="2018-05-21T21:31:00Z">
                  <w:rPr>
                    <w:rStyle w:val="Hyperlink"/>
                    <w:noProof/>
                  </w:rPr>
                </w:rPrChange>
              </w:rPr>
            </w:r>
            <w:r w:rsidRPr="00B90FBE">
              <w:rPr>
                <w:rStyle w:val="Hyperlink"/>
                <w:noProof/>
                <w:sz w:val="32"/>
                <w:szCs w:val="28"/>
                <w:rPrChange w:id="230" w:author="Kai Pa" w:date="2018-05-21T21:31:00Z">
                  <w:rPr>
                    <w:rStyle w:val="Hyperlink"/>
                    <w:noProof/>
                  </w:rPr>
                </w:rPrChange>
              </w:rPr>
              <w:fldChar w:fldCharType="separate"/>
            </w:r>
            <w:r w:rsidRPr="00B90FBE">
              <w:rPr>
                <w:rStyle w:val="Hyperlink"/>
                <w:b/>
                <w:noProof/>
                <w:sz w:val="32"/>
                <w:szCs w:val="28"/>
                <w:rPrChange w:id="231" w:author="Kai Pa" w:date="2018-05-21T21:31:00Z">
                  <w:rPr>
                    <w:rStyle w:val="Hyperlink"/>
                    <w:b/>
                    <w:noProof/>
                  </w:rPr>
                </w:rPrChange>
              </w:rPr>
              <w:t>Chương 3: Thiết kế</w:t>
            </w:r>
            <w:r w:rsidRPr="00B90FBE">
              <w:rPr>
                <w:noProof/>
                <w:webHidden/>
                <w:sz w:val="32"/>
                <w:szCs w:val="28"/>
                <w:rPrChange w:id="232" w:author="Kai Pa" w:date="2018-05-21T21:31:00Z">
                  <w:rPr>
                    <w:noProof/>
                    <w:webHidden/>
                  </w:rPr>
                </w:rPrChange>
              </w:rPr>
              <w:tab/>
            </w:r>
            <w:r w:rsidRPr="00B90FBE">
              <w:rPr>
                <w:noProof/>
                <w:webHidden/>
                <w:sz w:val="32"/>
                <w:szCs w:val="28"/>
                <w:rPrChange w:id="233" w:author="Kai Pa" w:date="2018-05-21T21:31:00Z">
                  <w:rPr>
                    <w:noProof/>
                    <w:webHidden/>
                  </w:rPr>
                </w:rPrChange>
              </w:rPr>
              <w:fldChar w:fldCharType="begin"/>
            </w:r>
            <w:r w:rsidRPr="00B90FBE">
              <w:rPr>
                <w:noProof/>
                <w:webHidden/>
                <w:sz w:val="32"/>
                <w:szCs w:val="28"/>
                <w:rPrChange w:id="234" w:author="Kai Pa" w:date="2018-05-21T21:31:00Z">
                  <w:rPr>
                    <w:noProof/>
                    <w:webHidden/>
                  </w:rPr>
                </w:rPrChange>
              </w:rPr>
              <w:instrText xml:space="preserve"> PAGEREF _Toc514700579 \h </w:instrText>
            </w:r>
            <w:r w:rsidRPr="00B90FBE">
              <w:rPr>
                <w:noProof/>
                <w:webHidden/>
                <w:sz w:val="32"/>
                <w:szCs w:val="28"/>
                <w:rPrChange w:id="235" w:author="Kai Pa" w:date="2018-05-21T21:31:00Z">
                  <w:rPr>
                    <w:noProof/>
                    <w:webHidden/>
                  </w:rPr>
                </w:rPrChange>
              </w:rPr>
            </w:r>
          </w:ins>
          <w:r w:rsidRPr="00B90FBE">
            <w:rPr>
              <w:noProof/>
              <w:webHidden/>
              <w:sz w:val="32"/>
              <w:szCs w:val="28"/>
              <w:rPrChange w:id="236" w:author="Kai Pa" w:date="2018-05-21T21:31:00Z">
                <w:rPr>
                  <w:noProof/>
                  <w:webHidden/>
                </w:rPr>
              </w:rPrChange>
            </w:rPr>
            <w:fldChar w:fldCharType="separate"/>
          </w:r>
          <w:ins w:id="237" w:author="Kai Pa" w:date="2018-05-21T21:14:00Z">
            <w:r w:rsidRPr="00B90FBE">
              <w:rPr>
                <w:noProof/>
                <w:webHidden/>
                <w:sz w:val="32"/>
                <w:szCs w:val="28"/>
                <w:rPrChange w:id="238" w:author="Kai Pa" w:date="2018-05-21T21:31:00Z">
                  <w:rPr>
                    <w:noProof/>
                    <w:webHidden/>
                  </w:rPr>
                </w:rPrChange>
              </w:rPr>
              <w:t>26</w:t>
            </w:r>
            <w:r w:rsidRPr="00B90FBE">
              <w:rPr>
                <w:noProof/>
                <w:webHidden/>
                <w:sz w:val="32"/>
                <w:szCs w:val="28"/>
                <w:rPrChange w:id="239" w:author="Kai Pa" w:date="2018-05-21T21:31:00Z">
                  <w:rPr>
                    <w:noProof/>
                    <w:webHidden/>
                  </w:rPr>
                </w:rPrChange>
              </w:rPr>
              <w:fldChar w:fldCharType="end"/>
            </w:r>
            <w:r w:rsidRPr="00B90FBE">
              <w:rPr>
                <w:rStyle w:val="Hyperlink"/>
                <w:noProof/>
                <w:sz w:val="32"/>
                <w:szCs w:val="28"/>
                <w:rPrChange w:id="240" w:author="Kai Pa" w:date="2018-05-21T21:31:00Z">
                  <w:rPr>
                    <w:rStyle w:val="Hyperlink"/>
                    <w:noProof/>
                  </w:rPr>
                </w:rPrChange>
              </w:rPr>
              <w:fldChar w:fldCharType="end"/>
            </w:r>
          </w:ins>
        </w:p>
        <w:p w14:paraId="46F982B0" w14:textId="33BE0496" w:rsidR="001678FD" w:rsidRPr="00B90FBE" w:rsidRDefault="001678FD">
          <w:pPr>
            <w:pStyle w:val="TOC2"/>
            <w:tabs>
              <w:tab w:val="left" w:pos="660"/>
              <w:tab w:val="right" w:leader="dot" w:pos="9350"/>
            </w:tabs>
            <w:rPr>
              <w:ins w:id="241" w:author="Kai Pa" w:date="2018-05-21T21:14:00Z"/>
              <w:rStyle w:val="Hyperlink"/>
              <w:sz w:val="24"/>
              <w:rPrChange w:id="242" w:author="Kai Pa" w:date="2018-05-21T21:31:00Z">
                <w:rPr>
                  <w:ins w:id="243" w:author="Kai Pa" w:date="2018-05-21T21:14:00Z"/>
                  <w:rFonts w:eastAsiaTheme="minorEastAsia"/>
                  <w:noProof/>
                </w:rPr>
              </w:rPrChange>
            </w:rPr>
          </w:pPr>
          <w:ins w:id="244" w:author="Kai Pa" w:date="2018-05-21T21:14:00Z">
            <w:r w:rsidRPr="00B90FBE">
              <w:rPr>
                <w:rStyle w:val="Hyperlink"/>
                <w:noProof/>
                <w:sz w:val="32"/>
                <w:szCs w:val="28"/>
                <w:rPrChange w:id="245" w:author="Kai Pa" w:date="2018-05-21T21:31:00Z">
                  <w:rPr>
                    <w:rStyle w:val="Hyperlink"/>
                    <w:noProof/>
                  </w:rPr>
                </w:rPrChange>
              </w:rPr>
              <w:fldChar w:fldCharType="begin"/>
            </w:r>
            <w:r w:rsidRPr="00B90FBE">
              <w:rPr>
                <w:rStyle w:val="Hyperlink"/>
                <w:noProof/>
                <w:sz w:val="32"/>
                <w:szCs w:val="28"/>
                <w:rPrChange w:id="246" w:author="Kai Pa" w:date="2018-05-21T21:31:00Z">
                  <w:rPr>
                    <w:rStyle w:val="Hyperlink"/>
                    <w:noProof/>
                  </w:rPr>
                </w:rPrChange>
              </w:rPr>
              <w:instrText xml:space="preserve"> </w:instrText>
            </w:r>
            <w:r w:rsidRPr="00B90FBE">
              <w:rPr>
                <w:rStyle w:val="Hyperlink"/>
                <w:sz w:val="24"/>
                <w:rPrChange w:id="247" w:author="Kai Pa" w:date="2018-05-21T21:31:00Z">
                  <w:rPr>
                    <w:noProof/>
                  </w:rPr>
                </w:rPrChange>
              </w:rPr>
              <w:instrText>HYPERLINK \l "_Toc514700580"</w:instrText>
            </w:r>
            <w:r w:rsidRPr="00B90FBE">
              <w:rPr>
                <w:rStyle w:val="Hyperlink"/>
                <w:noProof/>
                <w:sz w:val="32"/>
                <w:szCs w:val="28"/>
                <w:rPrChange w:id="248" w:author="Kai Pa" w:date="2018-05-21T21:31:00Z">
                  <w:rPr>
                    <w:rStyle w:val="Hyperlink"/>
                    <w:noProof/>
                  </w:rPr>
                </w:rPrChange>
              </w:rPr>
              <w:instrText xml:space="preserve"> </w:instrText>
            </w:r>
            <w:r w:rsidRPr="00B90FBE">
              <w:rPr>
                <w:rStyle w:val="Hyperlink"/>
                <w:noProof/>
                <w:sz w:val="32"/>
                <w:szCs w:val="28"/>
                <w:rPrChange w:id="249" w:author="Kai Pa" w:date="2018-05-21T21:31:00Z">
                  <w:rPr>
                    <w:rStyle w:val="Hyperlink"/>
                    <w:noProof/>
                  </w:rPr>
                </w:rPrChange>
              </w:rPr>
            </w:r>
            <w:r w:rsidRPr="00B90FBE">
              <w:rPr>
                <w:rStyle w:val="Hyperlink"/>
                <w:noProof/>
                <w:sz w:val="32"/>
                <w:szCs w:val="28"/>
                <w:rPrChange w:id="250" w:author="Kai Pa" w:date="2018-05-21T21:31:00Z">
                  <w:rPr>
                    <w:rStyle w:val="Hyperlink"/>
                    <w:noProof/>
                  </w:rPr>
                </w:rPrChange>
              </w:rPr>
              <w:fldChar w:fldCharType="separate"/>
            </w:r>
            <w:r w:rsidRPr="00B90FBE">
              <w:rPr>
                <w:rStyle w:val="Hyperlink"/>
                <w:noProof/>
                <w:sz w:val="32"/>
                <w:szCs w:val="28"/>
                <w:rPrChange w:id="251" w:author="Kai Pa" w:date="2018-05-21T21:31:00Z">
                  <w:rPr>
                    <w:rStyle w:val="Hyperlink"/>
                    <w:rFonts w:asciiTheme="majorHAnsi" w:eastAsiaTheme="majorEastAsia" w:hAnsiTheme="majorHAnsi" w:cstheme="majorBidi"/>
                    <w:noProof/>
                  </w:rPr>
                </w:rPrChange>
              </w:rPr>
              <w:t>1.</w:t>
            </w:r>
            <w:r w:rsidRPr="00B90FBE">
              <w:rPr>
                <w:rStyle w:val="Hyperlink"/>
                <w:sz w:val="24"/>
                <w:rPrChange w:id="252" w:author="Kai Pa" w:date="2018-05-21T21:31:00Z">
                  <w:rPr>
                    <w:rFonts w:eastAsiaTheme="minorEastAsia"/>
                    <w:noProof/>
                  </w:rPr>
                </w:rPrChange>
              </w:rPr>
              <w:tab/>
            </w:r>
            <w:r w:rsidRPr="00B90FBE">
              <w:rPr>
                <w:rStyle w:val="Hyperlink"/>
                <w:noProof/>
                <w:sz w:val="32"/>
                <w:szCs w:val="28"/>
                <w:rPrChange w:id="253" w:author="Kai Pa" w:date="2018-05-21T21:31:00Z">
                  <w:rPr>
                    <w:rStyle w:val="Hyperlink"/>
                    <w:rFonts w:asciiTheme="majorHAnsi" w:eastAsiaTheme="majorEastAsia" w:hAnsiTheme="majorHAnsi" w:cstheme="majorBidi"/>
                    <w:noProof/>
                  </w:rPr>
                </w:rPrChange>
              </w:rPr>
              <w:t>Thiết kế giao diện</w:t>
            </w:r>
            <w:r w:rsidRPr="00B90FBE">
              <w:rPr>
                <w:rStyle w:val="Hyperlink"/>
                <w:webHidden/>
                <w:sz w:val="24"/>
                <w:rPrChange w:id="254" w:author="Kai Pa" w:date="2018-05-21T21:31:00Z">
                  <w:rPr>
                    <w:noProof/>
                    <w:webHidden/>
                  </w:rPr>
                </w:rPrChange>
              </w:rPr>
              <w:tab/>
            </w:r>
            <w:r w:rsidRPr="00B90FBE">
              <w:rPr>
                <w:rStyle w:val="Hyperlink"/>
                <w:webHidden/>
                <w:sz w:val="24"/>
                <w:rPrChange w:id="255" w:author="Kai Pa" w:date="2018-05-21T21:31:00Z">
                  <w:rPr>
                    <w:noProof/>
                    <w:webHidden/>
                  </w:rPr>
                </w:rPrChange>
              </w:rPr>
              <w:fldChar w:fldCharType="begin"/>
            </w:r>
            <w:r w:rsidRPr="00B90FBE">
              <w:rPr>
                <w:rStyle w:val="Hyperlink"/>
                <w:webHidden/>
                <w:sz w:val="24"/>
                <w:rPrChange w:id="256" w:author="Kai Pa" w:date="2018-05-21T21:31:00Z">
                  <w:rPr>
                    <w:noProof/>
                    <w:webHidden/>
                  </w:rPr>
                </w:rPrChange>
              </w:rPr>
              <w:instrText xml:space="preserve"> PAGEREF _Toc514700580 \h </w:instrText>
            </w:r>
            <w:r w:rsidRPr="00B90FBE">
              <w:rPr>
                <w:rStyle w:val="Hyperlink"/>
                <w:webHidden/>
                <w:sz w:val="24"/>
                <w:rPrChange w:id="257" w:author="Kai Pa" w:date="2018-05-21T21:31:00Z">
                  <w:rPr>
                    <w:noProof/>
                    <w:webHidden/>
                  </w:rPr>
                </w:rPrChange>
              </w:rPr>
            </w:r>
          </w:ins>
          <w:r w:rsidRPr="00B90FBE">
            <w:rPr>
              <w:rStyle w:val="Hyperlink"/>
              <w:webHidden/>
              <w:sz w:val="24"/>
              <w:rPrChange w:id="258" w:author="Kai Pa" w:date="2018-05-21T21:31:00Z">
                <w:rPr>
                  <w:noProof/>
                  <w:webHidden/>
                </w:rPr>
              </w:rPrChange>
            </w:rPr>
            <w:fldChar w:fldCharType="separate"/>
          </w:r>
          <w:ins w:id="259" w:author="Kai Pa" w:date="2018-05-21T21:14:00Z">
            <w:r w:rsidRPr="00B90FBE">
              <w:rPr>
                <w:rStyle w:val="Hyperlink"/>
                <w:webHidden/>
                <w:sz w:val="24"/>
                <w:rPrChange w:id="260" w:author="Kai Pa" w:date="2018-05-21T21:31:00Z">
                  <w:rPr>
                    <w:noProof/>
                    <w:webHidden/>
                  </w:rPr>
                </w:rPrChange>
              </w:rPr>
              <w:t>26</w:t>
            </w:r>
            <w:r w:rsidRPr="00B90FBE">
              <w:rPr>
                <w:rStyle w:val="Hyperlink"/>
                <w:webHidden/>
                <w:sz w:val="24"/>
                <w:rPrChange w:id="261" w:author="Kai Pa" w:date="2018-05-21T21:31:00Z">
                  <w:rPr>
                    <w:noProof/>
                    <w:webHidden/>
                  </w:rPr>
                </w:rPrChange>
              </w:rPr>
              <w:fldChar w:fldCharType="end"/>
            </w:r>
            <w:r w:rsidRPr="00B90FBE">
              <w:rPr>
                <w:rStyle w:val="Hyperlink"/>
                <w:noProof/>
                <w:sz w:val="32"/>
                <w:szCs w:val="28"/>
                <w:rPrChange w:id="262" w:author="Kai Pa" w:date="2018-05-21T21:31:00Z">
                  <w:rPr>
                    <w:rStyle w:val="Hyperlink"/>
                    <w:noProof/>
                  </w:rPr>
                </w:rPrChange>
              </w:rPr>
              <w:fldChar w:fldCharType="end"/>
            </w:r>
          </w:ins>
        </w:p>
        <w:p w14:paraId="6D177905" w14:textId="3FB0B9BF" w:rsidR="001678FD" w:rsidRPr="00B90FBE" w:rsidRDefault="001678FD">
          <w:pPr>
            <w:pStyle w:val="TOC2"/>
            <w:tabs>
              <w:tab w:val="left" w:pos="660"/>
              <w:tab w:val="right" w:leader="dot" w:pos="9350"/>
            </w:tabs>
            <w:rPr>
              <w:ins w:id="263" w:author="Kai Pa" w:date="2018-05-21T21:14:00Z"/>
              <w:rStyle w:val="Hyperlink"/>
              <w:sz w:val="24"/>
              <w:rPrChange w:id="264" w:author="Kai Pa" w:date="2018-05-21T21:31:00Z">
                <w:rPr>
                  <w:ins w:id="265" w:author="Kai Pa" w:date="2018-05-21T21:14:00Z"/>
                  <w:rFonts w:eastAsiaTheme="minorEastAsia"/>
                  <w:noProof/>
                </w:rPr>
              </w:rPrChange>
            </w:rPr>
          </w:pPr>
          <w:ins w:id="266" w:author="Kai Pa" w:date="2018-05-21T21:14:00Z">
            <w:r w:rsidRPr="00B90FBE">
              <w:rPr>
                <w:rStyle w:val="Hyperlink"/>
                <w:noProof/>
                <w:sz w:val="32"/>
                <w:szCs w:val="28"/>
                <w:rPrChange w:id="267" w:author="Kai Pa" w:date="2018-05-21T21:31:00Z">
                  <w:rPr>
                    <w:rStyle w:val="Hyperlink"/>
                    <w:noProof/>
                  </w:rPr>
                </w:rPrChange>
              </w:rPr>
              <w:fldChar w:fldCharType="begin"/>
            </w:r>
            <w:r w:rsidRPr="00B90FBE">
              <w:rPr>
                <w:rStyle w:val="Hyperlink"/>
                <w:noProof/>
                <w:sz w:val="32"/>
                <w:szCs w:val="28"/>
                <w:rPrChange w:id="268" w:author="Kai Pa" w:date="2018-05-21T21:31:00Z">
                  <w:rPr>
                    <w:rStyle w:val="Hyperlink"/>
                    <w:noProof/>
                  </w:rPr>
                </w:rPrChange>
              </w:rPr>
              <w:instrText xml:space="preserve"> </w:instrText>
            </w:r>
            <w:r w:rsidRPr="00B90FBE">
              <w:rPr>
                <w:rStyle w:val="Hyperlink"/>
                <w:sz w:val="24"/>
                <w:rPrChange w:id="269" w:author="Kai Pa" w:date="2018-05-21T21:31:00Z">
                  <w:rPr>
                    <w:noProof/>
                  </w:rPr>
                </w:rPrChange>
              </w:rPr>
              <w:instrText>HYPERLINK \l "_Toc514700581"</w:instrText>
            </w:r>
            <w:r w:rsidRPr="00B90FBE">
              <w:rPr>
                <w:rStyle w:val="Hyperlink"/>
                <w:noProof/>
                <w:sz w:val="32"/>
                <w:szCs w:val="28"/>
                <w:rPrChange w:id="270" w:author="Kai Pa" w:date="2018-05-21T21:31:00Z">
                  <w:rPr>
                    <w:rStyle w:val="Hyperlink"/>
                    <w:noProof/>
                  </w:rPr>
                </w:rPrChange>
              </w:rPr>
              <w:instrText xml:space="preserve"> </w:instrText>
            </w:r>
            <w:r w:rsidRPr="00B90FBE">
              <w:rPr>
                <w:rStyle w:val="Hyperlink"/>
                <w:noProof/>
                <w:sz w:val="32"/>
                <w:szCs w:val="28"/>
                <w:rPrChange w:id="271" w:author="Kai Pa" w:date="2018-05-21T21:31:00Z">
                  <w:rPr>
                    <w:rStyle w:val="Hyperlink"/>
                    <w:noProof/>
                  </w:rPr>
                </w:rPrChange>
              </w:rPr>
            </w:r>
            <w:r w:rsidRPr="00B90FBE">
              <w:rPr>
                <w:rStyle w:val="Hyperlink"/>
                <w:noProof/>
                <w:sz w:val="32"/>
                <w:szCs w:val="28"/>
                <w:rPrChange w:id="272" w:author="Kai Pa" w:date="2018-05-21T21:31:00Z">
                  <w:rPr>
                    <w:rStyle w:val="Hyperlink"/>
                    <w:noProof/>
                  </w:rPr>
                </w:rPrChange>
              </w:rPr>
              <w:fldChar w:fldCharType="separate"/>
            </w:r>
            <w:r w:rsidRPr="00B90FBE">
              <w:rPr>
                <w:rStyle w:val="Hyperlink"/>
                <w:noProof/>
                <w:sz w:val="32"/>
                <w:szCs w:val="28"/>
                <w:rPrChange w:id="273" w:author="Kai Pa" w:date="2018-05-21T21:31:00Z">
                  <w:rPr>
                    <w:rStyle w:val="Hyperlink"/>
                    <w:noProof/>
                  </w:rPr>
                </w:rPrChange>
              </w:rPr>
              <w:t>2.</w:t>
            </w:r>
            <w:r w:rsidRPr="00B90FBE">
              <w:rPr>
                <w:rStyle w:val="Hyperlink"/>
                <w:sz w:val="24"/>
                <w:rPrChange w:id="274" w:author="Kai Pa" w:date="2018-05-21T21:31:00Z">
                  <w:rPr>
                    <w:rFonts w:eastAsiaTheme="minorEastAsia"/>
                    <w:noProof/>
                  </w:rPr>
                </w:rPrChange>
              </w:rPr>
              <w:tab/>
            </w:r>
            <w:r w:rsidRPr="00B90FBE">
              <w:rPr>
                <w:rStyle w:val="Hyperlink"/>
                <w:noProof/>
                <w:sz w:val="32"/>
                <w:szCs w:val="28"/>
                <w:rPrChange w:id="275" w:author="Kai Pa" w:date="2018-05-21T21:31:00Z">
                  <w:rPr>
                    <w:rStyle w:val="Hyperlink"/>
                    <w:rFonts w:asciiTheme="majorHAnsi" w:eastAsiaTheme="majorEastAsia" w:hAnsiTheme="majorHAnsi" w:cstheme="majorBidi"/>
                    <w:noProof/>
                  </w:rPr>
                </w:rPrChange>
              </w:rPr>
              <w:t>Thiết kế xử lý {Danh sách các xử lý &amp; thuật giải}</w:t>
            </w:r>
            <w:r w:rsidRPr="00B90FBE">
              <w:rPr>
                <w:rStyle w:val="Hyperlink"/>
                <w:webHidden/>
                <w:sz w:val="24"/>
                <w:rPrChange w:id="276" w:author="Kai Pa" w:date="2018-05-21T21:31:00Z">
                  <w:rPr>
                    <w:noProof/>
                    <w:webHidden/>
                  </w:rPr>
                </w:rPrChange>
              </w:rPr>
              <w:tab/>
            </w:r>
            <w:r w:rsidRPr="00B90FBE">
              <w:rPr>
                <w:rStyle w:val="Hyperlink"/>
                <w:webHidden/>
                <w:sz w:val="24"/>
                <w:rPrChange w:id="277" w:author="Kai Pa" w:date="2018-05-21T21:31:00Z">
                  <w:rPr>
                    <w:noProof/>
                    <w:webHidden/>
                  </w:rPr>
                </w:rPrChange>
              </w:rPr>
              <w:fldChar w:fldCharType="begin"/>
            </w:r>
            <w:r w:rsidRPr="00B90FBE">
              <w:rPr>
                <w:rStyle w:val="Hyperlink"/>
                <w:webHidden/>
                <w:sz w:val="24"/>
                <w:rPrChange w:id="278" w:author="Kai Pa" w:date="2018-05-21T21:31:00Z">
                  <w:rPr>
                    <w:noProof/>
                    <w:webHidden/>
                  </w:rPr>
                </w:rPrChange>
              </w:rPr>
              <w:instrText xml:space="preserve"> PAGEREF _Toc514700581 \h </w:instrText>
            </w:r>
            <w:r w:rsidRPr="00B90FBE">
              <w:rPr>
                <w:rStyle w:val="Hyperlink"/>
                <w:webHidden/>
                <w:sz w:val="24"/>
                <w:rPrChange w:id="279" w:author="Kai Pa" w:date="2018-05-21T21:31:00Z">
                  <w:rPr>
                    <w:noProof/>
                    <w:webHidden/>
                  </w:rPr>
                </w:rPrChange>
              </w:rPr>
            </w:r>
          </w:ins>
          <w:r w:rsidRPr="00B90FBE">
            <w:rPr>
              <w:rStyle w:val="Hyperlink"/>
              <w:webHidden/>
              <w:sz w:val="24"/>
              <w:rPrChange w:id="280" w:author="Kai Pa" w:date="2018-05-21T21:31:00Z">
                <w:rPr>
                  <w:noProof/>
                  <w:webHidden/>
                </w:rPr>
              </w:rPrChange>
            </w:rPr>
            <w:fldChar w:fldCharType="separate"/>
          </w:r>
          <w:ins w:id="281" w:author="Kai Pa" w:date="2018-05-21T21:14:00Z">
            <w:r w:rsidRPr="00B90FBE">
              <w:rPr>
                <w:rStyle w:val="Hyperlink"/>
                <w:webHidden/>
                <w:sz w:val="24"/>
                <w:rPrChange w:id="282" w:author="Kai Pa" w:date="2018-05-21T21:31:00Z">
                  <w:rPr>
                    <w:noProof/>
                    <w:webHidden/>
                  </w:rPr>
                </w:rPrChange>
              </w:rPr>
              <w:t>33</w:t>
            </w:r>
            <w:r w:rsidRPr="00B90FBE">
              <w:rPr>
                <w:rStyle w:val="Hyperlink"/>
                <w:webHidden/>
                <w:sz w:val="24"/>
                <w:rPrChange w:id="283" w:author="Kai Pa" w:date="2018-05-21T21:31:00Z">
                  <w:rPr>
                    <w:noProof/>
                    <w:webHidden/>
                  </w:rPr>
                </w:rPrChange>
              </w:rPr>
              <w:fldChar w:fldCharType="end"/>
            </w:r>
            <w:r w:rsidRPr="00B90FBE">
              <w:rPr>
                <w:rStyle w:val="Hyperlink"/>
                <w:noProof/>
                <w:sz w:val="32"/>
                <w:szCs w:val="28"/>
                <w:rPrChange w:id="284" w:author="Kai Pa" w:date="2018-05-21T21:31:00Z">
                  <w:rPr>
                    <w:rStyle w:val="Hyperlink"/>
                    <w:noProof/>
                  </w:rPr>
                </w:rPrChange>
              </w:rPr>
              <w:fldChar w:fldCharType="end"/>
            </w:r>
          </w:ins>
        </w:p>
        <w:p w14:paraId="388AA1EA" w14:textId="489701EA" w:rsidR="001678FD" w:rsidRPr="00B90FBE" w:rsidRDefault="001678FD">
          <w:pPr>
            <w:pStyle w:val="TOC2"/>
            <w:tabs>
              <w:tab w:val="left" w:pos="660"/>
              <w:tab w:val="right" w:leader="dot" w:pos="9350"/>
            </w:tabs>
            <w:rPr>
              <w:ins w:id="285" w:author="Kai Pa" w:date="2018-05-21T21:14:00Z"/>
              <w:rStyle w:val="Hyperlink"/>
              <w:sz w:val="24"/>
              <w:rPrChange w:id="286" w:author="Kai Pa" w:date="2018-05-21T21:31:00Z">
                <w:rPr>
                  <w:ins w:id="287" w:author="Kai Pa" w:date="2018-05-21T21:14:00Z"/>
                  <w:rFonts w:eastAsiaTheme="minorEastAsia"/>
                  <w:noProof/>
                </w:rPr>
              </w:rPrChange>
            </w:rPr>
          </w:pPr>
          <w:ins w:id="288" w:author="Kai Pa" w:date="2018-05-21T21:14:00Z">
            <w:r w:rsidRPr="00B90FBE">
              <w:rPr>
                <w:rStyle w:val="Hyperlink"/>
                <w:noProof/>
                <w:sz w:val="32"/>
                <w:szCs w:val="28"/>
                <w:rPrChange w:id="289" w:author="Kai Pa" w:date="2018-05-21T21:31:00Z">
                  <w:rPr>
                    <w:rStyle w:val="Hyperlink"/>
                    <w:noProof/>
                  </w:rPr>
                </w:rPrChange>
              </w:rPr>
              <w:fldChar w:fldCharType="begin"/>
            </w:r>
            <w:r w:rsidRPr="00B90FBE">
              <w:rPr>
                <w:rStyle w:val="Hyperlink"/>
                <w:noProof/>
                <w:sz w:val="32"/>
                <w:szCs w:val="28"/>
                <w:rPrChange w:id="290" w:author="Kai Pa" w:date="2018-05-21T21:31:00Z">
                  <w:rPr>
                    <w:rStyle w:val="Hyperlink"/>
                    <w:noProof/>
                  </w:rPr>
                </w:rPrChange>
              </w:rPr>
              <w:instrText xml:space="preserve"> </w:instrText>
            </w:r>
            <w:r w:rsidRPr="00B90FBE">
              <w:rPr>
                <w:rStyle w:val="Hyperlink"/>
                <w:sz w:val="24"/>
                <w:rPrChange w:id="291" w:author="Kai Pa" w:date="2018-05-21T21:31:00Z">
                  <w:rPr>
                    <w:noProof/>
                  </w:rPr>
                </w:rPrChange>
              </w:rPr>
              <w:instrText>HYPERLINK \l "_Toc514700582"</w:instrText>
            </w:r>
            <w:r w:rsidRPr="00B90FBE">
              <w:rPr>
                <w:rStyle w:val="Hyperlink"/>
                <w:noProof/>
                <w:sz w:val="32"/>
                <w:szCs w:val="28"/>
                <w:rPrChange w:id="292" w:author="Kai Pa" w:date="2018-05-21T21:31:00Z">
                  <w:rPr>
                    <w:rStyle w:val="Hyperlink"/>
                    <w:noProof/>
                  </w:rPr>
                </w:rPrChange>
              </w:rPr>
              <w:instrText xml:space="preserve"> </w:instrText>
            </w:r>
            <w:r w:rsidRPr="00B90FBE">
              <w:rPr>
                <w:rStyle w:val="Hyperlink"/>
                <w:noProof/>
                <w:sz w:val="32"/>
                <w:szCs w:val="28"/>
                <w:rPrChange w:id="293" w:author="Kai Pa" w:date="2018-05-21T21:31:00Z">
                  <w:rPr>
                    <w:rStyle w:val="Hyperlink"/>
                    <w:noProof/>
                  </w:rPr>
                </w:rPrChange>
              </w:rPr>
            </w:r>
            <w:r w:rsidRPr="00B90FBE">
              <w:rPr>
                <w:rStyle w:val="Hyperlink"/>
                <w:noProof/>
                <w:sz w:val="32"/>
                <w:szCs w:val="28"/>
                <w:rPrChange w:id="294" w:author="Kai Pa" w:date="2018-05-21T21:31:00Z">
                  <w:rPr>
                    <w:rStyle w:val="Hyperlink"/>
                    <w:noProof/>
                  </w:rPr>
                </w:rPrChange>
              </w:rPr>
              <w:fldChar w:fldCharType="separate"/>
            </w:r>
            <w:r w:rsidRPr="00B90FBE">
              <w:rPr>
                <w:rStyle w:val="Hyperlink"/>
                <w:noProof/>
                <w:sz w:val="32"/>
                <w:szCs w:val="28"/>
                <w:rPrChange w:id="295" w:author="Kai Pa" w:date="2018-05-21T21:31:00Z">
                  <w:rPr>
                    <w:rStyle w:val="Hyperlink"/>
                    <w:rFonts w:asciiTheme="majorHAnsi" w:eastAsiaTheme="majorEastAsia" w:hAnsiTheme="majorHAnsi" w:cstheme="majorBidi"/>
                    <w:noProof/>
                  </w:rPr>
                </w:rPrChange>
              </w:rPr>
              <w:t>3.</w:t>
            </w:r>
            <w:r w:rsidRPr="00B90FBE">
              <w:rPr>
                <w:rStyle w:val="Hyperlink"/>
                <w:sz w:val="24"/>
                <w:rPrChange w:id="296" w:author="Kai Pa" w:date="2018-05-21T21:31:00Z">
                  <w:rPr>
                    <w:rFonts w:eastAsiaTheme="minorEastAsia"/>
                    <w:noProof/>
                  </w:rPr>
                </w:rPrChange>
              </w:rPr>
              <w:tab/>
            </w:r>
            <w:r w:rsidRPr="00B90FBE">
              <w:rPr>
                <w:rStyle w:val="Hyperlink"/>
                <w:noProof/>
                <w:sz w:val="32"/>
                <w:szCs w:val="28"/>
                <w:rPrChange w:id="297" w:author="Kai Pa" w:date="2018-05-21T21:31:00Z">
                  <w:rPr>
                    <w:rStyle w:val="Hyperlink"/>
                    <w:rFonts w:asciiTheme="majorHAnsi" w:eastAsiaTheme="majorEastAsia" w:hAnsiTheme="majorHAnsi" w:cstheme="majorBidi"/>
                    <w:noProof/>
                  </w:rPr>
                </w:rPrChange>
              </w:rPr>
              <w:t>Thiết kế dữ liệu (RD – Relationship Diagram – Mô hình quan hệ)</w:t>
            </w:r>
            <w:r w:rsidRPr="00B90FBE">
              <w:rPr>
                <w:rStyle w:val="Hyperlink"/>
                <w:webHidden/>
                <w:sz w:val="24"/>
                <w:rPrChange w:id="298" w:author="Kai Pa" w:date="2018-05-21T21:31:00Z">
                  <w:rPr>
                    <w:noProof/>
                    <w:webHidden/>
                  </w:rPr>
                </w:rPrChange>
              </w:rPr>
              <w:tab/>
            </w:r>
            <w:r w:rsidRPr="00B90FBE">
              <w:rPr>
                <w:rStyle w:val="Hyperlink"/>
                <w:webHidden/>
                <w:sz w:val="24"/>
                <w:rPrChange w:id="299" w:author="Kai Pa" w:date="2018-05-21T21:31:00Z">
                  <w:rPr>
                    <w:noProof/>
                    <w:webHidden/>
                  </w:rPr>
                </w:rPrChange>
              </w:rPr>
              <w:fldChar w:fldCharType="begin"/>
            </w:r>
            <w:r w:rsidRPr="00B90FBE">
              <w:rPr>
                <w:rStyle w:val="Hyperlink"/>
                <w:webHidden/>
                <w:sz w:val="24"/>
                <w:rPrChange w:id="300" w:author="Kai Pa" w:date="2018-05-21T21:31:00Z">
                  <w:rPr>
                    <w:noProof/>
                    <w:webHidden/>
                  </w:rPr>
                </w:rPrChange>
              </w:rPr>
              <w:instrText xml:space="preserve"> PAGEREF _Toc514700582 \h </w:instrText>
            </w:r>
            <w:r w:rsidRPr="00B90FBE">
              <w:rPr>
                <w:rStyle w:val="Hyperlink"/>
                <w:webHidden/>
                <w:sz w:val="24"/>
                <w:rPrChange w:id="301" w:author="Kai Pa" w:date="2018-05-21T21:31:00Z">
                  <w:rPr>
                    <w:noProof/>
                    <w:webHidden/>
                  </w:rPr>
                </w:rPrChange>
              </w:rPr>
            </w:r>
          </w:ins>
          <w:r w:rsidRPr="00B90FBE">
            <w:rPr>
              <w:rStyle w:val="Hyperlink"/>
              <w:webHidden/>
              <w:sz w:val="24"/>
              <w:rPrChange w:id="302" w:author="Kai Pa" w:date="2018-05-21T21:31:00Z">
                <w:rPr>
                  <w:noProof/>
                  <w:webHidden/>
                </w:rPr>
              </w:rPrChange>
            </w:rPr>
            <w:fldChar w:fldCharType="separate"/>
          </w:r>
          <w:ins w:id="303" w:author="Kai Pa" w:date="2018-05-21T21:14:00Z">
            <w:r w:rsidRPr="00B90FBE">
              <w:rPr>
                <w:rStyle w:val="Hyperlink"/>
                <w:webHidden/>
                <w:sz w:val="24"/>
                <w:rPrChange w:id="304" w:author="Kai Pa" w:date="2018-05-21T21:31:00Z">
                  <w:rPr>
                    <w:noProof/>
                    <w:webHidden/>
                  </w:rPr>
                </w:rPrChange>
              </w:rPr>
              <w:t>33</w:t>
            </w:r>
            <w:r w:rsidRPr="00B90FBE">
              <w:rPr>
                <w:rStyle w:val="Hyperlink"/>
                <w:webHidden/>
                <w:sz w:val="24"/>
                <w:rPrChange w:id="305" w:author="Kai Pa" w:date="2018-05-21T21:31:00Z">
                  <w:rPr>
                    <w:noProof/>
                    <w:webHidden/>
                  </w:rPr>
                </w:rPrChange>
              </w:rPr>
              <w:fldChar w:fldCharType="end"/>
            </w:r>
            <w:r w:rsidRPr="00B90FBE">
              <w:rPr>
                <w:rStyle w:val="Hyperlink"/>
                <w:noProof/>
                <w:sz w:val="32"/>
                <w:szCs w:val="28"/>
                <w:rPrChange w:id="306" w:author="Kai Pa" w:date="2018-05-21T21:31:00Z">
                  <w:rPr>
                    <w:rStyle w:val="Hyperlink"/>
                    <w:noProof/>
                  </w:rPr>
                </w:rPrChange>
              </w:rPr>
              <w:fldChar w:fldCharType="end"/>
            </w:r>
          </w:ins>
        </w:p>
        <w:p w14:paraId="39725378" w14:textId="1A4ECCF4" w:rsidR="001678FD" w:rsidRPr="00B90FBE" w:rsidRDefault="001678FD">
          <w:pPr>
            <w:pStyle w:val="TOC1"/>
            <w:tabs>
              <w:tab w:val="right" w:leader="dot" w:pos="9350"/>
            </w:tabs>
            <w:rPr>
              <w:ins w:id="307" w:author="Kai Pa" w:date="2018-05-21T21:14:00Z"/>
              <w:rFonts w:eastAsiaTheme="minorEastAsia"/>
              <w:noProof/>
              <w:sz w:val="32"/>
              <w:szCs w:val="28"/>
              <w:rPrChange w:id="308" w:author="Kai Pa" w:date="2018-05-21T21:31:00Z">
                <w:rPr>
                  <w:ins w:id="309" w:author="Kai Pa" w:date="2018-05-21T21:14:00Z"/>
                  <w:rFonts w:eastAsiaTheme="minorEastAsia"/>
                  <w:noProof/>
                </w:rPr>
              </w:rPrChange>
            </w:rPr>
          </w:pPr>
          <w:ins w:id="310" w:author="Kai Pa" w:date="2018-05-21T21:14:00Z">
            <w:r w:rsidRPr="00B90FBE">
              <w:rPr>
                <w:rStyle w:val="Hyperlink"/>
                <w:noProof/>
                <w:sz w:val="32"/>
                <w:szCs w:val="28"/>
                <w:rPrChange w:id="311" w:author="Kai Pa" w:date="2018-05-21T21:31:00Z">
                  <w:rPr>
                    <w:rStyle w:val="Hyperlink"/>
                    <w:noProof/>
                  </w:rPr>
                </w:rPrChange>
              </w:rPr>
              <w:fldChar w:fldCharType="begin"/>
            </w:r>
            <w:r w:rsidRPr="00B90FBE">
              <w:rPr>
                <w:rStyle w:val="Hyperlink"/>
                <w:noProof/>
                <w:sz w:val="32"/>
                <w:szCs w:val="28"/>
                <w:rPrChange w:id="312" w:author="Kai Pa" w:date="2018-05-21T21:31:00Z">
                  <w:rPr>
                    <w:rStyle w:val="Hyperlink"/>
                    <w:noProof/>
                  </w:rPr>
                </w:rPrChange>
              </w:rPr>
              <w:instrText xml:space="preserve"> </w:instrText>
            </w:r>
            <w:r w:rsidRPr="00B90FBE">
              <w:rPr>
                <w:noProof/>
                <w:sz w:val="32"/>
                <w:szCs w:val="28"/>
                <w:rPrChange w:id="313" w:author="Kai Pa" w:date="2018-05-21T21:31:00Z">
                  <w:rPr>
                    <w:noProof/>
                  </w:rPr>
                </w:rPrChange>
              </w:rPr>
              <w:instrText>HYPERLINK \l "_Toc514700583"</w:instrText>
            </w:r>
            <w:r w:rsidRPr="00B90FBE">
              <w:rPr>
                <w:rStyle w:val="Hyperlink"/>
                <w:noProof/>
                <w:sz w:val="32"/>
                <w:szCs w:val="28"/>
                <w:rPrChange w:id="314" w:author="Kai Pa" w:date="2018-05-21T21:31:00Z">
                  <w:rPr>
                    <w:rStyle w:val="Hyperlink"/>
                    <w:noProof/>
                  </w:rPr>
                </w:rPrChange>
              </w:rPr>
              <w:instrText xml:space="preserve"> </w:instrText>
            </w:r>
            <w:r w:rsidRPr="00B90FBE">
              <w:rPr>
                <w:rStyle w:val="Hyperlink"/>
                <w:noProof/>
                <w:sz w:val="32"/>
                <w:szCs w:val="28"/>
                <w:rPrChange w:id="315" w:author="Kai Pa" w:date="2018-05-21T21:31:00Z">
                  <w:rPr>
                    <w:rStyle w:val="Hyperlink"/>
                    <w:noProof/>
                  </w:rPr>
                </w:rPrChange>
              </w:rPr>
            </w:r>
            <w:r w:rsidRPr="00B90FBE">
              <w:rPr>
                <w:rStyle w:val="Hyperlink"/>
                <w:noProof/>
                <w:sz w:val="32"/>
                <w:szCs w:val="28"/>
                <w:rPrChange w:id="316" w:author="Kai Pa" w:date="2018-05-21T21:31:00Z">
                  <w:rPr>
                    <w:rStyle w:val="Hyperlink"/>
                    <w:noProof/>
                  </w:rPr>
                </w:rPrChange>
              </w:rPr>
              <w:fldChar w:fldCharType="separate"/>
            </w:r>
            <w:r w:rsidRPr="00B90FBE">
              <w:rPr>
                <w:rStyle w:val="Hyperlink"/>
                <w:b/>
                <w:noProof/>
                <w:sz w:val="32"/>
                <w:szCs w:val="28"/>
                <w:rPrChange w:id="317" w:author="Kai Pa" w:date="2018-05-21T21:31:00Z">
                  <w:rPr>
                    <w:rStyle w:val="Hyperlink"/>
                    <w:b/>
                    <w:noProof/>
                  </w:rPr>
                </w:rPrChange>
              </w:rPr>
              <w:t>Chương 4: Cài đặt</w:t>
            </w:r>
            <w:r w:rsidRPr="00B90FBE">
              <w:rPr>
                <w:noProof/>
                <w:webHidden/>
                <w:sz w:val="32"/>
                <w:szCs w:val="28"/>
                <w:rPrChange w:id="318" w:author="Kai Pa" w:date="2018-05-21T21:31:00Z">
                  <w:rPr>
                    <w:noProof/>
                    <w:webHidden/>
                  </w:rPr>
                </w:rPrChange>
              </w:rPr>
              <w:tab/>
            </w:r>
            <w:r w:rsidRPr="00B90FBE">
              <w:rPr>
                <w:noProof/>
                <w:webHidden/>
                <w:sz w:val="32"/>
                <w:szCs w:val="28"/>
                <w:rPrChange w:id="319" w:author="Kai Pa" w:date="2018-05-21T21:31:00Z">
                  <w:rPr>
                    <w:noProof/>
                    <w:webHidden/>
                  </w:rPr>
                </w:rPrChange>
              </w:rPr>
              <w:fldChar w:fldCharType="begin"/>
            </w:r>
            <w:r w:rsidRPr="00B90FBE">
              <w:rPr>
                <w:noProof/>
                <w:webHidden/>
                <w:sz w:val="32"/>
                <w:szCs w:val="28"/>
                <w:rPrChange w:id="320" w:author="Kai Pa" w:date="2018-05-21T21:31:00Z">
                  <w:rPr>
                    <w:noProof/>
                    <w:webHidden/>
                  </w:rPr>
                </w:rPrChange>
              </w:rPr>
              <w:instrText xml:space="preserve"> PAGEREF _Toc514700583 \h </w:instrText>
            </w:r>
            <w:r w:rsidRPr="00B90FBE">
              <w:rPr>
                <w:noProof/>
                <w:webHidden/>
                <w:sz w:val="32"/>
                <w:szCs w:val="28"/>
                <w:rPrChange w:id="321" w:author="Kai Pa" w:date="2018-05-21T21:31:00Z">
                  <w:rPr>
                    <w:noProof/>
                    <w:webHidden/>
                  </w:rPr>
                </w:rPrChange>
              </w:rPr>
            </w:r>
          </w:ins>
          <w:r w:rsidRPr="00B90FBE">
            <w:rPr>
              <w:noProof/>
              <w:webHidden/>
              <w:sz w:val="32"/>
              <w:szCs w:val="28"/>
              <w:rPrChange w:id="322" w:author="Kai Pa" w:date="2018-05-21T21:31:00Z">
                <w:rPr>
                  <w:noProof/>
                  <w:webHidden/>
                </w:rPr>
              </w:rPrChange>
            </w:rPr>
            <w:fldChar w:fldCharType="separate"/>
          </w:r>
          <w:ins w:id="323" w:author="Kai Pa" w:date="2018-05-21T21:14:00Z">
            <w:r w:rsidRPr="00B90FBE">
              <w:rPr>
                <w:noProof/>
                <w:webHidden/>
                <w:sz w:val="32"/>
                <w:szCs w:val="28"/>
                <w:rPrChange w:id="324" w:author="Kai Pa" w:date="2018-05-21T21:31:00Z">
                  <w:rPr>
                    <w:noProof/>
                    <w:webHidden/>
                  </w:rPr>
                </w:rPrChange>
              </w:rPr>
              <w:t>42</w:t>
            </w:r>
            <w:r w:rsidRPr="00B90FBE">
              <w:rPr>
                <w:noProof/>
                <w:webHidden/>
                <w:sz w:val="32"/>
                <w:szCs w:val="28"/>
                <w:rPrChange w:id="325" w:author="Kai Pa" w:date="2018-05-21T21:31:00Z">
                  <w:rPr>
                    <w:noProof/>
                    <w:webHidden/>
                  </w:rPr>
                </w:rPrChange>
              </w:rPr>
              <w:fldChar w:fldCharType="end"/>
            </w:r>
            <w:r w:rsidRPr="00B90FBE">
              <w:rPr>
                <w:rStyle w:val="Hyperlink"/>
                <w:noProof/>
                <w:sz w:val="32"/>
                <w:szCs w:val="28"/>
                <w:rPrChange w:id="326" w:author="Kai Pa" w:date="2018-05-21T21:31:00Z">
                  <w:rPr>
                    <w:rStyle w:val="Hyperlink"/>
                    <w:noProof/>
                  </w:rPr>
                </w:rPrChange>
              </w:rPr>
              <w:fldChar w:fldCharType="end"/>
            </w:r>
          </w:ins>
        </w:p>
        <w:p w14:paraId="71F8E4AE" w14:textId="6C1C9D99" w:rsidR="001678FD" w:rsidRPr="00B90FBE" w:rsidRDefault="001678FD">
          <w:pPr>
            <w:pStyle w:val="TOC2"/>
            <w:tabs>
              <w:tab w:val="left" w:pos="660"/>
              <w:tab w:val="right" w:leader="dot" w:pos="9350"/>
            </w:tabs>
            <w:rPr>
              <w:ins w:id="327" w:author="Kai Pa" w:date="2018-05-21T21:14:00Z"/>
              <w:rStyle w:val="Hyperlink"/>
              <w:sz w:val="24"/>
              <w:rPrChange w:id="328" w:author="Kai Pa" w:date="2018-05-21T21:31:00Z">
                <w:rPr>
                  <w:ins w:id="329" w:author="Kai Pa" w:date="2018-05-21T21:14:00Z"/>
                  <w:rFonts w:eastAsiaTheme="minorEastAsia"/>
                  <w:noProof/>
                </w:rPr>
              </w:rPrChange>
            </w:rPr>
          </w:pPr>
          <w:ins w:id="330" w:author="Kai Pa" w:date="2018-05-21T21:14:00Z">
            <w:r w:rsidRPr="00B90FBE">
              <w:rPr>
                <w:rStyle w:val="Hyperlink"/>
                <w:noProof/>
                <w:sz w:val="32"/>
                <w:szCs w:val="28"/>
                <w:rPrChange w:id="331" w:author="Kai Pa" w:date="2018-05-21T21:31:00Z">
                  <w:rPr>
                    <w:rStyle w:val="Hyperlink"/>
                    <w:noProof/>
                  </w:rPr>
                </w:rPrChange>
              </w:rPr>
              <w:fldChar w:fldCharType="begin"/>
            </w:r>
            <w:r w:rsidRPr="00B90FBE">
              <w:rPr>
                <w:rStyle w:val="Hyperlink"/>
                <w:noProof/>
                <w:sz w:val="32"/>
                <w:szCs w:val="28"/>
                <w:rPrChange w:id="332" w:author="Kai Pa" w:date="2018-05-21T21:31:00Z">
                  <w:rPr>
                    <w:rStyle w:val="Hyperlink"/>
                    <w:noProof/>
                  </w:rPr>
                </w:rPrChange>
              </w:rPr>
              <w:instrText xml:space="preserve"> </w:instrText>
            </w:r>
            <w:r w:rsidRPr="00B90FBE">
              <w:rPr>
                <w:rStyle w:val="Hyperlink"/>
                <w:sz w:val="24"/>
                <w:rPrChange w:id="333" w:author="Kai Pa" w:date="2018-05-21T21:31:00Z">
                  <w:rPr>
                    <w:noProof/>
                  </w:rPr>
                </w:rPrChange>
              </w:rPr>
              <w:instrText>HYPERLINK \l "_Toc514700584"</w:instrText>
            </w:r>
            <w:r w:rsidRPr="00B90FBE">
              <w:rPr>
                <w:rStyle w:val="Hyperlink"/>
                <w:noProof/>
                <w:sz w:val="32"/>
                <w:szCs w:val="28"/>
                <w:rPrChange w:id="334" w:author="Kai Pa" w:date="2018-05-21T21:31:00Z">
                  <w:rPr>
                    <w:rStyle w:val="Hyperlink"/>
                    <w:noProof/>
                  </w:rPr>
                </w:rPrChange>
              </w:rPr>
              <w:instrText xml:space="preserve"> </w:instrText>
            </w:r>
            <w:r w:rsidRPr="00B90FBE">
              <w:rPr>
                <w:rStyle w:val="Hyperlink"/>
                <w:noProof/>
                <w:sz w:val="32"/>
                <w:szCs w:val="28"/>
                <w:rPrChange w:id="335" w:author="Kai Pa" w:date="2018-05-21T21:31:00Z">
                  <w:rPr>
                    <w:rStyle w:val="Hyperlink"/>
                    <w:noProof/>
                  </w:rPr>
                </w:rPrChange>
              </w:rPr>
            </w:r>
            <w:r w:rsidRPr="00B90FBE">
              <w:rPr>
                <w:rStyle w:val="Hyperlink"/>
                <w:noProof/>
                <w:sz w:val="32"/>
                <w:szCs w:val="28"/>
                <w:rPrChange w:id="336" w:author="Kai Pa" w:date="2018-05-21T21:31:00Z">
                  <w:rPr>
                    <w:rStyle w:val="Hyperlink"/>
                    <w:noProof/>
                  </w:rPr>
                </w:rPrChange>
              </w:rPr>
              <w:fldChar w:fldCharType="separate"/>
            </w:r>
            <w:r w:rsidRPr="00B90FBE">
              <w:rPr>
                <w:rStyle w:val="Hyperlink"/>
                <w:noProof/>
                <w:sz w:val="32"/>
                <w:szCs w:val="28"/>
                <w:rPrChange w:id="337" w:author="Kai Pa" w:date="2018-05-21T21:31:00Z">
                  <w:rPr>
                    <w:rStyle w:val="Hyperlink"/>
                    <w:rFonts w:asciiTheme="majorHAnsi" w:eastAsiaTheme="majorEastAsia" w:hAnsiTheme="majorHAnsi" w:cstheme="majorBidi"/>
                    <w:noProof/>
                  </w:rPr>
                </w:rPrChange>
              </w:rPr>
              <w:t>1.</w:t>
            </w:r>
            <w:r w:rsidRPr="00B90FBE">
              <w:rPr>
                <w:rStyle w:val="Hyperlink"/>
                <w:sz w:val="24"/>
                <w:rPrChange w:id="338" w:author="Kai Pa" w:date="2018-05-21T21:31:00Z">
                  <w:rPr>
                    <w:rFonts w:eastAsiaTheme="minorEastAsia"/>
                    <w:noProof/>
                  </w:rPr>
                </w:rPrChange>
              </w:rPr>
              <w:tab/>
            </w:r>
            <w:r w:rsidRPr="00B90FBE">
              <w:rPr>
                <w:rStyle w:val="Hyperlink"/>
                <w:noProof/>
                <w:sz w:val="32"/>
                <w:szCs w:val="28"/>
                <w:rPrChange w:id="339" w:author="Kai Pa" w:date="2018-05-21T21:31:00Z">
                  <w:rPr>
                    <w:rStyle w:val="Hyperlink"/>
                    <w:rFonts w:asciiTheme="majorHAnsi" w:eastAsiaTheme="majorEastAsia" w:hAnsiTheme="majorHAnsi" w:cstheme="majorBidi"/>
                    <w:noProof/>
                  </w:rPr>
                </w:rPrChange>
              </w:rPr>
              <w:t>Công nghệ sử dụng</w:t>
            </w:r>
            <w:r w:rsidRPr="00B90FBE">
              <w:rPr>
                <w:rStyle w:val="Hyperlink"/>
                <w:webHidden/>
                <w:sz w:val="24"/>
                <w:rPrChange w:id="340" w:author="Kai Pa" w:date="2018-05-21T21:31:00Z">
                  <w:rPr>
                    <w:noProof/>
                    <w:webHidden/>
                  </w:rPr>
                </w:rPrChange>
              </w:rPr>
              <w:tab/>
            </w:r>
            <w:r w:rsidRPr="00B90FBE">
              <w:rPr>
                <w:rStyle w:val="Hyperlink"/>
                <w:webHidden/>
                <w:sz w:val="24"/>
                <w:rPrChange w:id="341" w:author="Kai Pa" w:date="2018-05-21T21:31:00Z">
                  <w:rPr>
                    <w:noProof/>
                    <w:webHidden/>
                  </w:rPr>
                </w:rPrChange>
              </w:rPr>
              <w:fldChar w:fldCharType="begin"/>
            </w:r>
            <w:r w:rsidRPr="00B90FBE">
              <w:rPr>
                <w:rStyle w:val="Hyperlink"/>
                <w:webHidden/>
                <w:sz w:val="24"/>
                <w:rPrChange w:id="342" w:author="Kai Pa" w:date="2018-05-21T21:31:00Z">
                  <w:rPr>
                    <w:noProof/>
                    <w:webHidden/>
                  </w:rPr>
                </w:rPrChange>
              </w:rPr>
              <w:instrText xml:space="preserve"> PAGEREF _Toc514700584 \h </w:instrText>
            </w:r>
            <w:r w:rsidRPr="00B90FBE">
              <w:rPr>
                <w:rStyle w:val="Hyperlink"/>
                <w:webHidden/>
                <w:sz w:val="24"/>
                <w:rPrChange w:id="343" w:author="Kai Pa" w:date="2018-05-21T21:31:00Z">
                  <w:rPr>
                    <w:noProof/>
                    <w:webHidden/>
                  </w:rPr>
                </w:rPrChange>
              </w:rPr>
            </w:r>
          </w:ins>
          <w:r w:rsidRPr="00B90FBE">
            <w:rPr>
              <w:rStyle w:val="Hyperlink"/>
              <w:webHidden/>
              <w:sz w:val="24"/>
              <w:rPrChange w:id="344" w:author="Kai Pa" w:date="2018-05-21T21:31:00Z">
                <w:rPr>
                  <w:noProof/>
                  <w:webHidden/>
                </w:rPr>
              </w:rPrChange>
            </w:rPr>
            <w:fldChar w:fldCharType="separate"/>
          </w:r>
          <w:ins w:id="345" w:author="Kai Pa" w:date="2018-05-21T21:14:00Z">
            <w:r w:rsidRPr="00B90FBE">
              <w:rPr>
                <w:rStyle w:val="Hyperlink"/>
                <w:webHidden/>
                <w:sz w:val="24"/>
                <w:rPrChange w:id="346" w:author="Kai Pa" w:date="2018-05-21T21:31:00Z">
                  <w:rPr>
                    <w:noProof/>
                    <w:webHidden/>
                  </w:rPr>
                </w:rPrChange>
              </w:rPr>
              <w:t>42</w:t>
            </w:r>
            <w:r w:rsidRPr="00B90FBE">
              <w:rPr>
                <w:rStyle w:val="Hyperlink"/>
                <w:webHidden/>
                <w:sz w:val="24"/>
                <w:rPrChange w:id="347" w:author="Kai Pa" w:date="2018-05-21T21:31:00Z">
                  <w:rPr>
                    <w:noProof/>
                    <w:webHidden/>
                  </w:rPr>
                </w:rPrChange>
              </w:rPr>
              <w:fldChar w:fldCharType="end"/>
            </w:r>
            <w:r w:rsidRPr="00B90FBE">
              <w:rPr>
                <w:rStyle w:val="Hyperlink"/>
                <w:noProof/>
                <w:sz w:val="32"/>
                <w:szCs w:val="28"/>
                <w:rPrChange w:id="348" w:author="Kai Pa" w:date="2018-05-21T21:31:00Z">
                  <w:rPr>
                    <w:rStyle w:val="Hyperlink"/>
                    <w:noProof/>
                  </w:rPr>
                </w:rPrChange>
              </w:rPr>
              <w:fldChar w:fldCharType="end"/>
            </w:r>
          </w:ins>
        </w:p>
        <w:p w14:paraId="7469C8FD" w14:textId="62C668EA" w:rsidR="001678FD" w:rsidRPr="00B90FBE" w:rsidRDefault="001678FD">
          <w:pPr>
            <w:pStyle w:val="TOC2"/>
            <w:tabs>
              <w:tab w:val="left" w:pos="660"/>
              <w:tab w:val="right" w:leader="dot" w:pos="9350"/>
            </w:tabs>
            <w:rPr>
              <w:ins w:id="349" w:author="Kai Pa" w:date="2018-05-21T21:14:00Z"/>
              <w:rStyle w:val="Hyperlink"/>
              <w:sz w:val="24"/>
              <w:rPrChange w:id="350" w:author="Kai Pa" w:date="2018-05-21T21:31:00Z">
                <w:rPr>
                  <w:ins w:id="351" w:author="Kai Pa" w:date="2018-05-21T21:14:00Z"/>
                  <w:rFonts w:eastAsiaTheme="minorEastAsia"/>
                  <w:noProof/>
                </w:rPr>
              </w:rPrChange>
            </w:rPr>
          </w:pPr>
          <w:ins w:id="352" w:author="Kai Pa" w:date="2018-05-21T21:14:00Z">
            <w:r w:rsidRPr="00B90FBE">
              <w:rPr>
                <w:rStyle w:val="Hyperlink"/>
                <w:noProof/>
                <w:sz w:val="32"/>
                <w:szCs w:val="28"/>
                <w:rPrChange w:id="353" w:author="Kai Pa" w:date="2018-05-21T21:31:00Z">
                  <w:rPr>
                    <w:rStyle w:val="Hyperlink"/>
                    <w:noProof/>
                  </w:rPr>
                </w:rPrChange>
              </w:rPr>
              <w:fldChar w:fldCharType="begin"/>
            </w:r>
            <w:r w:rsidRPr="00B90FBE">
              <w:rPr>
                <w:rStyle w:val="Hyperlink"/>
                <w:noProof/>
                <w:sz w:val="32"/>
                <w:szCs w:val="28"/>
                <w:rPrChange w:id="354" w:author="Kai Pa" w:date="2018-05-21T21:31:00Z">
                  <w:rPr>
                    <w:rStyle w:val="Hyperlink"/>
                    <w:noProof/>
                  </w:rPr>
                </w:rPrChange>
              </w:rPr>
              <w:instrText xml:space="preserve"> </w:instrText>
            </w:r>
            <w:r w:rsidRPr="00B90FBE">
              <w:rPr>
                <w:rStyle w:val="Hyperlink"/>
                <w:sz w:val="24"/>
                <w:rPrChange w:id="355" w:author="Kai Pa" w:date="2018-05-21T21:31:00Z">
                  <w:rPr>
                    <w:noProof/>
                  </w:rPr>
                </w:rPrChange>
              </w:rPr>
              <w:instrText>HYPERLINK \l "_Toc514700585"</w:instrText>
            </w:r>
            <w:r w:rsidRPr="00B90FBE">
              <w:rPr>
                <w:rStyle w:val="Hyperlink"/>
                <w:noProof/>
                <w:sz w:val="32"/>
                <w:szCs w:val="28"/>
                <w:rPrChange w:id="356" w:author="Kai Pa" w:date="2018-05-21T21:31:00Z">
                  <w:rPr>
                    <w:rStyle w:val="Hyperlink"/>
                    <w:noProof/>
                  </w:rPr>
                </w:rPrChange>
              </w:rPr>
              <w:instrText xml:space="preserve"> </w:instrText>
            </w:r>
            <w:r w:rsidRPr="00B90FBE">
              <w:rPr>
                <w:rStyle w:val="Hyperlink"/>
                <w:noProof/>
                <w:sz w:val="32"/>
                <w:szCs w:val="28"/>
                <w:rPrChange w:id="357" w:author="Kai Pa" w:date="2018-05-21T21:31:00Z">
                  <w:rPr>
                    <w:rStyle w:val="Hyperlink"/>
                    <w:noProof/>
                  </w:rPr>
                </w:rPrChange>
              </w:rPr>
            </w:r>
            <w:r w:rsidRPr="00B90FBE">
              <w:rPr>
                <w:rStyle w:val="Hyperlink"/>
                <w:noProof/>
                <w:sz w:val="32"/>
                <w:szCs w:val="28"/>
                <w:rPrChange w:id="358" w:author="Kai Pa" w:date="2018-05-21T21:31:00Z">
                  <w:rPr>
                    <w:rStyle w:val="Hyperlink"/>
                    <w:noProof/>
                  </w:rPr>
                </w:rPrChange>
              </w:rPr>
              <w:fldChar w:fldCharType="separate"/>
            </w:r>
            <w:r w:rsidRPr="00B90FBE">
              <w:rPr>
                <w:rStyle w:val="Hyperlink"/>
                <w:noProof/>
                <w:sz w:val="32"/>
                <w:szCs w:val="28"/>
                <w:rPrChange w:id="359" w:author="Kai Pa" w:date="2018-05-21T21:31:00Z">
                  <w:rPr>
                    <w:rStyle w:val="Hyperlink"/>
                    <w:rFonts w:asciiTheme="majorHAnsi" w:eastAsiaTheme="majorEastAsia" w:hAnsiTheme="majorHAnsi" w:cstheme="majorBidi"/>
                    <w:noProof/>
                  </w:rPr>
                </w:rPrChange>
              </w:rPr>
              <w:t>2.</w:t>
            </w:r>
            <w:r w:rsidRPr="00B90FBE">
              <w:rPr>
                <w:rStyle w:val="Hyperlink"/>
                <w:sz w:val="24"/>
                <w:rPrChange w:id="360" w:author="Kai Pa" w:date="2018-05-21T21:31:00Z">
                  <w:rPr>
                    <w:rFonts w:eastAsiaTheme="minorEastAsia"/>
                    <w:noProof/>
                  </w:rPr>
                </w:rPrChange>
              </w:rPr>
              <w:tab/>
            </w:r>
            <w:r w:rsidRPr="00B90FBE">
              <w:rPr>
                <w:rStyle w:val="Hyperlink"/>
                <w:noProof/>
                <w:sz w:val="32"/>
                <w:szCs w:val="28"/>
                <w:rPrChange w:id="361" w:author="Kai Pa" w:date="2018-05-21T21:31:00Z">
                  <w:rPr>
                    <w:rStyle w:val="Hyperlink"/>
                    <w:rFonts w:asciiTheme="majorHAnsi" w:eastAsiaTheme="majorEastAsia" w:hAnsiTheme="majorHAnsi" w:cstheme="majorBidi"/>
                    <w:noProof/>
                  </w:rPr>
                </w:rPrChange>
              </w:rPr>
              <w:t>Vấn đề khi cài đặt</w:t>
            </w:r>
            <w:r w:rsidRPr="00B90FBE">
              <w:rPr>
                <w:rStyle w:val="Hyperlink"/>
                <w:webHidden/>
                <w:sz w:val="24"/>
                <w:rPrChange w:id="362" w:author="Kai Pa" w:date="2018-05-21T21:31:00Z">
                  <w:rPr>
                    <w:noProof/>
                    <w:webHidden/>
                  </w:rPr>
                </w:rPrChange>
              </w:rPr>
              <w:tab/>
            </w:r>
            <w:r w:rsidRPr="00B90FBE">
              <w:rPr>
                <w:rStyle w:val="Hyperlink"/>
                <w:webHidden/>
                <w:sz w:val="24"/>
                <w:rPrChange w:id="363" w:author="Kai Pa" w:date="2018-05-21T21:31:00Z">
                  <w:rPr>
                    <w:noProof/>
                    <w:webHidden/>
                  </w:rPr>
                </w:rPrChange>
              </w:rPr>
              <w:fldChar w:fldCharType="begin"/>
            </w:r>
            <w:r w:rsidRPr="00B90FBE">
              <w:rPr>
                <w:rStyle w:val="Hyperlink"/>
                <w:webHidden/>
                <w:sz w:val="24"/>
                <w:rPrChange w:id="364" w:author="Kai Pa" w:date="2018-05-21T21:31:00Z">
                  <w:rPr>
                    <w:noProof/>
                    <w:webHidden/>
                  </w:rPr>
                </w:rPrChange>
              </w:rPr>
              <w:instrText xml:space="preserve"> PAGEREF _Toc514700585 \h </w:instrText>
            </w:r>
            <w:r w:rsidRPr="00B90FBE">
              <w:rPr>
                <w:rStyle w:val="Hyperlink"/>
                <w:webHidden/>
                <w:sz w:val="24"/>
                <w:rPrChange w:id="365" w:author="Kai Pa" w:date="2018-05-21T21:31:00Z">
                  <w:rPr>
                    <w:noProof/>
                    <w:webHidden/>
                  </w:rPr>
                </w:rPrChange>
              </w:rPr>
            </w:r>
          </w:ins>
          <w:r w:rsidRPr="00B90FBE">
            <w:rPr>
              <w:rStyle w:val="Hyperlink"/>
              <w:webHidden/>
              <w:sz w:val="24"/>
              <w:rPrChange w:id="366" w:author="Kai Pa" w:date="2018-05-21T21:31:00Z">
                <w:rPr>
                  <w:noProof/>
                  <w:webHidden/>
                </w:rPr>
              </w:rPrChange>
            </w:rPr>
            <w:fldChar w:fldCharType="separate"/>
          </w:r>
          <w:ins w:id="367" w:author="Kai Pa" w:date="2018-05-21T21:14:00Z">
            <w:r w:rsidRPr="00B90FBE">
              <w:rPr>
                <w:rStyle w:val="Hyperlink"/>
                <w:webHidden/>
                <w:sz w:val="24"/>
                <w:rPrChange w:id="368" w:author="Kai Pa" w:date="2018-05-21T21:31:00Z">
                  <w:rPr>
                    <w:noProof/>
                    <w:webHidden/>
                  </w:rPr>
                </w:rPrChange>
              </w:rPr>
              <w:t>44</w:t>
            </w:r>
            <w:r w:rsidRPr="00B90FBE">
              <w:rPr>
                <w:rStyle w:val="Hyperlink"/>
                <w:webHidden/>
                <w:sz w:val="24"/>
                <w:rPrChange w:id="369" w:author="Kai Pa" w:date="2018-05-21T21:31:00Z">
                  <w:rPr>
                    <w:noProof/>
                    <w:webHidden/>
                  </w:rPr>
                </w:rPrChange>
              </w:rPr>
              <w:fldChar w:fldCharType="end"/>
            </w:r>
            <w:r w:rsidRPr="00B90FBE">
              <w:rPr>
                <w:rStyle w:val="Hyperlink"/>
                <w:noProof/>
                <w:sz w:val="32"/>
                <w:szCs w:val="28"/>
                <w:rPrChange w:id="370" w:author="Kai Pa" w:date="2018-05-21T21:31:00Z">
                  <w:rPr>
                    <w:rStyle w:val="Hyperlink"/>
                    <w:noProof/>
                  </w:rPr>
                </w:rPrChange>
              </w:rPr>
              <w:fldChar w:fldCharType="end"/>
            </w:r>
          </w:ins>
        </w:p>
        <w:p w14:paraId="195093C3" w14:textId="32D2D9B1" w:rsidR="001678FD" w:rsidRPr="00B90FBE" w:rsidRDefault="001678FD">
          <w:pPr>
            <w:pStyle w:val="TOC2"/>
            <w:tabs>
              <w:tab w:val="left" w:pos="660"/>
              <w:tab w:val="right" w:leader="dot" w:pos="9350"/>
            </w:tabs>
            <w:rPr>
              <w:ins w:id="371" w:author="Kai Pa" w:date="2018-05-21T21:14:00Z"/>
              <w:rStyle w:val="Hyperlink"/>
              <w:sz w:val="24"/>
              <w:rPrChange w:id="372" w:author="Kai Pa" w:date="2018-05-21T21:31:00Z">
                <w:rPr>
                  <w:ins w:id="373" w:author="Kai Pa" w:date="2018-05-21T21:14:00Z"/>
                  <w:rFonts w:eastAsiaTheme="minorEastAsia"/>
                  <w:noProof/>
                </w:rPr>
              </w:rPrChange>
            </w:rPr>
          </w:pPr>
          <w:ins w:id="374" w:author="Kai Pa" w:date="2018-05-21T21:14:00Z">
            <w:r w:rsidRPr="00B90FBE">
              <w:rPr>
                <w:rStyle w:val="Hyperlink"/>
                <w:noProof/>
                <w:sz w:val="32"/>
                <w:szCs w:val="28"/>
                <w:rPrChange w:id="375" w:author="Kai Pa" w:date="2018-05-21T21:31:00Z">
                  <w:rPr>
                    <w:rStyle w:val="Hyperlink"/>
                    <w:noProof/>
                  </w:rPr>
                </w:rPrChange>
              </w:rPr>
              <w:fldChar w:fldCharType="begin"/>
            </w:r>
            <w:r w:rsidRPr="00B90FBE">
              <w:rPr>
                <w:rStyle w:val="Hyperlink"/>
                <w:noProof/>
                <w:sz w:val="32"/>
                <w:szCs w:val="28"/>
                <w:rPrChange w:id="376" w:author="Kai Pa" w:date="2018-05-21T21:31:00Z">
                  <w:rPr>
                    <w:rStyle w:val="Hyperlink"/>
                    <w:noProof/>
                  </w:rPr>
                </w:rPrChange>
              </w:rPr>
              <w:instrText xml:space="preserve"> </w:instrText>
            </w:r>
            <w:r w:rsidRPr="00B90FBE">
              <w:rPr>
                <w:rStyle w:val="Hyperlink"/>
                <w:sz w:val="24"/>
                <w:rPrChange w:id="377" w:author="Kai Pa" w:date="2018-05-21T21:31:00Z">
                  <w:rPr>
                    <w:noProof/>
                  </w:rPr>
                </w:rPrChange>
              </w:rPr>
              <w:instrText>HYPERLINK \l "_Toc514700586"</w:instrText>
            </w:r>
            <w:r w:rsidRPr="00B90FBE">
              <w:rPr>
                <w:rStyle w:val="Hyperlink"/>
                <w:noProof/>
                <w:sz w:val="32"/>
                <w:szCs w:val="28"/>
                <w:rPrChange w:id="378" w:author="Kai Pa" w:date="2018-05-21T21:31:00Z">
                  <w:rPr>
                    <w:rStyle w:val="Hyperlink"/>
                    <w:noProof/>
                  </w:rPr>
                </w:rPrChange>
              </w:rPr>
              <w:instrText xml:space="preserve"> </w:instrText>
            </w:r>
            <w:r w:rsidRPr="00B90FBE">
              <w:rPr>
                <w:rStyle w:val="Hyperlink"/>
                <w:noProof/>
                <w:sz w:val="32"/>
                <w:szCs w:val="28"/>
                <w:rPrChange w:id="379" w:author="Kai Pa" w:date="2018-05-21T21:31:00Z">
                  <w:rPr>
                    <w:rStyle w:val="Hyperlink"/>
                    <w:noProof/>
                  </w:rPr>
                </w:rPrChange>
              </w:rPr>
            </w:r>
            <w:r w:rsidRPr="00B90FBE">
              <w:rPr>
                <w:rStyle w:val="Hyperlink"/>
                <w:noProof/>
                <w:sz w:val="32"/>
                <w:szCs w:val="28"/>
                <w:rPrChange w:id="380" w:author="Kai Pa" w:date="2018-05-21T21:31:00Z">
                  <w:rPr>
                    <w:rStyle w:val="Hyperlink"/>
                    <w:noProof/>
                  </w:rPr>
                </w:rPrChange>
              </w:rPr>
              <w:fldChar w:fldCharType="separate"/>
            </w:r>
            <w:r w:rsidRPr="00B90FBE">
              <w:rPr>
                <w:rStyle w:val="Hyperlink"/>
                <w:noProof/>
                <w:sz w:val="32"/>
                <w:szCs w:val="28"/>
                <w:rPrChange w:id="381" w:author="Kai Pa" w:date="2018-05-21T21:31:00Z">
                  <w:rPr>
                    <w:rStyle w:val="Hyperlink"/>
                    <w:rFonts w:asciiTheme="majorHAnsi" w:eastAsiaTheme="majorEastAsia" w:hAnsiTheme="majorHAnsi" w:cstheme="majorBidi"/>
                    <w:noProof/>
                  </w:rPr>
                </w:rPrChange>
              </w:rPr>
              <w:t>3.</w:t>
            </w:r>
            <w:r w:rsidRPr="00B90FBE">
              <w:rPr>
                <w:rStyle w:val="Hyperlink"/>
                <w:sz w:val="24"/>
                <w:rPrChange w:id="382" w:author="Kai Pa" w:date="2018-05-21T21:31:00Z">
                  <w:rPr>
                    <w:rFonts w:eastAsiaTheme="minorEastAsia"/>
                    <w:noProof/>
                  </w:rPr>
                </w:rPrChange>
              </w:rPr>
              <w:tab/>
            </w:r>
            <w:r w:rsidRPr="00B90FBE">
              <w:rPr>
                <w:rStyle w:val="Hyperlink"/>
                <w:noProof/>
                <w:sz w:val="32"/>
                <w:szCs w:val="28"/>
                <w:rPrChange w:id="383" w:author="Kai Pa" w:date="2018-05-21T21:31:00Z">
                  <w:rPr>
                    <w:rStyle w:val="Hyperlink"/>
                    <w:rFonts w:asciiTheme="majorHAnsi" w:eastAsiaTheme="majorEastAsia" w:hAnsiTheme="majorHAnsi" w:cstheme="majorBidi"/>
                    <w:noProof/>
                  </w:rPr>
                </w:rPrChange>
              </w:rPr>
              <w:t>Mô tả giải pháp &amp; kỹ thuật</w:t>
            </w:r>
            <w:r w:rsidRPr="00B90FBE">
              <w:rPr>
                <w:rStyle w:val="Hyperlink"/>
                <w:webHidden/>
                <w:sz w:val="24"/>
                <w:rPrChange w:id="384" w:author="Kai Pa" w:date="2018-05-21T21:31:00Z">
                  <w:rPr>
                    <w:noProof/>
                    <w:webHidden/>
                  </w:rPr>
                </w:rPrChange>
              </w:rPr>
              <w:tab/>
            </w:r>
            <w:r w:rsidRPr="00B90FBE">
              <w:rPr>
                <w:rStyle w:val="Hyperlink"/>
                <w:webHidden/>
                <w:sz w:val="24"/>
                <w:rPrChange w:id="385" w:author="Kai Pa" w:date="2018-05-21T21:31:00Z">
                  <w:rPr>
                    <w:noProof/>
                    <w:webHidden/>
                  </w:rPr>
                </w:rPrChange>
              </w:rPr>
              <w:fldChar w:fldCharType="begin"/>
            </w:r>
            <w:r w:rsidRPr="00B90FBE">
              <w:rPr>
                <w:rStyle w:val="Hyperlink"/>
                <w:webHidden/>
                <w:sz w:val="24"/>
                <w:rPrChange w:id="386" w:author="Kai Pa" w:date="2018-05-21T21:31:00Z">
                  <w:rPr>
                    <w:noProof/>
                    <w:webHidden/>
                  </w:rPr>
                </w:rPrChange>
              </w:rPr>
              <w:instrText xml:space="preserve"> PAGEREF _Toc514700586 \h </w:instrText>
            </w:r>
            <w:r w:rsidRPr="00B90FBE">
              <w:rPr>
                <w:rStyle w:val="Hyperlink"/>
                <w:webHidden/>
                <w:sz w:val="24"/>
                <w:rPrChange w:id="387" w:author="Kai Pa" w:date="2018-05-21T21:31:00Z">
                  <w:rPr>
                    <w:noProof/>
                    <w:webHidden/>
                  </w:rPr>
                </w:rPrChange>
              </w:rPr>
            </w:r>
          </w:ins>
          <w:r w:rsidRPr="00B90FBE">
            <w:rPr>
              <w:rStyle w:val="Hyperlink"/>
              <w:webHidden/>
              <w:sz w:val="24"/>
              <w:rPrChange w:id="388" w:author="Kai Pa" w:date="2018-05-21T21:31:00Z">
                <w:rPr>
                  <w:noProof/>
                  <w:webHidden/>
                </w:rPr>
              </w:rPrChange>
            </w:rPr>
            <w:fldChar w:fldCharType="separate"/>
          </w:r>
          <w:ins w:id="389" w:author="Kai Pa" w:date="2018-05-21T21:14:00Z">
            <w:r w:rsidRPr="00B90FBE">
              <w:rPr>
                <w:rStyle w:val="Hyperlink"/>
                <w:webHidden/>
                <w:sz w:val="24"/>
                <w:rPrChange w:id="390" w:author="Kai Pa" w:date="2018-05-21T21:31:00Z">
                  <w:rPr>
                    <w:noProof/>
                    <w:webHidden/>
                  </w:rPr>
                </w:rPrChange>
              </w:rPr>
              <w:t>44</w:t>
            </w:r>
            <w:r w:rsidRPr="00B90FBE">
              <w:rPr>
                <w:rStyle w:val="Hyperlink"/>
                <w:webHidden/>
                <w:sz w:val="24"/>
                <w:rPrChange w:id="391" w:author="Kai Pa" w:date="2018-05-21T21:31:00Z">
                  <w:rPr>
                    <w:noProof/>
                    <w:webHidden/>
                  </w:rPr>
                </w:rPrChange>
              </w:rPr>
              <w:fldChar w:fldCharType="end"/>
            </w:r>
            <w:r w:rsidRPr="00B90FBE">
              <w:rPr>
                <w:rStyle w:val="Hyperlink"/>
                <w:noProof/>
                <w:sz w:val="32"/>
                <w:szCs w:val="28"/>
                <w:rPrChange w:id="392" w:author="Kai Pa" w:date="2018-05-21T21:31:00Z">
                  <w:rPr>
                    <w:rStyle w:val="Hyperlink"/>
                    <w:noProof/>
                  </w:rPr>
                </w:rPrChange>
              </w:rPr>
              <w:fldChar w:fldCharType="end"/>
            </w:r>
          </w:ins>
        </w:p>
        <w:p w14:paraId="43417170" w14:textId="151B51FB" w:rsidR="001678FD" w:rsidRPr="00B90FBE" w:rsidRDefault="001678FD">
          <w:pPr>
            <w:pStyle w:val="TOC1"/>
            <w:tabs>
              <w:tab w:val="right" w:leader="dot" w:pos="9350"/>
            </w:tabs>
            <w:rPr>
              <w:ins w:id="393" w:author="Kai Pa" w:date="2018-05-21T21:14:00Z"/>
              <w:rFonts w:eastAsiaTheme="minorEastAsia"/>
              <w:noProof/>
              <w:sz w:val="32"/>
              <w:szCs w:val="28"/>
              <w:rPrChange w:id="394" w:author="Kai Pa" w:date="2018-05-21T21:31:00Z">
                <w:rPr>
                  <w:ins w:id="395" w:author="Kai Pa" w:date="2018-05-21T21:14:00Z"/>
                  <w:rFonts w:eastAsiaTheme="minorEastAsia"/>
                  <w:noProof/>
                </w:rPr>
              </w:rPrChange>
            </w:rPr>
          </w:pPr>
          <w:ins w:id="396" w:author="Kai Pa" w:date="2018-05-21T21:14:00Z">
            <w:r w:rsidRPr="00B90FBE">
              <w:rPr>
                <w:rStyle w:val="Hyperlink"/>
                <w:noProof/>
                <w:sz w:val="32"/>
                <w:szCs w:val="28"/>
                <w:rPrChange w:id="397" w:author="Kai Pa" w:date="2018-05-21T21:31:00Z">
                  <w:rPr>
                    <w:rStyle w:val="Hyperlink"/>
                    <w:noProof/>
                  </w:rPr>
                </w:rPrChange>
              </w:rPr>
              <w:fldChar w:fldCharType="begin"/>
            </w:r>
            <w:r w:rsidRPr="00B90FBE">
              <w:rPr>
                <w:rStyle w:val="Hyperlink"/>
                <w:noProof/>
                <w:sz w:val="32"/>
                <w:szCs w:val="28"/>
                <w:rPrChange w:id="398" w:author="Kai Pa" w:date="2018-05-21T21:31:00Z">
                  <w:rPr>
                    <w:rStyle w:val="Hyperlink"/>
                    <w:noProof/>
                  </w:rPr>
                </w:rPrChange>
              </w:rPr>
              <w:instrText xml:space="preserve"> </w:instrText>
            </w:r>
            <w:r w:rsidRPr="00B90FBE">
              <w:rPr>
                <w:noProof/>
                <w:sz w:val="32"/>
                <w:szCs w:val="28"/>
                <w:rPrChange w:id="399" w:author="Kai Pa" w:date="2018-05-21T21:31:00Z">
                  <w:rPr>
                    <w:noProof/>
                  </w:rPr>
                </w:rPrChange>
              </w:rPr>
              <w:instrText>HYPERLINK \l "_Toc514700587"</w:instrText>
            </w:r>
            <w:r w:rsidRPr="00B90FBE">
              <w:rPr>
                <w:rStyle w:val="Hyperlink"/>
                <w:noProof/>
                <w:sz w:val="32"/>
                <w:szCs w:val="28"/>
                <w:rPrChange w:id="400" w:author="Kai Pa" w:date="2018-05-21T21:31:00Z">
                  <w:rPr>
                    <w:rStyle w:val="Hyperlink"/>
                    <w:noProof/>
                  </w:rPr>
                </w:rPrChange>
              </w:rPr>
              <w:instrText xml:space="preserve"> </w:instrText>
            </w:r>
            <w:r w:rsidRPr="00B90FBE">
              <w:rPr>
                <w:rStyle w:val="Hyperlink"/>
                <w:noProof/>
                <w:sz w:val="32"/>
                <w:szCs w:val="28"/>
                <w:rPrChange w:id="401" w:author="Kai Pa" w:date="2018-05-21T21:31:00Z">
                  <w:rPr>
                    <w:rStyle w:val="Hyperlink"/>
                    <w:noProof/>
                  </w:rPr>
                </w:rPrChange>
              </w:rPr>
            </w:r>
            <w:r w:rsidRPr="00B90FBE">
              <w:rPr>
                <w:rStyle w:val="Hyperlink"/>
                <w:noProof/>
                <w:sz w:val="32"/>
                <w:szCs w:val="28"/>
                <w:rPrChange w:id="402" w:author="Kai Pa" w:date="2018-05-21T21:31:00Z">
                  <w:rPr>
                    <w:rStyle w:val="Hyperlink"/>
                    <w:noProof/>
                  </w:rPr>
                </w:rPrChange>
              </w:rPr>
              <w:fldChar w:fldCharType="separate"/>
            </w:r>
            <w:r w:rsidRPr="00B90FBE">
              <w:rPr>
                <w:rStyle w:val="Hyperlink"/>
                <w:b/>
                <w:noProof/>
                <w:sz w:val="32"/>
                <w:szCs w:val="28"/>
                <w:rPrChange w:id="403" w:author="Kai Pa" w:date="2018-05-21T21:31:00Z">
                  <w:rPr>
                    <w:rStyle w:val="Hyperlink"/>
                    <w:b/>
                    <w:noProof/>
                  </w:rPr>
                </w:rPrChange>
              </w:rPr>
              <w:t>Chương 5: Kiểm thử</w:t>
            </w:r>
            <w:r w:rsidRPr="00B90FBE">
              <w:rPr>
                <w:noProof/>
                <w:webHidden/>
                <w:sz w:val="32"/>
                <w:szCs w:val="28"/>
                <w:rPrChange w:id="404" w:author="Kai Pa" w:date="2018-05-21T21:31:00Z">
                  <w:rPr>
                    <w:noProof/>
                    <w:webHidden/>
                  </w:rPr>
                </w:rPrChange>
              </w:rPr>
              <w:tab/>
            </w:r>
            <w:r w:rsidRPr="00B90FBE">
              <w:rPr>
                <w:noProof/>
                <w:webHidden/>
                <w:sz w:val="32"/>
                <w:szCs w:val="28"/>
                <w:rPrChange w:id="405" w:author="Kai Pa" w:date="2018-05-21T21:31:00Z">
                  <w:rPr>
                    <w:noProof/>
                    <w:webHidden/>
                  </w:rPr>
                </w:rPrChange>
              </w:rPr>
              <w:fldChar w:fldCharType="begin"/>
            </w:r>
            <w:r w:rsidRPr="00B90FBE">
              <w:rPr>
                <w:noProof/>
                <w:webHidden/>
                <w:sz w:val="32"/>
                <w:szCs w:val="28"/>
                <w:rPrChange w:id="406" w:author="Kai Pa" w:date="2018-05-21T21:31:00Z">
                  <w:rPr>
                    <w:noProof/>
                    <w:webHidden/>
                  </w:rPr>
                </w:rPrChange>
              </w:rPr>
              <w:instrText xml:space="preserve"> PAGEREF _Toc514700587 \h </w:instrText>
            </w:r>
            <w:r w:rsidRPr="00B90FBE">
              <w:rPr>
                <w:noProof/>
                <w:webHidden/>
                <w:sz w:val="32"/>
                <w:szCs w:val="28"/>
                <w:rPrChange w:id="407" w:author="Kai Pa" w:date="2018-05-21T21:31:00Z">
                  <w:rPr>
                    <w:noProof/>
                    <w:webHidden/>
                  </w:rPr>
                </w:rPrChange>
              </w:rPr>
            </w:r>
          </w:ins>
          <w:r w:rsidRPr="00B90FBE">
            <w:rPr>
              <w:noProof/>
              <w:webHidden/>
              <w:sz w:val="32"/>
              <w:szCs w:val="28"/>
              <w:rPrChange w:id="408" w:author="Kai Pa" w:date="2018-05-21T21:31:00Z">
                <w:rPr>
                  <w:noProof/>
                  <w:webHidden/>
                </w:rPr>
              </w:rPrChange>
            </w:rPr>
            <w:fldChar w:fldCharType="separate"/>
          </w:r>
          <w:ins w:id="409" w:author="Kai Pa" w:date="2018-05-21T21:14:00Z">
            <w:r w:rsidRPr="00B90FBE">
              <w:rPr>
                <w:noProof/>
                <w:webHidden/>
                <w:sz w:val="32"/>
                <w:szCs w:val="28"/>
                <w:rPrChange w:id="410" w:author="Kai Pa" w:date="2018-05-21T21:31:00Z">
                  <w:rPr>
                    <w:noProof/>
                    <w:webHidden/>
                  </w:rPr>
                </w:rPrChange>
              </w:rPr>
              <w:t>46</w:t>
            </w:r>
            <w:r w:rsidRPr="00B90FBE">
              <w:rPr>
                <w:noProof/>
                <w:webHidden/>
                <w:sz w:val="32"/>
                <w:szCs w:val="28"/>
                <w:rPrChange w:id="411" w:author="Kai Pa" w:date="2018-05-21T21:31:00Z">
                  <w:rPr>
                    <w:noProof/>
                    <w:webHidden/>
                  </w:rPr>
                </w:rPrChange>
              </w:rPr>
              <w:fldChar w:fldCharType="end"/>
            </w:r>
            <w:r w:rsidRPr="00B90FBE">
              <w:rPr>
                <w:rStyle w:val="Hyperlink"/>
                <w:noProof/>
                <w:sz w:val="32"/>
                <w:szCs w:val="28"/>
                <w:rPrChange w:id="412" w:author="Kai Pa" w:date="2018-05-21T21:31:00Z">
                  <w:rPr>
                    <w:rStyle w:val="Hyperlink"/>
                    <w:noProof/>
                  </w:rPr>
                </w:rPrChange>
              </w:rPr>
              <w:fldChar w:fldCharType="end"/>
            </w:r>
          </w:ins>
        </w:p>
        <w:p w14:paraId="40A9A81C" w14:textId="3EFB59C3" w:rsidR="001678FD" w:rsidRPr="00B90FBE" w:rsidRDefault="001678FD">
          <w:pPr>
            <w:pStyle w:val="TOC1"/>
            <w:tabs>
              <w:tab w:val="right" w:leader="dot" w:pos="9350"/>
            </w:tabs>
            <w:rPr>
              <w:ins w:id="413" w:author="Kai Pa" w:date="2018-05-21T21:14:00Z"/>
              <w:rFonts w:eastAsiaTheme="minorEastAsia"/>
              <w:noProof/>
              <w:sz w:val="32"/>
              <w:szCs w:val="28"/>
              <w:rPrChange w:id="414" w:author="Kai Pa" w:date="2018-05-21T21:31:00Z">
                <w:rPr>
                  <w:ins w:id="415" w:author="Kai Pa" w:date="2018-05-21T21:14:00Z"/>
                  <w:rFonts w:eastAsiaTheme="minorEastAsia"/>
                  <w:noProof/>
                </w:rPr>
              </w:rPrChange>
            </w:rPr>
          </w:pPr>
          <w:ins w:id="416" w:author="Kai Pa" w:date="2018-05-21T21:14:00Z">
            <w:r w:rsidRPr="00B90FBE">
              <w:rPr>
                <w:rStyle w:val="Hyperlink"/>
                <w:noProof/>
                <w:sz w:val="32"/>
                <w:szCs w:val="28"/>
                <w:rPrChange w:id="417" w:author="Kai Pa" w:date="2018-05-21T21:31:00Z">
                  <w:rPr>
                    <w:rStyle w:val="Hyperlink"/>
                    <w:noProof/>
                  </w:rPr>
                </w:rPrChange>
              </w:rPr>
              <w:fldChar w:fldCharType="begin"/>
            </w:r>
            <w:r w:rsidRPr="00B90FBE">
              <w:rPr>
                <w:rStyle w:val="Hyperlink"/>
                <w:noProof/>
                <w:sz w:val="32"/>
                <w:szCs w:val="28"/>
                <w:rPrChange w:id="418" w:author="Kai Pa" w:date="2018-05-21T21:31:00Z">
                  <w:rPr>
                    <w:rStyle w:val="Hyperlink"/>
                    <w:noProof/>
                  </w:rPr>
                </w:rPrChange>
              </w:rPr>
              <w:instrText xml:space="preserve"> </w:instrText>
            </w:r>
            <w:r w:rsidRPr="00B90FBE">
              <w:rPr>
                <w:noProof/>
                <w:sz w:val="32"/>
                <w:szCs w:val="28"/>
                <w:rPrChange w:id="419" w:author="Kai Pa" w:date="2018-05-21T21:31:00Z">
                  <w:rPr>
                    <w:noProof/>
                  </w:rPr>
                </w:rPrChange>
              </w:rPr>
              <w:instrText>HYPERLINK \l "_Toc514700588"</w:instrText>
            </w:r>
            <w:r w:rsidRPr="00B90FBE">
              <w:rPr>
                <w:rStyle w:val="Hyperlink"/>
                <w:noProof/>
                <w:sz w:val="32"/>
                <w:szCs w:val="28"/>
                <w:rPrChange w:id="420" w:author="Kai Pa" w:date="2018-05-21T21:31:00Z">
                  <w:rPr>
                    <w:rStyle w:val="Hyperlink"/>
                    <w:noProof/>
                  </w:rPr>
                </w:rPrChange>
              </w:rPr>
              <w:instrText xml:space="preserve"> </w:instrText>
            </w:r>
            <w:r w:rsidRPr="00B90FBE">
              <w:rPr>
                <w:rStyle w:val="Hyperlink"/>
                <w:noProof/>
                <w:sz w:val="32"/>
                <w:szCs w:val="28"/>
                <w:rPrChange w:id="421" w:author="Kai Pa" w:date="2018-05-21T21:31:00Z">
                  <w:rPr>
                    <w:rStyle w:val="Hyperlink"/>
                    <w:noProof/>
                  </w:rPr>
                </w:rPrChange>
              </w:rPr>
            </w:r>
            <w:r w:rsidRPr="00B90FBE">
              <w:rPr>
                <w:rStyle w:val="Hyperlink"/>
                <w:noProof/>
                <w:sz w:val="32"/>
                <w:szCs w:val="28"/>
                <w:rPrChange w:id="422" w:author="Kai Pa" w:date="2018-05-21T21:31:00Z">
                  <w:rPr>
                    <w:rStyle w:val="Hyperlink"/>
                    <w:noProof/>
                  </w:rPr>
                </w:rPrChange>
              </w:rPr>
              <w:fldChar w:fldCharType="separate"/>
            </w:r>
            <w:r w:rsidRPr="00B90FBE">
              <w:rPr>
                <w:rStyle w:val="Hyperlink"/>
                <w:b/>
                <w:noProof/>
                <w:sz w:val="32"/>
                <w:szCs w:val="28"/>
                <w:rPrChange w:id="423" w:author="Kai Pa" w:date="2018-05-21T21:31:00Z">
                  <w:rPr>
                    <w:rStyle w:val="Hyperlink"/>
                    <w:b/>
                    <w:noProof/>
                  </w:rPr>
                </w:rPrChange>
              </w:rPr>
              <w:t>Chương 6: Kết luận</w:t>
            </w:r>
            <w:r w:rsidRPr="00B90FBE">
              <w:rPr>
                <w:noProof/>
                <w:webHidden/>
                <w:sz w:val="32"/>
                <w:szCs w:val="28"/>
                <w:rPrChange w:id="424" w:author="Kai Pa" w:date="2018-05-21T21:31:00Z">
                  <w:rPr>
                    <w:noProof/>
                    <w:webHidden/>
                  </w:rPr>
                </w:rPrChange>
              </w:rPr>
              <w:tab/>
            </w:r>
            <w:r w:rsidRPr="00B90FBE">
              <w:rPr>
                <w:noProof/>
                <w:webHidden/>
                <w:sz w:val="32"/>
                <w:szCs w:val="28"/>
                <w:rPrChange w:id="425" w:author="Kai Pa" w:date="2018-05-21T21:31:00Z">
                  <w:rPr>
                    <w:noProof/>
                    <w:webHidden/>
                  </w:rPr>
                </w:rPrChange>
              </w:rPr>
              <w:fldChar w:fldCharType="begin"/>
            </w:r>
            <w:r w:rsidRPr="00B90FBE">
              <w:rPr>
                <w:noProof/>
                <w:webHidden/>
                <w:sz w:val="32"/>
                <w:szCs w:val="28"/>
                <w:rPrChange w:id="426" w:author="Kai Pa" w:date="2018-05-21T21:31:00Z">
                  <w:rPr>
                    <w:noProof/>
                    <w:webHidden/>
                  </w:rPr>
                </w:rPrChange>
              </w:rPr>
              <w:instrText xml:space="preserve"> PAGEREF _Toc514700588 \h </w:instrText>
            </w:r>
            <w:r w:rsidRPr="00B90FBE">
              <w:rPr>
                <w:noProof/>
                <w:webHidden/>
                <w:sz w:val="32"/>
                <w:szCs w:val="28"/>
                <w:rPrChange w:id="427" w:author="Kai Pa" w:date="2018-05-21T21:31:00Z">
                  <w:rPr>
                    <w:noProof/>
                    <w:webHidden/>
                  </w:rPr>
                </w:rPrChange>
              </w:rPr>
            </w:r>
          </w:ins>
          <w:r w:rsidRPr="00B90FBE">
            <w:rPr>
              <w:noProof/>
              <w:webHidden/>
              <w:sz w:val="32"/>
              <w:szCs w:val="28"/>
              <w:rPrChange w:id="428" w:author="Kai Pa" w:date="2018-05-21T21:31:00Z">
                <w:rPr>
                  <w:noProof/>
                  <w:webHidden/>
                </w:rPr>
              </w:rPrChange>
            </w:rPr>
            <w:fldChar w:fldCharType="separate"/>
          </w:r>
          <w:ins w:id="429" w:author="Kai Pa" w:date="2018-05-21T21:14:00Z">
            <w:r w:rsidRPr="00B90FBE">
              <w:rPr>
                <w:noProof/>
                <w:webHidden/>
                <w:sz w:val="32"/>
                <w:szCs w:val="28"/>
                <w:rPrChange w:id="430" w:author="Kai Pa" w:date="2018-05-21T21:31:00Z">
                  <w:rPr>
                    <w:noProof/>
                    <w:webHidden/>
                  </w:rPr>
                </w:rPrChange>
              </w:rPr>
              <w:t>46</w:t>
            </w:r>
            <w:r w:rsidRPr="00B90FBE">
              <w:rPr>
                <w:noProof/>
                <w:webHidden/>
                <w:sz w:val="32"/>
                <w:szCs w:val="28"/>
                <w:rPrChange w:id="431" w:author="Kai Pa" w:date="2018-05-21T21:31:00Z">
                  <w:rPr>
                    <w:noProof/>
                    <w:webHidden/>
                  </w:rPr>
                </w:rPrChange>
              </w:rPr>
              <w:fldChar w:fldCharType="end"/>
            </w:r>
            <w:r w:rsidRPr="00B90FBE">
              <w:rPr>
                <w:rStyle w:val="Hyperlink"/>
                <w:noProof/>
                <w:sz w:val="32"/>
                <w:szCs w:val="28"/>
                <w:rPrChange w:id="432" w:author="Kai Pa" w:date="2018-05-21T21:31:00Z">
                  <w:rPr>
                    <w:rStyle w:val="Hyperlink"/>
                    <w:noProof/>
                  </w:rPr>
                </w:rPrChange>
              </w:rPr>
              <w:fldChar w:fldCharType="end"/>
            </w:r>
          </w:ins>
        </w:p>
        <w:p w14:paraId="47A30C85" w14:textId="2110989A" w:rsidR="001678FD" w:rsidRPr="00B90FBE" w:rsidRDefault="001678FD">
          <w:pPr>
            <w:pStyle w:val="TOC1"/>
            <w:tabs>
              <w:tab w:val="right" w:leader="dot" w:pos="9350"/>
            </w:tabs>
            <w:rPr>
              <w:ins w:id="433" w:author="Kai Pa" w:date="2018-05-21T21:14:00Z"/>
              <w:rFonts w:eastAsiaTheme="minorEastAsia"/>
              <w:noProof/>
              <w:sz w:val="32"/>
              <w:szCs w:val="28"/>
              <w:rPrChange w:id="434" w:author="Kai Pa" w:date="2018-05-21T21:31:00Z">
                <w:rPr>
                  <w:ins w:id="435" w:author="Kai Pa" w:date="2018-05-21T21:14:00Z"/>
                  <w:rFonts w:eastAsiaTheme="minorEastAsia"/>
                  <w:noProof/>
                </w:rPr>
              </w:rPrChange>
            </w:rPr>
          </w:pPr>
          <w:ins w:id="436" w:author="Kai Pa" w:date="2018-05-21T21:14:00Z">
            <w:r w:rsidRPr="00B90FBE">
              <w:rPr>
                <w:rStyle w:val="Hyperlink"/>
                <w:noProof/>
                <w:sz w:val="32"/>
                <w:szCs w:val="28"/>
                <w:rPrChange w:id="437" w:author="Kai Pa" w:date="2018-05-21T21:31:00Z">
                  <w:rPr>
                    <w:rStyle w:val="Hyperlink"/>
                    <w:noProof/>
                  </w:rPr>
                </w:rPrChange>
              </w:rPr>
              <w:fldChar w:fldCharType="begin"/>
            </w:r>
            <w:r w:rsidRPr="00B90FBE">
              <w:rPr>
                <w:rStyle w:val="Hyperlink"/>
                <w:noProof/>
                <w:sz w:val="32"/>
                <w:szCs w:val="28"/>
                <w:rPrChange w:id="438" w:author="Kai Pa" w:date="2018-05-21T21:31:00Z">
                  <w:rPr>
                    <w:rStyle w:val="Hyperlink"/>
                    <w:noProof/>
                  </w:rPr>
                </w:rPrChange>
              </w:rPr>
              <w:instrText xml:space="preserve"> </w:instrText>
            </w:r>
            <w:r w:rsidRPr="00B90FBE">
              <w:rPr>
                <w:noProof/>
                <w:sz w:val="32"/>
                <w:szCs w:val="28"/>
                <w:rPrChange w:id="439" w:author="Kai Pa" w:date="2018-05-21T21:31:00Z">
                  <w:rPr>
                    <w:noProof/>
                  </w:rPr>
                </w:rPrChange>
              </w:rPr>
              <w:instrText>HYPERLINK \l "_Toc514700589"</w:instrText>
            </w:r>
            <w:r w:rsidRPr="00B90FBE">
              <w:rPr>
                <w:rStyle w:val="Hyperlink"/>
                <w:noProof/>
                <w:sz w:val="32"/>
                <w:szCs w:val="28"/>
                <w:rPrChange w:id="440" w:author="Kai Pa" w:date="2018-05-21T21:31:00Z">
                  <w:rPr>
                    <w:rStyle w:val="Hyperlink"/>
                    <w:noProof/>
                  </w:rPr>
                </w:rPrChange>
              </w:rPr>
              <w:instrText xml:space="preserve"> </w:instrText>
            </w:r>
            <w:r w:rsidRPr="00B90FBE">
              <w:rPr>
                <w:rStyle w:val="Hyperlink"/>
                <w:noProof/>
                <w:sz w:val="32"/>
                <w:szCs w:val="28"/>
                <w:rPrChange w:id="441" w:author="Kai Pa" w:date="2018-05-21T21:31:00Z">
                  <w:rPr>
                    <w:rStyle w:val="Hyperlink"/>
                    <w:noProof/>
                  </w:rPr>
                </w:rPrChange>
              </w:rPr>
            </w:r>
            <w:r w:rsidRPr="00B90FBE">
              <w:rPr>
                <w:rStyle w:val="Hyperlink"/>
                <w:noProof/>
                <w:sz w:val="32"/>
                <w:szCs w:val="28"/>
                <w:rPrChange w:id="442" w:author="Kai Pa" w:date="2018-05-21T21:31:00Z">
                  <w:rPr>
                    <w:rStyle w:val="Hyperlink"/>
                    <w:noProof/>
                  </w:rPr>
                </w:rPrChange>
              </w:rPr>
              <w:fldChar w:fldCharType="separate"/>
            </w:r>
            <w:r w:rsidRPr="00B90FBE">
              <w:rPr>
                <w:rStyle w:val="Hyperlink"/>
                <w:b/>
                <w:noProof/>
                <w:sz w:val="32"/>
                <w:szCs w:val="28"/>
                <w:rPrChange w:id="443" w:author="Kai Pa" w:date="2018-05-21T21:31:00Z">
                  <w:rPr>
                    <w:rStyle w:val="Hyperlink"/>
                    <w:b/>
                    <w:noProof/>
                  </w:rPr>
                </w:rPrChange>
              </w:rPr>
              <w:t>Tài liệu tham khảo</w:t>
            </w:r>
            <w:r w:rsidRPr="00B90FBE">
              <w:rPr>
                <w:noProof/>
                <w:webHidden/>
                <w:sz w:val="32"/>
                <w:szCs w:val="28"/>
                <w:rPrChange w:id="444" w:author="Kai Pa" w:date="2018-05-21T21:31:00Z">
                  <w:rPr>
                    <w:noProof/>
                    <w:webHidden/>
                  </w:rPr>
                </w:rPrChange>
              </w:rPr>
              <w:tab/>
            </w:r>
            <w:r w:rsidRPr="00B90FBE">
              <w:rPr>
                <w:noProof/>
                <w:webHidden/>
                <w:sz w:val="32"/>
                <w:szCs w:val="28"/>
                <w:rPrChange w:id="445" w:author="Kai Pa" w:date="2018-05-21T21:31:00Z">
                  <w:rPr>
                    <w:noProof/>
                    <w:webHidden/>
                  </w:rPr>
                </w:rPrChange>
              </w:rPr>
              <w:fldChar w:fldCharType="begin"/>
            </w:r>
            <w:r w:rsidRPr="00B90FBE">
              <w:rPr>
                <w:noProof/>
                <w:webHidden/>
                <w:sz w:val="32"/>
                <w:szCs w:val="28"/>
                <w:rPrChange w:id="446" w:author="Kai Pa" w:date="2018-05-21T21:31:00Z">
                  <w:rPr>
                    <w:noProof/>
                    <w:webHidden/>
                  </w:rPr>
                </w:rPrChange>
              </w:rPr>
              <w:instrText xml:space="preserve"> PAGEREF _Toc514700589 \h </w:instrText>
            </w:r>
            <w:r w:rsidRPr="00B90FBE">
              <w:rPr>
                <w:noProof/>
                <w:webHidden/>
                <w:sz w:val="32"/>
                <w:szCs w:val="28"/>
                <w:rPrChange w:id="447" w:author="Kai Pa" w:date="2018-05-21T21:31:00Z">
                  <w:rPr>
                    <w:noProof/>
                    <w:webHidden/>
                  </w:rPr>
                </w:rPrChange>
              </w:rPr>
            </w:r>
          </w:ins>
          <w:r w:rsidRPr="00B90FBE">
            <w:rPr>
              <w:noProof/>
              <w:webHidden/>
              <w:sz w:val="32"/>
              <w:szCs w:val="28"/>
              <w:rPrChange w:id="448" w:author="Kai Pa" w:date="2018-05-21T21:31:00Z">
                <w:rPr>
                  <w:noProof/>
                  <w:webHidden/>
                </w:rPr>
              </w:rPrChange>
            </w:rPr>
            <w:fldChar w:fldCharType="separate"/>
          </w:r>
          <w:ins w:id="449" w:author="Kai Pa" w:date="2018-05-21T21:14:00Z">
            <w:r w:rsidRPr="00B90FBE">
              <w:rPr>
                <w:noProof/>
                <w:webHidden/>
                <w:sz w:val="32"/>
                <w:szCs w:val="28"/>
                <w:rPrChange w:id="450" w:author="Kai Pa" w:date="2018-05-21T21:31:00Z">
                  <w:rPr>
                    <w:noProof/>
                    <w:webHidden/>
                  </w:rPr>
                </w:rPrChange>
              </w:rPr>
              <w:t>46</w:t>
            </w:r>
            <w:r w:rsidRPr="00B90FBE">
              <w:rPr>
                <w:noProof/>
                <w:webHidden/>
                <w:sz w:val="32"/>
                <w:szCs w:val="28"/>
                <w:rPrChange w:id="451" w:author="Kai Pa" w:date="2018-05-21T21:31:00Z">
                  <w:rPr>
                    <w:noProof/>
                    <w:webHidden/>
                  </w:rPr>
                </w:rPrChange>
              </w:rPr>
              <w:fldChar w:fldCharType="end"/>
            </w:r>
            <w:r w:rsidRPr="00B90FBE">
              <w:rPr>
                <w:rStyle w:val="Hyperlink"/>
                <w:noProof/>
                <w:sz w:val="32"/>
                <w:szCs w:val="28"/>
                <w:rPrChange w:id="452" w:author="Kai Pa" w:date="2018-05-21T21:31:00Z">
                  <w:rPr>
                    <w:rStyle w:val="Hyperlink"/>
                    <w:noProof/>
                  </w:rPr>
                </w:rPrChange>
              </w:rPr>
              <w:fldChar w:fldCharType="end"/>
            </w:r>
          </w:ins>
        </w:p>
        <w:p w14:paraId="6B7B3937" w14:textId="7BBE8E59" w:rsidR="009D0AD2" w:rsidRPr="00B90FBE" w:rsidDel="00FE3BDF" w:rsidRDefault="009D0AD2">
          <w:pPr>
            <w:pStyle w:val="TOC2"/>
            <w:tabs>
              <w:tab w:val="right" w:leader="dot" w:pos="9350"/>
            </w:tabs>
            <w:rPr>
              <w:del w:id="453" w:author="Kai Pa" w:date="2018-05-21T21:00:00Z"/>
              <w:rFonts w:eastAsiaTheme="minorEastAsia"/>
              <w:noProof/>
              <w:sz w:val="32"/>
              <w:szCs w:val="28"/>
              <w:rPrChange w:id="454" w:author="Kai Pa" w:date="2018-05-21T21:31:00Z">
                <w:rPr>
                  <w:del w:id="455" w:author="Kai Pa" w:date="2018-05-21T21:00:00Z"/>
                  <w:rFonts w:eastAsiaTheme="minorEastAsia"/>
                  <w:noProof/>
                </w:rPr>
              </w:rPrChange>
            </w:rPr>
          </w:pPr>
          <w:del w:id="456" w:author="Kai Pa" w:date="2018-05-21T21:00:00Z">
            <w:r w:rsidRPr="00B90FBE" w:rsidDel="00FE3BDF">
              <w:rPr>
                <w:noProof/>
                <w:sz w:val="32"/>
                <w:szCs w:val="28"/>
                <w:rPrChange w:id="457" w:author="Kai Pa" w:date="2018-05-21T21:31:00Z">
                  <w:rPr>
                    <w:rStyle w:val="Hyperlink"/>
                    <w:b/>
                    <w:noProof/>
                  </w:rPr>
                </w:rPrChange>
              </w:rPr>
              <w:delText>Phân công công việc &amp; tiến độ</w:delText>
            </w:r>
            <w:r w:rsidRPr="00B90FBE" w:rsidDel="00FE3BDF">
              <w:rPr>
                <w:noProof/>
                <w:webHidden/>
                <w:sz w:val="32"/>
                <w:szCs w:val="28"/>
                <w:rPrChange w:id="458" w:author="Kai Pa" w:date="2018-05-21T21:31:00Z">
                  <w:rPr>
                    <w:noProof/>
                    <w:webHidden/>
                  </w:rPr>
                </w:rPrChange>
              </w:rPr>
              <w:tab/>
              <w:delText>3</w:delText>
            </w:r>
          </w:del>
        </w:p>
        <w:p w14:paraId="714EF162" w14:textId="6CD7C2C5" w:rsidR="009D0AD2" w:rsidRPr="00B90FBE" w:rsidDel="00FE3BDF" w:rsidRDefault="009D0AD2">
          <w:pPr>
            <w:pStyle w:val="TOC1"/>
            <w:tabs>
              <w:tab w:val="right" w:leader="dot" w:pos="9350"/>
            </w:tabs>
            <w:rPr>
              <w:del w:id="459" w:author="Kai Pa" w:date="2018-05-21T21:00:00Z"/>
              <w:noProof/>
              <w:sz w:val="32"/>
              <w:szCs w:val="28"/>
              <w:rPrChange w:id="460" w:author="Kai Pa" w:date="2018-05-21T21:31:00Z">
                <w:rPr>
                  <w:del w:id="461" w:author="Kai Pa" w:date="2018-05-21T21:00:00Z"/>
                  <w:noProof/>
                </w:rPr>
              </w:rPrChange>
            </w:rPr>
          </w:pPr>
          <w:del w:id="462" w:author="Kai Pa" w:date="2018-05-21T21:00:00Z">
            <w:r w:rsidRPr="00B90FBE" w:rsidDel="00FE3BDF">
              <w:rPr>
                <w:noProof/>
                <w:sz w:val="32"/>
                <w:szCs w:val="28"/>
                <w:rPrChange w:id="463" w:author="Kai Pa" w:date="2018-05-21T21:31:00Z">
                  <w:rPr>
                    <w:rStyle w:val="Hyperlink"/>
                    <w:b/>
                    <w:noProof/>
                  </w:rPr>
                </w:rPrChange>
              </w:rPr>
              <w:delText>Chương 1: Hiện trạng</w:delText>
            </w:r>
            <w:r w:rsidRPr="00B90FBE" w:rsidDel="00FE3BDF">
              <w:rPr>
                <w:noProof/>
                <w:webHidden/>
                <w:sz w:val="32"/>
                <w:szCs w:val="28"/>
                <w:rPrChange w:id="464" w:author="Kai Pa" w:date="2018-05-21T21:31:00Z">
                  <w:rPr>
                    <w:noProof/>
                    <w:webHidden/>
                  </w:rPr>
                </w:rPrChange>
              </w:rPr>
              <w:tab/>
              <w:delText>4</w:delText>
            </w:r>
          </w:del>
        </w:p>
        <w:p w14:paraId="7C8F26EC" w14:textId="77F960EB" w:rsidR="009D0AD2" w:rsidRPr="00B90FBE" w:rsidDel="00FE3BDF" w:rsidRDefault="009D0AD2">
          <w:pPr>
            <w:pStyle w:val="TOC2"/>
            <w:tabs>
              <w:tab w:val="right" w:leader="dot" w:pos="9350"/>
            </w:tabs>
            <w:rPr>
              <w:del w:id="465" w:author="Kai Pa" w:date="2018-05-21T21:00:00Z"/>
              <w:rFonts w:eastAsiaTheme="minorEastAsia"/>
              <w:noProof/>
              <w:sz w:val="32"/>
              <w:szCs w:val="28"/>
              <w:rPrChange w:id="466" w:author="Kai Pa" w:date="2018-05-21T21:31:00Z">
                <w:rPr>
                  <w:del w:id="467" w:author="Kai Pa" w:date="2018-05-21T21:00:00Z"/>
                  <w:rFonts w:eastAsiaTheme="minorEastAsia"/>
                  <w:noProof/>
                </w:rPr>
              </w:rPrChange>
            </w:rPr>
          </w:pPr>
          <w:del w:id="468" w:author="Kai Pa" w:date="2018-05-21T21:00:00Z">
            <w:r w:rsidRPr="00B90FBE" w:rsidDel="00FE3BDF">
              <w:rPr>
                <w:noProof/>
                <w:sz w:val="32"/>
                <w:szCs w:val="28"/>
                <w:rPrChange w:id="469" w:author="Kai Pa" w:date="2018-05-21T21:31:00Z">
                  <w:rPr>
                    <w:rStyle w:val="Hyperlink"/>
                    <w:noProof/>
                  </w:rPr>
                </w:rPrChange>
              </w:rPr>
              <w:delText>1.1. Hiện trạng tổ chức</w:delText>
            </w:r>
            <w:r w:rsidRPr="00B90FBE" w:rsidDel="00FE3BDF">
              <w:rPr>
                <w:noProof/>
                <w:webHidden/>
                <w:sz w:val="32"/>
                <w:szCs w:val="28"/>
                <w:rPrChange w:id="470" w:author="Kai Pa" w:date="2018-05-21T21:31:00Z">
                  <w:rPr>
                    <w:noProof/>
                    <w:webHidden/>
                  </w:rPr>
                </w:rPrChange>
              </w:rPr>
              <w:tab/>
              <w:delText>4</w:delText>
            </w:r>
          </w:del>
        </w:p>
        <w:p w14:paraId="1AD52259" w14:textId="238B3524" w:rsidR="009D0AD2" w:rsidRPr="00B90FBE" w:rsidDel="00FE3BDF" w:rsidRDefault="009D0AD2">
          <w:pPr>
            <w:pStyle w:val="TOC2"/>
            <w:tabs>
              <w:tab w:val="right" w:leader="dot" w:pos="9350"/>
            </w:tabs>
            <w:rPr>
              <w:del w:id="471" w:author="Kai Pa" w:date="2018-05-21T21:00:00Z"/>
              <w:rFonts w:eastAsiaTheme="minorEastAsia"/>
              <w:noProof/>
              <w:sz w:val="32"/>
              <w:szCs w:val="28"/>
              <w:rPrChange w:id="472" w:author="Kai Pa" w:date="2018-05-21T21:31:00Z">
                <w:rPr>
                  <w:del w:id="473" w:author="Kai Pa" w:date="2018-05-21T21:00:00Z"/>
                  <w:rFonts w:eastAsiaTheme="minorEastAsia"/>
                  <w:noProof/>
                </w:rPr>
              </w:rPrChange>
            </w:rPr>
          </w:pPr>
          <w:del w:id="474" w:author="Kai Pa" w:date="2018-05-21T21:00:00Z">
            <w:r w:rsidRPr="00B90FBE" w:rsidDel="00FE3BDF">
              <w:rPr>
                <w:noProof/>
                <w:sz w:val="32"/>
                <w:szCs w:val="28"/>
                <w:rPrChange w:id="475" w:author="Kai Pa" w:date="2018-05-21T21:31:00Z">
                  <w:rPr>
                    <w:rStyle w:val="Hyperlink"/>
                    <w:noProof/>
                  </w:rPr>
                </w:rPrChange>
              </w:rPr>
              <w:delText>1.2. Hiện trạng nghiệp vụ (chức năng &amp; phi chức năng)</w:delText>
            </w:r>
            <w:r w:rsidRPr="00B90FBE" w:rsidDel="00FE3BDF">
              <w:rPr>
                <w:noProof/>
                <w:webHidden/>
                <w:sz w:val="32"/>
                <w:szCs w:val="28"/>
                <w:rPrChange w:id="476" w:author="Kai Pa" w:date="2018-05-21T21:31:00Z">
                  <w:rPr>
                    <w:noProof/>
                    <w:webHidden/>
                  </w:rPr>
                </w:rPrChange>
              </w:rPr>
              <w:tab/>
              <w:delText>5</w:delText>
            </w:r>
          </w:del>
        </w:p>
        <w:p w14:paraId="7D93787C" w14:textId="68C6F72A" w:rsidR="009D0AD2" w:rsidRPr="00B90FBE" w:rsidDel="00FE3BDF" w:rsidRDefault="009D0AD2">
          <w:pPr>
            <w:pStyle w:val="TOC2"/>
            <w:tabs>
              <w:tab w:val="right" w:leader="dot" w:pos="9350"/>
            </w:tabs>
            <w:rPr>
              <w:del w:id="477" w:author="Kai Pa" w:date="2018-05-21T21:00:00Z"/>
              <w:rFonts w:eastAsiaTheme="minorEastAsia"/>
              <w:noProof/>
              <w:sz w:val="32"/>
              <w:szCs w:val="28"/>
              <w:rPrChange w:id="478" w:author="Kai Pa" w:date="2018-05-21T21:31:00Z">
                <w:rPr>
                  <w:del w:id="479" w:author="Kai Pa" w:date="2018-05-21T21:00:00Z"/>
                  <w:rFonts w:eastAsiaTheme="minorEastAsia"/>
                  <w:noProof/>
                </w:rPr>
              </w:rPrChange>
            </w:rPr>
          </w:pPr>
          <w:del w:id="480" w:author="Kai Pa" w:date="2018-05-21T21:00:00Z">
            <w:r w:rsidRPr="00B90FBE" w:rsidDel="00FE3BDF">
              <w:rPr>
                <w:noProof/>
                <w:sz w:val="32"/>
                <w:szCs w:val="28"/>
                <w:rPrChange w:id="481" w:author="Kai Pa" w:date="2018-05-21T21:31:00Z">
                  <w:rPr>
                    <w:rStyle w:val="Hyperlink"/>
                    <w:noProof/>
                  </w:rPr>
                </w:rPrChange>
              </w:rPr>
              <w:delText>1.3. Hiện trạng tin học (phần cứng, phần mềm, con người)</w:delText>
            </w:r>
            <w:r w:rsidRPr="00B90FBE" w:rsidDel="00FE3BDF">
              <w:rPr>
                <w:noProof/>
                <w:webHidden/>
                <w:sz w:val="32"/>
                <w:szCs w:val="28"/>
                <w:rPrChange w:id="482" w:author="Kai Pa" w:date="2018-05-21T21:31:00Z">
                  <w:rPr>
                    <w:noProof/>
                    <w:webHidden/>
                  </w:rPr>
                </w:rPrChange>
              </w:rPr>
              <w:tab/>
              <w:delText>7</w:delText>
            </w:r>
          </w:del>
        </w:p>
        <w:p w14:paraId="1D822A2E" w14:textId="712B3606" w:rsidR="009D0AD2" w:rsidRPr="00B90FBE" w:rsidDel="00FE3BDF" w:rsidRDefault="009D0AD2">
          <w:pPr>
            <w:pStyle w:val="TOC1"/>
            <w:tabs>
              <w:tab w:val="right" w:leader="dot" w:pos="9350"/>
            </w:tabs>
            <w:rPr>
              <w:del w:id="483" w:author="Kai Pa" w:date="2018-05-21T21:00:00Z"/>
              <w:noProof/>
              <w:sz w:val="32"/>
              <w:szCs w:val="28"/>
              <w:rPrChange w:id="484" w:author="Kai Pa" w:date="2018-05-21T21:31:00Z">
                <w:rPr>
                  <w:del w:id="485" w:author="Kai Pa" w:date="2018-05-21T21:00:00Z"/>
                  <w:noProof/>
                </w:rPr>
              </w:rPrChange>
            </w:rPr>
          </w:pPr>
          <w:del w:id="486" w:author="Kai Pa" w:date="2018-05-21T21:00:00Z">
            <w:r w:rsidRPr="00B90FBE" w:rsidDel="00FE3BDF">
              <w:rPr>
                <w:noProof/>
                <w:sz w:val="32"/>
                <w:szCs w:val="28"/>
                <w:rPrChange w:id="487" w:author="Kai Pa" w:date="2018-05-21T21:31:00Z">
                  <w:rPr>
                    <w:rStyle w:val="Hyperlink"/>
                    <w:b/>
                    <w:noProof/>
                  </w:rPr>
                </w:rPrChange>
              </w:rPr>
              <w:delText>Chương 2: Phân tích</w:delText>
            </w:r>
            <w:r w:rsidRPr="00B90FBE" w:rsidDel="00FE3BDF">
              <w:rPr>
                <w:noProof/>
                <w:webHidden/>
                <w:sz w:val="32"/>
                <w:szCs w:val="28"/>
                <w:rPrChange w:id="488" w:author="Kai Pa" w:date="2018-05-21T21:31:00Z">
                  <w:rPr>
                    <w:noProof/>
                    <w:webHidden/>
                  </w:rPr>
                </w:rPrChange>
              </w:rPr>
              <w:tab/>
              <w:delText>8</w:delText>
            </w:r>
          </w:del>
        </w:p>
        <w:p w14:paraId="2598E760" w14:textId="04D4EC36" w:rsidR="009D0AD2" w:rsidRPr="00B90FBE" w:rsidDel="00FE3BDF" w:rsidRDefault="009D0AD2">
          <w:pPr>
            <w:pStyle w:val="TOC2"/>
            <w:tabs>
              <w:tab w:val="left" w:pos="660"/>
              <w:tab w:val="right" w:leader="dot" w:pos="9350"/>
            </w:tabs>
            <w:rPr>
              <w:del w:id="489" w:author="Kai Pa" w:date="2018-05-21T21:00:00Z"/>
              <w:rFonts w:eastAsiaTheme="minorEastAsia"/>
              <w:noProof/>
              <w:sz w:val="32"/>
              <w:szCs w:val="28"/>
              <w:rPrChange w:id="490" w:author="Kai Pa" w:date="2018-05-21T21:31:00Z">
                <w:rPr>
                  <w:del w:id="491" w:author="Kai Pa" w:date="2018-05-21T21:00:00Z"/>
                  <w:rFonts w:eastAsiaTheme="minorEastAsia"/>
                  <w:noProof/>
                </w:rPr>
              </w:rPrChange>
            </w:rPr>
          </w:pPr>
          <w:del w:id="492" w:author="Kai Pa" w:date="2018-05-21T21:00:00Z">
            <w:r w:rsidRPr="00B90FBE" w:rsidDel="00FE3BDF">
              <w:rPr>
                <w:noProof/>
                <w:sz w:val="32"/>
                <w:szCs w:val="28"/>
                <w:rPrChange w:id="493" w:author="Kai Pa" w:date="2018-05-21T21:31:00Z">
                  <w:rPr>
                    <w:rStyle w:val="Hyperlink"/>
                    <w:noProof/>
                  </w:rPr>
                </w:rPrChange>
              </w:rPr>
              <w:delText>1.</w:delText>
            </w:r>
            <w:r w:rsidRPr="00B90FBE" w:rsidDel="00FE3BDF">
              <w:rPr>
                <w:rFonts w:eastAsiaTheme="minorEastAsia"/>
                <w:noProof/>
                <w:sz w:val="32"/>
                <w:szCs w:val="28"/>
                <w:rPrChange w:id="494" w:author="Kai Pa" w:date="2018-05-21T21:31:00Z">
                  <w:rPr>
                    <w:rFonts w:eastAsiaTheme="minorEastAsia"/>
                    <w:noProof/>
                  </w:rPr>
                </w:rPrChange>
              </w:rPr>
              <w:tab/>
            </w:r>
            <w:r w:rsidRPr="00B90FBE" w:rsidDel="00FE3BDF">
              <w:rPr>
                <w:noProof/>
                <w:sz w:val="32"/>
                <w:szCs w:val="28"/>
                <w:rPrChange w:id="495" w:author="Kai Pa" w:date="2018-05-21T21:31:00Z">
                  <w:rPr>
                    <w:rStyle w:val="Hyperlink"/>
                    <w:noProof/>
                  </w:rPr>
                </w:rPrChange>
              </w:rPr>
              <w:delText>Lược đồ phân chức năng (FDD)</w:delText>
            </w:r>
            <w:r w:rsidRPr="00B90FBE" w:rsidDel="00FE3BDF">
              <w:rPr>
                <w:noProof/>
                <w:webHidden/>
                <w:sz w:val="32"/>
                <w:szCs w:val="28"/>
                <w:rPrChange w:id="496" w:author="Kai Pa" w:date="2018-05-21T21:31:00Z">
                  <w:rPr>
                    <w:noProof/>
                    <w:webHidden/>
                  </w:rPr>
                </w:rPrChange>
              </w:rPr>
              <w:tab/>
              <w:delText>8</w:delText>
            </w:r>
          </w:del>
        </w:p>
        <w:p w14:paraId="75F11E58" w14:textId="1F81A7CA" w:rsidR="009D0AD2" w:rsidRPr="00B90FBE" w:rsidDel="00FE3BDF" w:rsidRDefault="009D0AD2">
          <w:pPr>
            <w:pStyle w:val="TOC2"/>
            <w:tabs>
              <w:tab w:val="left" w:pos="660"/>
              <w:tab w:val="right" w:leader="dot" w:pos="9350"/>
            </w:tabs>
            <w:rPr>
              <w:del w:id="497" w:author="Kai Pa" w:date="2018-05-21T21:00:00Z"/>
              <w:rFonts w:eastAsiaTheme="minorEastAsia"/>
              <w:noProof/>
              <w:sz w:val="32"/>
              <w:szCs w:val="28"/>
              <w:rPrChange w:id="498" w:author="Kai Pa" w:date="2018-05-21T21:31:00Z">
                <w:rPr>
                  <w:del w:id="499" w:author="Kai Pa" w:date="2018-05-21T21:00:00Z"/>
                  <w:rFonts w:eastAsiaTheme="minorEastAsia"/>
                  <w:noProof/>
                </w:rPr>
              </w:rPrChange>
            </w:rPr>
          </w:pPr>
          <w:del w:id="500" w:author="Kai Pa" w:date="2018-05-21T21:00:00Z">
            <w:r w:rsidRPr="00B90FBE" w:rsidDel="00FE3BDF">
              <w:rPr>
                <w:noProof/>
                <w:sz w:val="32"/>
                <w:szCs w:val="28"/>
                <w:rPrChange w:id="501" w:author="Kai Pa" w:date="2018-05-21T21:31:00Z">
                  <w:rPr>
                    <w:rStyle w:val="Hyperlink"/>
                    <w:noProof/>
                  </w:rPr>
                </w:rPrChange>
              </w:rPr>
              <w:delText>2.</w:delText>
            </w:r>
            <w:r w:rsidRPr="00B90FBE" w:rsidDel="00FE3BDF">
              <w:rPr>
                <w:rFonts w:eastAsiaTheme="minorEastAsia"/>
                <w:noProof/>
                <w:sz w:val="32"/>
                <w:szCs w:val="28"/>
                <w:rPrChange w:id="502" w:author="Kai Pa" w:date="2018-05-21T21:31:00Z">
                  <w:rPr>
                    <w:rFonts w:eastAsiaTheme="minorEastAsia"/>
                    <w:noProof/>
                  </w:rPr>
                </w:rPrChange>
              </w:rPr>
              <w:tab/>
            </w:r>
            <w:r w:rsidRPr="00B90FBE" w:rsidDel="00FE3BDF">
              <w:rPr>
                <w:noProof/>
                <w:sz w:val="32"/>
                <w:szCs w:val="28"/>
                <w:rPrChange w:id="503" w:author="Kai Pa" w:date="2018-05-21T21:31:00Z">
                  <w:rPr>
                    <w:rStyle w:val="Hyperlink"/>
                    <w:noProof/>
                  </w:rPr>
                </w:rPrChange>
              </w:rPr>
              <w:delText>Đặc tả và Mô hình hóa nghiệp vụ (DFD Model)</w:delText>
            </w:r>
            <w:r w:rsidRPr="00B90FBE" w:rsidDel="00FE3BDF">
              <w:rPr>
                <w:noProof/>
                <w:webHidden/>
                <w:sz w:val="32"/>
                <w:szCs w:val="28"/>
                <w:rPrChange w:id="504" w:author="Kai Pa" w:date="2018-05-21T21:31:00Z">
                  <w:rPr>
                    <w:noProof/>
                    <w:webHidden/>
                  </w:rPr>
                </w:rPrChange>
              </w:rPr>
              <w:tab/>
              <w:delText>9</w:delText>
            </w:r>
          </w:del>
        </w:p>
        <w:p w14:paraId="3E261952" w14:textId="3A96AAF0" w:rsidR="009D0AD2" w:rsidRPr="00B90FBE" w:rsidDel="00FE3BDF" w:rsidRDefault="009D0AD2">
          <w:pPr>
            <w:pStyle w:val="TOC2"/>
            <w:tabs>
              <w:tab w:val="left" w:pos="660"/>
              <w:tab w:val="right" w:leader="dot" w:pos="9350"/>
            </w:tabs>
            <w:rPr>
              <w:del w:id="505" w:author="Kai Pa" w:date="2018-05-21T21:00:00Z"/>
              <w:rFonts w:eastAsiaTheme="minorEastAsia"/>
              <w:noProof/>
              <w:sz w:val="32"/>
              <w:szCs w:val="28"/>
              <w:rPrChange w:id="506" w:author="Kai Pa" w:date="2018-05-21T21:31:00Z">
                <w:rPr>
                  <w:del w:id="507" w:author="Kai Pa" w:date="2018-05-21T21:00:00Z"/>
                  <w:rFonts w:eastAsiaTheme="minorEastAsia"/>
                  <w:noProof/>
                </w:rPr>
              </w:rPrChange>
            </w:rPr>
          </w:pPr>
          <w:del w:id="508" w:author="Kai Pa" w:date="2018-05-21T21:00:00Z">
            <w:r w:rsidRPr="00B90FBE" w:rsidDel="00FE3BDF">
              <w:rPr>
                <w:noProof/>
                <w:sz w:val="32"/>
                <w:szCs w:val="28"/>
                <w:rPrChange w:id="509" w:author="Kai Pa" w:date="2018-05-21T21:31:00Z">
                  <w:rPr>
                    <w:rStyle w:val="Hyperlink"/>
                    <w:noProof/>
                  </w:rPr>
                </w:rPrChange>
              </w:rPr>
              <w:delText>3.</w:delText>
            </w:r>
            <w:r w:rsidRPr="00B90FBE" w:rsidDel="00FE3BDF">
              <w:rPr>
                <w:rFonts w:eastAsiaTheme="minorEastAsia"/>
                <w:noProof/>
                <w:sz w:val="32"/>
                <w:szCs w:val="28"/>
                <w:rPrChange w:id="510" w:author="Kai Pa" w:date="2018-05-21T21:31:00Z">
                  <w:rPr>
                    <w:rFonts w:eastAsiaTheme="minorEastAsia"/>
                    <w:noProof/>
                  </w:rPr>
                </w:rPrChange>
              </w:rPr>
              <w:tab/>
            </w:r>
            <w:r w:rsidRPr="00B90FBE" w:rsidDel="00FE3BDF">
              <w:rPr>
                <w:noProof/>
                <w:sz w:val="32"/>
                <w:szCs w:val="28"/>
                <w:rPrChange w:id="511" w:author="Kai Pa" w:date="2018-05-21T21:31:00Z">
                  <w:rPr>
                    <w:rStyle w:val="Hyperlink"/>
                    <w:noProof/>
                  </w:rPr>
                </w:rPrChange>
              </w:rPr>
              <w:delText>Mô hình hóa dữ liệu (ERD Model)</w:delText>
            </w:r>
            <w:r w:rsidRPr="00B90FBE" w:rsidDel="00FE3BDF">
              <w:rPr>
                <w:noProof/>
                <w:webHidden/>
                <w:sz w:val="32"/>
                <w:szCs w:val="28"/>
                <w:rPrChange w:id="512" w:author="Kai Pa" w:date="2018-05-21T21:31:00Z">
                  <w:rPr>
                    <w:noProof/>
                    <w:webHidden/>
                  </w:rPr>
                </w:rPrChange>
              </w:rPr>
              <w:tab/>
              <w:delText>26</w:delText>
            </w:r>
          </w:del>
        </w:p>
        <w:p w14:paraId="56A6224C" w14:textId="70DBCC4A" w:rsidR="009D0AD2" w:rsidRPr="00B90FBE" w:rsidDel="00FE3BDF" w:rsidRDefault="009D0AD2">
          <w:pPr>
            <w:pStyle w:val="TOC1"/>
            <w:tabs>
              <w:tab w:val="right" w:leader="dot" w:pos="9350"/>
            </w:tabs>
            <w:rPr>
              <w:del w:id="513" w:author="Kai Pa" w:date="2018-05-21T21:00:00Z"/>
              <w:noProof/>
              <w:sz w:val="32"/>
              <w:szCs w:val="28"/>
              <w:rPrChange w:id="514" w:author="Kai Pa" w:date="2018-05-21T21:31:00Z">
                <w:rPr>
                  <w:del w:id="515" w:author="Kai Pa" w:date="2018-05-21T21:00:00Z"/>
                  <w:noProof/>
                </w:rPr>
              </w:rPrChange>
            </w:rPr>
          </w:pPr>
          <w:del w:id="516" w:author="Kai Pa" w:date="2018-05-21T21:00:00Z">
            <w:r w:rsidRPr="00B90FBE" w:rsidDel="00FE3BDF">
              <w:rPr>
                <w:noProof/>
                <w:sz w:val="32"/>
                <w:szCs w:val="28"/>
                <w:rPrChange w:id="517" w:author="Kai Pa" w:date="2018-05-21T21:31:00Z">
                  <w:rPr>
                    <w:rStyle w:val="Hyperlink"/>
                    <w:b/>
                    <w:noProof/>
                  </w:rPr>
                </w:rPrChange>
              </w:rPr>
              <w:delText>Chương 3: Thiết kế</w:delText>
            </w:r>
            <w:r w:rsidRPr="00B90FBE" w:rsidDel="00FE3BDF">
              <w:rPr>
                <w:noProof/>
                <w:webHidden/>
                <w:sz w:val="32"/>
                <w:szCs w:val="28"/>
                <w:rPrChange w:id="518" w:author="Kai Pa" w:date="2018-05-21T21:31:00Z">
                  <w:rPr>
                    <w:noProof/>
                    <w:webHidden/>
                  </w:rPr>
                </w:rPrChange>
              </w:rPr>
              <w:tab/>
              <w:delText>26</w:delText>
            </w:r>
          </w:del>
        </w:p>
        <w:p w14:paraId="3E7EB0B3" w14:textId="5809C5CA" w:rsidR="009D0AD2" w:rsidRPr="00B90FBE" w:rsidDel="00FE3BDF" w:rsidRDefault="009D0AD2">
          <w:pPr>
            <w:pStyle w:val="TOC2"/>
            <w:tabs>
              <w:tab w:val="left" w:pos="660"/>
              <w:tab w:val="right" w:leader="dot" w:pos="9350"/>
            </w:tabs>
            <w:rPr>
              <w:del w:id="519" w:author="Kai Pa" w:date="2018-05-21T21:00:00Z"/>
              <w:rFonts w:eastAsiaTheme="minorEastAsia"/>
              <w:noProof/>
              <w:sz w:val="32"/>
              <w:szCs w:val="28"/>
              <w:rPrChange w:id="520" w:author="Kai Pa" w:date="2018-05-21T21:31:00Z">
                <w:rPr>
                  <w:del w:id="521" w:author="Kai Pa" w:date="2018-05-21T21:00:00Z"/>
                  <w:rFonts w:eastAsiaTheme="minorEastAsia"/>
                  <w:noProof/>
                </w:rPr>
              </w:rPrChange>
            </w:rPr>
          </w:pPr>
          <w:del w:id="522" w:author="Kai Pa" w:date="2018-05-21T21:00:00Z">
            <w:r w:rsidRPr="00B90FBE" w:rsidDel="00FE3BDF">
              <w:rPr>
                <w:noProof/>
                <w:sz w:val="32"/>
                <w:szCs w:val="28"/>
                <w:rPrChange w:id="523" w:author="Kai Pa" w:date="2018-05-21T21:31:00Z">
                  <w:rPr>
                    <w:rStyle w:val="Hyperlink"/>
                    <w:noProof/>
                  </w:rPr>
                </w:rPrChange>
              </w:rPr>
              <w:delText>1.</w:delText>
            </w:r>
            <w:r w:rsidRPr="00B90FBE" w:rsidDel="00FE3BDF">
              <w:rPr>
                <w:rFonts w:eastAsiaTheme="minorEastAsia"/>
                <w:noProof/>
                <w:sz w:val="32"/>
                <w:szCs w:val="28"/>
                <w:rPrChange w:id="524" w:author="Kai Pa" w:date="2018-05-21T21:31:00Z">
                  <w:rPr>
                    <w:rFonts w:eastAsiaTheme="minorEastAsia"/>
                    <w:noProof/>
                  </w:rPr>
                </w:rPrChange>
              </w:rPr>
              <w:tab/>
            </w:r>
            <w:r w:rsidRPr="00B90FBE" w:rsidDel="00FE3BDF">
              <w:rPr>
                <w:noProof/>
                <w:sz w:val="32"/>
                <w:szCs w:val="28"/>
                <w:rPrChange w:id="525" w:author="Kai Pa" w:date="2018-05-21T21:31:00Z">
                  <w:rPr>
                    <w:rStyle w:val="Hyperlink"/>
                    <w:noProof/>
                  </w:rPr>
                </w:rPrChange>
              </w:rPr>
              <w:delText>Thiết kế giao diện</w:delText>
            </w:r>
            <w:r w:rsidRPr="00B90FBE" w:rsidDel="00FE3BDF">
              <w:rPr>
                <w:noProof/>
                <w:webHidden/>
                <w:sz w:val="32"/>
                <w:szCs w:val="28"/>
                <w:rPrChange w:id="526" w:author="Kai Pa" w:date="2018-05-21T21:31:00Z">
                  <w:rPr>
                    <w:noProof/>
                    <w:webHidden/>
                  </w:rPr>
                </w:rPrChange>
              </w:rPr>
              <w:tab/>
              <w:delText>26</w:delText>
            </w:r>
          </w:del>
        </w:p>
        <w:p w14:paraId="1D4D9CDE" w14:textId="16BF8EB8" w:rsidR="009D0AD2" w:rsidRPr="00B90FBE" w:rsidDel="00FE3BDF" w:rsidRDefault="009D0AD2">
          <w:pPr>
            <w:pStyle w:val="TOC2"/>
            <w:tabs>
              <w:tab w:val="left" w:pos="660"/>
              <w:tab w:val="right" w:leader="dot" w:pos="9350"/>
            </w:tabs>
            <w:rPr>
              <w:del w:id="527" w:author="Kai Pa" w:date="2018-05-21T21:00:00Z"/>
              <w:rFonts w:eastAsiaTheme="minorEastAsia"/>
              <w:noProof/>
              <w:sz w:val="32"/>
              <w:szCs w:val="28"/>
              <w:rPrChange w:id="528" w:author="Kai Pa" w:date="2018-05-21T21:31:00Z">
                <w:rPr>
                  <w:del w:id="529" w:author="Kai Pa" w:date="2018-05-21T21:00:00Z"/>
                  <w:rFonts w:eastAsiaTheme="minorEastAsia"/>
                  <w:noProof/>
                </w:rPr>
              </w:rPrChange>
            </w:rPr>
          </w:pPr>
          <w:del w:id="530" w:author="Kai Pa" w:date="2018-05-21T21:00:00Z">
            <w:r w:rsidRPr="00B90FBE" w:rsidDel="00FE3BDF">
              <w:rPr>
                <w:noProof/>
                <w:sz w:val="32"/>
                <w:szCs w:val="28"/>
                <w:rPrChange w:id="531" w:author="Kai Pa" w:date="2018-05-21T21:31:00Z">
                  <w:rPr>
                    <w:rStyle w:val="Hyperlink"/>
                    <w:noProof/>
                  </w:rPr>
                </w:rPrChange>
              </w:rPr>
              <w:delText>2.</w:delText>
            </w:r>
            <w:r w:rsidRPr="00B90FBE" w:rsidDel="00FE3BDF">
              <w:rPr>
                <w:rFonts w:eastAsiaTheme="minorEastAsia"/>
                <w:noProof/>
                <w:sz w:val="32"/>
                <w:szCs w:val="28"/>
                <w:rPrChange w:id="532" w:author="Kai Pa" w:date="2018-05-21T21:31:00Z">
                  <w:rPr>
                    <w:rFonts w:eastAsiaTheme="minorEastAsia"/>
                    <w:noProof/>
                  </w:rPr>
                </w:rPrChange>
              </w:rPr>
              <w:tab/>
            </w:r>
            <w:r w:rsidRPr="00B90FBE" w:rsidDel="00FE3BDF">
              <w:rPr>
                <w:noProof/>
                <w:sz w:val="32"/>
                <w:szCs w:val="28"/>
                <w:rPrChange w:id="533" w:author="Kai Pa" w:date="2018-05-21T21:31:00Z">
                  <w:rPr>
                    <w:rStyle w:val="Hyperlink"/>
                    <w:noProof/>
                  </w:rPr>
                </w:rPrChange>
              </w:rPr>
              <w:delText>Thiết kế xử lý {Danh sách các xử lý &amp; thuật giải}</w:delText>
            </w:r>
            <w:r w:rsidRPr="00B90FBE" w:rsidDel="00FE3BDF">
              <w:rPr>
                <w:noProof/>
                <w:webHidden/>
                <w:sz w:val="32"/>
                <w:szCs w:val="28"/>
                <w:rPrChange w:id="534" w:author="Kai Pa" w:date="2018-05-21T21:31:00Z">
                  <w:rPr>
                    <w:noProof/>
                    <w:webHidden/>
                  </w:rPr>
                </w:rPrChange>
              </w:rPr>
              <w:tab/>
              <w:delText>26</w:delText>
            </w:r>
          </w:del>
        </w:p>
        <w:p w14:paraId="4587C252" w14:textId="0979A177" w:rsidR="009D0AD2" w:rsidRPr="00B90FBE" w:rsidDel="00FE3BDF" w:rsidRDefault="009D0AD2">
          <w:pPr>
            <w:pStyle w:val="TOC2"/>
            <w:tabs>
              <w:tab w:val="left" w:pos="660"/>
              <w:tab w:val="right" w:leader="dot" w:pos="9350"/>
            </w:tabs>
            <w:rPr>
              <w:del w:id="535" w:author="Kai Pa" w:date="2018-05-21T21:00:00Z"/>
              <w:rFonts w:eastAsiaTheme="minorEastAsia"/>
              <w:noProof/>
              <w:sz w:val="32"/>
              <w:szCs w:val="28"/>
              <w:rPrChange w:id="536" w:author="Kai Pa" w:date="2018-05-21T21:31:00Z">
                <w:rPr>
                  <w:del w:id="537" w:author="Kai Pa" w:date="2018-05-21T21:00:00Z"/>
                  <w:rFonts w:eastAsiaTheme="minorEastAsia"/>
                  <w:noProof/>
                </w:rPr>
              </w:rPrChange>
            </w:rPr>
          </w:pPr>
          <w:del w:id="538" w:author="Kai Pa" w:date="2018-05-21T21:00:00Z">
            <w:r w:rsidRPr="00B90FBE" w:rsidDel="00FE3BDF">
              <w:rPr>
                <w:noProof/>
                <w:sz w:val="32"/>
                <w:szCs w:val="28"/>
                <w:rPrChange w:id="539" w:author="Kai Pa" w:date="2018-05-21T21:31:00Z">
                  <w:rPr>
                    <w:rStyle w:val="Hyperlink"/>
                    <w:noProof/>
                  </w:rPr>
                </w:rPrChange>
              </w:rPr>
              <w:delText>3.</w:delText>
            </w:r>
            <w:r w:rsidRPr="00B90FBE" w:rsidDel="00FE3BDF">
              <w:rPr>
                <w:rFonts w:eastAsiaTheme="minorEastAsia"/>
                <w:noProof/>
                <w:sz w:val="32"/>
                <w:szCs w:val="28"/>
                <w:rPrChange w:id="540" w:author="Kai Pa" w:date="2018-05-21T21:31:00Z">
                  <w:rPr>
                    <w:rFonts w:eastAsiaTheme="minorEastAsia"/>
                    <w:noProof/>
                  </w:rPr>
                </w:rPrChange>
              </w:rPr>
              <w:tab/>
            </w:r>
            <w:r w:rsidRPr="00B90FBE" w:rsidDel="00FE3BDF">
              <w:rPr>
                <w:noProof/>
                <w:sz w:val="32"/>
                <w:szCs w:val="28"/>
                <w:rPrChange w:id="541" w:author="Kai Pa" w:date="2018-05-21T21:31:00Z">
                  <w:rPr>
                    <w:rStyle w:val="Hyperlink"/>
                    <w:noProof/>
                  </w:rPr>
                </w:rPrChange>
              </w:rPr>
              <w:delText>Thiết kế dữ liệu (RD – Relationship Diagram – Mô hình quan hệ)</w:delText>
            </w:r>
            <w:r w:rsidRPr="00B90FBE" w:rsidDel="00FE3BDF">
              <w:rPr>
                <w:noProof/>
                <w:webHidden/>
                <w:sz w:val="32"/>
                <w:szCs w:val="28"/>
                <w:rPrChange w:id="542" w:author="Kai Pa" w:date="2018-05-21T21:31:00Z">
                  <w:rPr>
                    <w:noProof/>
                    <w:webHidden/>
                  </w:rPr>
                </w:rPrChange>
              </w:rPr>
              <w:tab/>
              <w:delText>26</w:delText>
            </w:r>
          </w:del>
        </w:p>
        <w:p w14:paraId="04369D2F" w14:textId="1BF7B18D" w:rsidR="009D0AD2" w:rsidRPr="00B90FBE" w:rsidDel="00FE3BDF" w:rsidRDefault="009D0AD2">
          <w:pPr>
            <w:pStyle w:val="TOC2"/>
            <w:tabs>
              <w:tab w:val="left" w:pos="660"/>
              <w:tab w:val="right" w:leader="dot" w:pos="9350"/>
            </w:tabs>
            <w:rPr>
              <w:del w:id="543" w:author="Kai Pa" w:date="2018-05-21T21:00:00Z"/>
              <w:rFonts w:eastAsiaTheme="minorEastAsia"/>
              <w:noProof/>
              <w:sz w:val="32"/>
              <w:szCs w:val="28"/>
              <w:rPrChange w:id="544" w:author="Kai Pa" w:date="2018-05-21T21:31:00Z">
                <w:rPr>
                  <w:del w:id="545" w:author="Kai Pa" w:date="2018-05-21T21:00:00Z"/>
                  <w:rFonts w:eastAsiaTheme="minorEastAsia"/>
                  <w:noProof/>
                </w:rPr>
              </w:rPrChange>
            </w:rPr>
          </w:pPr>
          <w:del w:id="546" w:author="Kai Pa" w:date="2018-05-21T21:00:00Z">
            <w:r w:rsidRPr="00B90FBE" w:rsidDel="00FE3BDF">
              <w:rPr>
                <w:noProof/>
                <w:sz w:val="32"/>
                <w:szCs w:val="28"/>
                <w:rPrChange w:id="547" w:author="Kai Pa" w:date="2018-05-21T21:31:00Z">
                  <w:rPr>
                    <w:rStyle w:val="Hyperlink"/>
                    <w:noProof/>
                  </w:rPr>
                </w:rPrChange>
              </w:rPr>
              <w:delText>4.</w:delText>
            </w:r>
            <w:r w:rsidRPr="00B90FBE" w:rsidDel="00FE3BDF">
              <w:rPr>
                <w:rFonts w:eastAsiaTheme="minorEastAsia"/>
                <w:noProof/>
                <w:sz w:val="32"/>
                <w:szCs w:val="28"/>
                <w:rPrChange w:id="548" w:author="Kai Pa" w:date="2018-05-21T21:31:00Z">
                  <w:rPr>
                    <w:rFonts w:eastAsiaTheme="minorEastAsia"/>
                    <w:noProof/>
                  </w:rPr>
                </w:rPrChange>
              </w:rPr>
              <w:tab/>
            </w:r>
            <w:r w:rsidRPr="00B90FBE" w:rsidDel="00FE3BDF">
              <w:rPr>
                <w:noProof/>
                <w:sz w:val="32"/>
                <w:szCs w:val="28"/>
                <w:rPrChange w:id="549" w:author="Kai Pa" w:date="2018-05-21T21:31:00Z">
                  <w:rPr>
                    <w:rStyle w:val="Hyperlink"/>
                    <w:noProof/>
                  </w:rPr>
                </w:rPrChange>
              </w:rPr>
              <w:delText>Thiết kế kiến trúc</w:delText>
            </w:r>
            <w:r w:rsidRPr="00B90FBE" w:rsidDel="00FE3BDF">
              <w:rPr>
                <w:noProof/>
                <w:webHidden/>
                <w:sz w:val="32"/>
                <w:szCs w:val="28"/>
                <w:rPrChange w:id="550" w:author="Kai Pa" w:date="2018-05-21T21:31:00Z">
                  <w:rPr>
                    <w:noProof/>
                    <w:webHidden/>
                  </w:rPr>
                </w:rPrChange>
              </w:rPr>
              <w:tab/>
              <w:delText>26</w:delText>
            </w:r>
          </w:del>
        </w:p>
        <w:p w14:paraId="3E38BBF0" w14:textId="6FF69FC3" w:rsidR="009D0AD2" w:rsidRPr="00B90FBE" w:rsidDel="00FE3BDF" w:rsidRDefault="009D0AD2">
          <w:pPr>
            <w:pStyle w:val="TOC1"/>
            <w:tabs>
              <w:tab w:val="right" w:leader="dot" w:pos="9350"/>
            </w:tabs>
            <w:rPr>
              <w:del w:id="551" w:author="Kai Pa" w:date="2018-05-21T21:00:00Z"/>
              <w:noProof/>
              <w:sz w:val="32"/>
              <w:szCs w:val="28"/>
              <w:rPrChange w:id="552" w:author="Kai Pa" w:date="2018-05-21T21:31:00Z">
                <w:rPr>
                  <w:del w:id="553" w:author="Kai Pa" w:date="2018-05-21T21:00:00Z"/>
                  <w:noProof/>
                </w:rPr>
              </w:rPrChange>
            </w:rPr>
          </w:pPr>
          <w:del w:id="554" w:author="Kai Pa" w:date="2018-05-21T21:00:00Z">
            <w:r w:rsidRPr="00B90FBE" w:rsidDel="00FE3BDF">
              <w:rPr>
                <w:noProof/>
                <w:sz w:val="32"/>
                <w:szCs w:val="28"/>
                <w:rPrChange w:id="555" w:author="Kai Pa" w:date="2018-05-21T21:31:00Z">
                  <w:rPr>
                    <w:rStyle w:val="Hyperlink"/>
                    <w:b/>
                    <w:noProof/>
                  </w:rPr>
                </w:rPrChange>
              </w:rPr>
              <w:delText>Chương 4: Cài đặt</w:delText>
            </w:r>
            <w:r w:rsidRPr="00B90FBE" w:rsidDel="00FE3BDF">
              <w:rPr>
                <w:noProof/>
                <w:webHidden/>
                <w:sz w:val="32"/>
                <w:szCs w:val="28"/>
                <w:rPrChange w:id="556" w:author="Kai Pa" w:date="2018-05-21T21:31:00Z">
                  <w:rPr>
                    <w:noProof/>
                    <w:webHidden/>
                  </w:rPr>
                </w:rPrChange>
              </w:rPr>
              <w:tab/>
              <w:delText>27</w:delText>
            </w:r>
          </w:del>
        </w:p>
        <w:p w14:paraId="218EB1F1" w14:textId="4E1B847A" w:rsidR="009D0AD2" w:rsidRPr="00B90FBE" w:rsidDel="00FE3BDF" w:rsidRDefault="009D0AD2">
          <w:pPr>
            <w:pStyle w:val="TOC2"/>
            <w:tabs>
              <w:tab w:val="left" w:pos="660"/>
              <w:tab w:val="right" w:leader="dot" w:pos="9350"/>
            </w:tabs>
            <w:rPr>
              <w:del w:id="557" w:author="Kai Pa" w:date="2018-05-21T21:00:00Z"/>
              <w:rFonts w:eastAsiaTheme="minorEastAsia"/>
              <w:noProof/>
              <w:sz w:val="32"/>
              <w:szCs w:val="28"/>
              <w:rPrChange w:id="558" w:author="Kai Pa" w:date="2018-05-21T21:31:00Z">
                <w:rPr>
                  <w:del w:id="559" w:author="Kai Pa" w:date="2018-05-21T21:00:00Z"/>
                  <w:rFonts w:eastAsiaTheme="minorEastAsia"/>
                  <w:noProof/>
                </w:rPr>
              </w:rPrChange>
            </w:rPr>
          </w:pPr>
          <w:del w:id="560" w:author="Kai Pa" w:date="2018-05-21T21:00:00Z">
            <w:r w:rsidRPr="00B90FBE" w:rsidDel="00FE3BDF">
              <w:rPr>
                <w:noProof/>
                <w:sz w:val="32"/>
                <w:szCs w:val="28"/>
                <w:rPrChange w:id="561" w:author="Kai Pa" w:date="2018-05-21T21:31:00Z">
                  <w:rPr>
                    <w:rStyle w:val="Hyperlink"/>
                    <w:noProof/>
                  </w:rPr>
                </w:rPrChange>
              </w:rPr>
              <w:delText>1.</w:delText>
            </w:r>
            <w:r w:rsidRPr="00B90FBE" w:rsidDel="00FE3BDF">
              <w:rPr>
                <w:rFonts w:eastAsiaTheme="minorEastAsia"/>
                <w:noProof/>
                <w:sz w:val="32"/>
                <w:szCs w:val="28"/>
                <w:rPrChange w:id="562" w:author="Kai Pa" w:date="2018-05-21T21:31:00Z">
                  <w:rPr>
                    <w:rFonts w:eastAsiaTheme="minorEastAsia"/>
                    <w:noProof/>
                  </w:rPr>
                </w:rPrChange>
              </w:rPr>
              <w:tab/>
            </w:r>
            <w:r w:rsidRPr="00B90FBE" w:rsidDel="00FE3BDF">
              <w:rPr>
                <w:noProof/>
                <w:sz w:val="32"/>
                <w:szCs w:val="28"/>
                <w:rPrChange w:id="563" w:author="Kai Pa" w:date="2018-05-21T21:31:00Z">
                  <w:rPr>
                    <w:rStyle w:val="Hyperlink"/>
                    <w:noProof/>
                  </w:rPr>
                </w:rPrChange>
              </w:rPr>
              <w:delText>Công nghệ sử dụng</w:delText>
            </w:r>
            <w:r w:rsidRPr="00B90FBE" w:rsidDel="00FE3BDF">
              <w:rPr>
                <w:noProof/>
                <w:webHidden/>
                <w:sz w:val="32"/>
                <w:szCs w:val="28"/>
                <w:rPrChange w:id="564" w:author="Kai Pa" w:date="2018-05-21T21:31:00Z">
                  <w:rPr>
                    <w:noProof/>
                    <w:webHidden/>
                  </w:rPr>
                </w:rPrChange>
              </w:rPr>
              <w:tab/>
              <w:delText>27</w:delText>
            </w:r>
          </w:del>
        </w:p>
        <w:p w14:paraId="7A4D3686" w14:textId="76A76E6E" w:rsidR="009D0AD2" w:rsidRPr="00B90FBE" w:rsidDel="00FE3BDF" w:rsidRDefault="009D0AD2">
          <w:pPr>
            <w:pStyle w:val="TOC2"/>
            <w:tabs>
              <w:tab w:val="left" w:pos="660"/>
              <w:tab w:val="right" w:leader="dot" w:pos="9350"/>
            </w:tabs>
            <w:rPr>
              <w:del w:id="565" w:author="Kai Pa" w:date="2018-05-21T21:00:00Z"/>
              <w:rFonts w:eastAsiaTheme="minorEastAsia"/>
              <w:noProof/>
              <w:sz w:val="32"/>
              <w:szCs w:val="28"/>
              <w:rPrChange w:id="566" w:author="Kai Pa" w:date="2018-05-21T21:31:00Z">
                <w:rPr>
                  <w:del w:id="567" w:author="Kai Pa" w:date="2018-05-21T21:00:00Z"/>
                  <w:rFonts w:eastAsiaTheme="minorEastAsia"/>
                  <w:noProof/>
                </w:rPr>
              </w:rPrChange>
            </w:rPr>
          </w:pPr>
          <w:del w:id="568" w:author="Kai Pa" w:date="2018-05-21T21:00:00Z">
            <w:r w:rsidRPr="00B90FBE" w:rsidDel="00FE3BDF">
              <w:rPr>
                <w:noProof/>
                <w:sz w:val="32"/>
                <w:szCs w:val="28"/>
                <w:rPrChange w:id="569" w:author="Kai Pa" w:date="2018-05-21T21:31:00Z">
                  <w:rPr>
                    <w:rStyle w:val="Hyperlink"/>
                    <w:noProof/>
                  </w:rPr>
                </w:rPrChange>
              </w:rPr>
              <w:delText>2.</w:delText>
            </w:r>
            <w:r w:rsidRPr="00B90FBE" w:rsidDel="00FE3BDF">
              <w:rPr>
                <w:rFonts w:eastAsiaTheme="minorEastAsia"/>
                <w:noProof/>
                <w:sz w:val="32"/>
                <w:szCs w:val="28"/>
                <w:rPrChange w:id="570" w:author="Kai Pa" w:date="2018-05-21T21:31:00Z">
                  <w:rPr>
                    <w:rFonts w:eastAsiaTheme="minorEastAsia"/>
                    <w:noProof/>
                  </w:rPr>
                </w:rPrChange>
              </w:rPr>
              <w:tab/>
            </w:r>
            <w:r w:rsidRPr="00B90FBE" w:rsidDel="00FE3BDF">
              <w:rPr>
                <w:noProof/>
                <w:sz w:val="32"/>
                <w:szCs w:val="28"/>
                <w:rPrChange w:id="571" w:author="Kai Pa" w:date="2018-05-21T21:31:00Z">
                  <w:rPr>
                    <w:rStyle w:val="Hyperlink"/>
                    <w:noProof/>
                  </w:rPr>
                </w:rPrChange>
              </w:rPr>
              <w:delText>Vấn đề khi cài đặt</w:delText>
            </w:r>
            <w:r w:rsidRPr="00B90FBE" w:rsidDel="00FE3BDF">
              <w:rPr>
                <w:noProof/>
                <w:webHidden/>
                <w:sz w:val="32"/>
                <w:szCs w:val="28"/>
                <w:rPrChange w:id="572" w:author="Kai Pa" w:date="2018-05-21T21:31:00Z">
                  <w:rPr>
                    <w:noProof/>
                    <w:webHidden/>
                  </w:rPr>
                </w:rPrChange>
              </w:rPr>
              <w:tab/>
              <w:delText>27</w:delText>
            </w:r>
          </w:del>
        </w:p>
        <w:p w14:paraId="7F31B9EC" w14:textId="62B65506" w:rsidR="009D0AD2" w:rsidRPr="00B90FBE" w:rsidDel="00FE3BDF" w:rsidRDefault="009D0AD2">
          <w:pPr>
            <w:pStyle w:val="TOC2"/>
            <w:tabs>
              <w:tab w:val="left" w:pos="660"/>
              <w:tab w:val="right" w:leader="dot" w:pos="9350"/>
            </w:tabs>
            <w:rPr>
              <w:del w:id="573" w:author="Kai Pa" w:date="2018-05-21T21:00:00Z"/>
              <w:rFonts w:eastAsiaTheme="minorEastAsia"/>
              <w:noProof/>
              <w:sz w:val="32"/>
              <w:szCs w:val="28"/>
              <w:rPrChange w:id="574" w:author="Kai Pa" w:date="2018-05-21T21:31:00Z">
                <w:rPr>
                  <w:del w:id="575" w:author="Kai Pa" w:date="2018-05-21T21:00:00Z"/>
                  <w:rFonts w:eastAsiaTheme="minorEastAsia"/>
                  <w:noProof/>
                </w:rPr>
              </w:rPrChange>
            </w:rPr>
          </w:pPr>
          <w:del w:id="576" w:author="Kai Pa" w:date="2018-05-21T21:00:00Z">
            <w:r w:rsidRPr="00B90FBE" w:rsidDel="00FE3BDF">
              <w:rPr>
                <w:noProof/>
                <w:sz w:val="32"/>
                <w:szCs w:val="28"/>
                <w:rPrChange w:id="577" w:author="Kai Pa" w:date="2018-05-21T21:31:00Z">
                  <w:rPr>
                    <w:rStyle w:val="Hyperlink"/>
                    <w:noProof/>
                  </w:rPr>
                </w:rPrChange>
              </w:rPr>
              <w:delText>3.</w:delText>
            </w:r>
            <w:r w:rsidRPr="00B90FBE" w:rsidDel="00FE3BDF">
              <w:rPr>
                <w:rFonts w:eastAsiaTheme="minorEastAsia"/>
                <w:noProof/>
                <w:sz w:val="32"/>
                <w:szCs w:val="28"/>
                <w:rPrChange w:id="578" w:author="Kai Pa" w:date="2018-05-21T21:31:00Z">
                  <w:rPr>
                    <w:rFonts w:eastAsiaTheme="minorEastAsia"/>
                    <w:noProof/>
                  </w:rPr>
                </w:rPrChange>
              </w:rPr>
              <w:tab/>
            </w:r>
            <w:r w:rsidRPr="00B90FBE" w:rsidDel="00FE3BDF">
              <w:rPr>
                <w:noProof/>
                <w:sz w:val="32"/>
                <w:szCs w:val="28"/>
                <w:rPrChange w:id="579" w:author="Kai Pa" w:date="2018-05-21T21:31:00Z">
                  <w:rPr>
                    <w:rStyle w:val="Hyperlink"/>
                    <w:noProof/>
                  </w:rPr>
                </w:rPrChange>
              </w:rPr>
              <w:delText>Mô tả giải pháp &amp; kỹ thuật</w:delText>
            </w:r>
            <w:r w:rsidRPr="00B90FBE" w:rsidDel="00FE3BDF">
              <w:rPr>
                <w:noProof/>
                <w:webHidden/>
                <w:sz w:val="32"/>
                <w:szCs w:val="28"/>
                <w:rPrChange w:id="580" w:author="Kai Pa" w:date="2018-05-21T21:31:00Z">
                  <w:rPr>
                    <w:noProof/>
                    <w:webHidden/>
                  </w:rPr>
                </w:rPrChange>
              </w:rPr>
              <w:tab/>
              <w:delText>27</w:delText>
            </w:r>
          </w:del>
        </w:p>
        <w:p w14:paraId="31B68DB1" w14:textId="341D9293" w:rsidR="009D0AD2" w:rsidRPr="00B90FBE" w:rsidDel="00FE3BDF" w:rsidRDefault="009D0AD2">
          <w:pPr>
            <w:pStyle w:val="TOC1"/>
            <w:tabs>
              <w:tab w:val="right" w:leader="dot" w:pos="9350"/>
            </w:tabs>
            <w:rPr>
              <w:del w:id="581" w:author="Kai Pa" w:date="2018-05-21T21:00:00Z"/>
              <w:noProof/>
              <w:sz w:val="32"/>
              <w:szCs w:val="28"/>
              <w:rPrChange w:id="582" w:author="Kai Pa" w:date="2018-05-21T21:31:00Z">
                <w:rPr>
                  <w:del w:id="583" w:author="Kai Pa" w:date="2018-05-21T21:00:00Z"/>
                  <w:noProof/>
                </w:rPr>
              </w:rPrChange>
            </w:rPr>
          </w:pPr>
          <w:del w:id="584" w:author="Kai Pa" w:date="2018-05-21T21:00:00Z">
            <w:r w:rsidRPr="00B90FBE" w:rsidDel="00FE3BDF">
              <w:rPr>
                <w:noProof/>
                <w:sz w:val="32"/>
                <w:szCs w:val="28"/>
                <w:rPrChange w:id="585" w:author="Kai Pa" w:date="2018-05-21T21:31:00Z">
                  <w:rPr>
                    <w:rStyle w:val="Hyperlink"/>
                    <w:b/>
                    <w:noProof/>
                  </w:rPr>
                </w:rPrChange>
              </w:rPr>
              <w:delText>Chương 5: Kiểm thử</w:delText>
            </w:r>
            <w:r w:rsidRPr="00B90FBE" w:rsidDel="00FE3BDF">
              <w:rPr>
                <w:noProof/>
                <w:webHidden/>
                <w:sz w:val="32"/>
                <w:szCs w:val="28"/>
                <w:rPrChange w:id="586" w:author="Kai Pa" w:date="2018-05-21T21:31:00Z">
                  <w:rPr>
                    <w:noProof/>
                    <w:webHidden/>
                  </w:rPr>
                </w:rPrChange>
              </w:rPr>
              <w:tab/>
              <w:delText>27</w:delText>
            </w:r>
          </w:del>
        </w:p>
        <w:p w14:paraId="43669BFD" w14:textId="72371F46" w:rsidR="009D0AD2" w:rsidRPr="00B90FBE" w:rsidDel="00FE3BDF" w:rsidRDefault="009D0AD2">
          <w:pPr>
            <w:pStyle w:val="TOC1"/>
            <w:tabs>
              <w:tab w:val="right" w:leader="dot" w:pos="9350"/>
            </w:tabs>
            <w:rPr>
              <w:del w:id="587" w:author="Kai Pa" w:date="2018-05-21T21:00:00Z"/>
              <w:noProof/>
              <w:sz w:val="32"/>
              <w:szCs w:val="28"/>
              <w:rPrChange w:id="588" w:author="Kai Pa" w:date="2018-05-21T21:31:00Z">
                <w:rPr>
                  <w:del w:id="589" w:author="Kai Pa" w:date="2018-05-21T21:00:00Z"/>
                  <w:noProof/>
                </w:rPr>
              </w:rPrChange>
            </w:rPr>
          </w:pPr>
          <w:del w:id="590" w:author="Kai Pa" w:date="2018-05-21T21:00:00Z">
            <w:r w:rsidRPr="00B90FBE" w:rsidDel="00FE3BDF">
              <w:rPr>
                <w:noProof/>
                <w:sz w:val="32"/>
                <w:szCs w:val="28"/>
                <w:rPrChange w:id="591" w:author="Kai Pa" w:date="2018-05-21T21:31:00Z">
                  <w:rPr>
                    <w:rStyle w:val="Hyperlink"/>
                    <w:b/>
                    <w:noProof/>
                  </w:rPr>
                </w:rPrChange>
              </w:rPr>
              <w:delText>Chương 6: Kết luận</w:delText>
            </w:r>
            <w:r w:rsidRPr="00B90FBE" w:rsidDel="00FE3BDF">
              <w:rPr>
                <w:noProof/>
                <w:webHidden/>
                <w:sz w:val="32"/>
                <w:szCs w:val="28"/>
                <w:rPrChange w:id="592" w:author="Kai Pa" w:date="2018-05-21T21:31:00Z">
                  <w:rPr>
                    <w:noProof/>
                    <w:webHidden/>
                  </w:rPr>
                </w:rPrChange>
              </w:rPr>
              <w:tab/>
              <w:delText>27</w:delText>
            </w:r>
          </w:del>
        </w:p>
        <w:p w14:paraId="527B06D6" w14:textId="27F34169" w:rsidR="009D0AD2" w:rsidRPr="00B90FBE" w:rsidDel="00FE3BDF" w:rsidRDefault="009D0AD2">
          <w:pPr>
            <w:pStyle w:val="TOC1"/>
            <w:tabs>
              <w:tab w:val="right" w:leader="dot" w:pos="9350"/>
            </w:tabs>
            <w:rPr>
              <w:del w:id="593" w:author="Kai Pa" w:date="2018-05-21T21:00:00Z"/>
              <w:noProof/>
              <w:sz w:val="32"/>
              <w:szCs w:val="28"/>
              <w:rPrChange w:id="594" w:author="Kai Pa" w:date="2018-05-21T21:31:00Z">
                <w:rPr>
                  <w:del w:id="595" w:author="Kai Pa" w:date="2018-05-21T21:00:00Z"/>
                  <w:noProof/>
                </w:rPr>
              </w:rPrChange>
            </w:rPr>
          </w:pPr>
          <w:del w:id="596" w:author="Kai Pa" w:date="2018-05-21T21:00:00Z">
            <w:r w:rsidRPr="00B90FBE" w:rsidDel="00FE3BDF">
              <w:rPr>
                <w:noProof/>
                <w:sz w:val="32"/>
                <w:szCs w:val="28"/>
                <w:rPrChange w:id="597" w:author="Kai Pa" w:date="2018-05-21T21:31:00Z">
                  <w:rPr>
                    <w:rStyle w:val="Hyperlink"/>
                    <w:b/>
                    <w:noProof/>
                  </w:rPr>
                </w:rPrChange>
              </w:rPr>
              <w:delText>Tài liệu tham khảo</w:delText>
            </w:r>
            <w:r w:rsidRPr="00B90FBE" w:rsidDel="00FE3BDF">
              <w:rPr>
                <w:noProof/>
                <w:webHidden/>
                <w:sz w:val="32"/>
                <w:szCs w:val="28"/>
                <w:rPrChange w:id="598" w:author="Kai Pa" w:date="2018-05-21T21:31:00Z">
                  <w:rPr>
                    <w:noProof/>
                    <w:webHidden/>
                  </w:rPr>
                </w:rPrChange>
              </w:rPr>
              <w:tab/>
              <w:delText>27</w:delText>
            </w:r>
          </w:del>
        </w:p>
        <w:p w14:paraId="2836B99B" w14:textId="54FF6395" w:rsidR="009D0AD2" w:rsidRPr="00B90FBE" w:rsidRDefault="009D0AD2">
          <w:pPr>
            <w:rPr>
              <w:sz w:val="32"/>
              <w:rPrChange w:id="599" w:author="Kai Pa" w:date="2018-05-21T21:31:00Z">
                <w:rPr/>
              </w:rPrChange>
            </w:rPr>
          </w:pPr>
          <w:r w:rsidRPr="00B90FBE">
            <w:rPr>
              <w:b/>
              <w:bCs/>
              <w:noProof/>
              <w:sz w:val="32"/>
              <w:szCs w:val="28"/>
              <w:rPrChange w:id="600" w:author="Kai Pa" w:date="2018-05-21T21:31:00Z">
                <w:rPr>
                  <w:b/>
                  <w:bCs/>
                  <w:noProof/>
                </w:rPr>
              </w:rPrChange>
            </w:rPr>
            <w:fldChar w:fldCharType="end"/>
          </w:r>
        </w:p>
      </w:sdtContent>
    </w:sdt>
    <w:p w14:paraId="016E6CAB" w14:textId="32264145" w:rsidR="001E6A57" w:rsidRPr="00B90FBE" w:rsidDel="00FE3BDF" w:rsidRDefault="001E6A57" w:rsidP="001E6A57">
      <w:pPr>
        <w:pStyle w:val="Heading2"/>
        <w:rPr>
          <w:del w:id="601" w:author="Kai Pa" w:date="2018-05-21T21:00:00Z"/>
          <w:rFonts w:ascii="Arial" w:hAnsi="Arial" w:cs="Arial"/>
          <w:sz w:val="52"/>
          <w:rPrChange w:id="602" w:author="Kai Pa" w:date="2018-05-21T21:31:00Z">
            <w:rPr>
              <w:del w:id="603" w:author="Kai Pa" w:date="2018-05-21T21:00:00Z"/>
              <w:rFonts w:ascii="Arial" w:hAnsi="Arial" w:cs="Arial"/>
              <w:sz w:val="40"/>
            </w:rPr>
          </w:rPrChange>
        </w:rPr>
      </w:pPr>
    </w:p>
    <w:p w14:paraId="607AA1A5" w14:textId="00A2BEC6" w:rsidR="001E6A57" w:rsidRPr="00B90FBE" w:rsidDel="00FE3BDF" w:rsidRDefault="001E6A57">
      <w:pPr>
        <w:rPr>
          <w:del w:id="604" w:author="Kai Pa" w:date="2018-05-21T21:00:00Z"/>
          <w:rFonts w:ascii="Arial" w:hAnsi="Arial" w:cs="Arial"/>
          <w:sz w:val="52"/>
          <w:rPrChange w:id="605" w:author="Kai Pa" w:date="2018-05-21T21:31:00Z">
            <w:rPr>
              <w:del w:id="606" w:author="Kai Pa" w:date="2018-05-21T21:00:00Z"/>
              <w:rFonts w:ascii="Arial" w:hAnsi="Arial" w:cs="Arial"/>
              <w:sz w:val="40"/>
            </w:rPr>
          </w:rPrChange>
        </w:rPr>
      </w:pPr>
    </w:p>
    <w:p w14:paraId="248CE31B" w14:textId="45589F72" w:rsidR="007E56BA" w:rsidRPr="00B90FBE" w:rsidRDefault="007E56BA" w:rsidP="007E56BA">
      <w:pPr>
        <w:jc w:val="center"/>
        <w:rPr>
          <w:rFonts w:ascii="Arial" w:hAnsi="Arial" w:cs="Arial"/>
          <w:sz w:val="52"/>
          <w:rPrChange w:id="607" w:author="Kai Pa" w:date="2018-05-21T21:31:00Z">
            <w:rPr>
              <w:sz w:val="40"/>
            </w:rPr>
          </w:rPrChange>
        </w:rPr>
      </w:pPr>
    </w:p>
    <w:p w14:paraId="1CCD2EF5" w14:textId="70D047B0" w:rsidR="00704AD5" w:rsidRPr="00B90FBE" w:rsidRDefault="008854BF">
      <w:pPr>
        <w:pStyle w:val="Heading2"/>
        <w:rPr>
          <w:b/>
          <w:sz w:val="36"/>
          <w:rPrChange w:id="608" w:author="Kai Pa" w:date="2018-05-21T21:31:00Z">
            <w:rPr/>
          </w:rPrChange>
        </w:rPr>
        <w:pPrChange w:id="609" w:author="Kai Pa" w:date="2018-05-11T09:25:00Z">
          <w:pPr/>
        </w:pPrChange>
      </w:pPr>
      <w:bookmarkStart w:id="610" w:name="_Toc514700569"/>
      <w:ins w:id="611" w:author="Hoan Ng" w:date="2017-03-20T21:30:00Z">
        <w:r w:rsidRPr="00B90FBE">
          <w:rPr>
            <w:b/>
            <w:sz w:val="36"/>
            <w:rPrChange w:id="612" w:author="Kai Pa" w:date="2018-05-21T21:31:00Z">
              <w:rPr>
                <w:b/>
              </w:rPr>
            </w:rPrChange>
          </w:rPr>
          <w:lastRenderedPageBreak/>
          <w:t>Phân công công việc &amp; tiến độ</w:t>
        </w:r>
      </w:ins>
      <w:bookmarkEnd w:id="610"/>
      <w:ins w:id="613" w:author="Hoan Ng" w:date="2017-03-20T22:03:00Z">
        <w:r w:rsidR="00704AD5" w:rsidRPr="00B90FBE">
          <w:rPr>
            <w:sz w:val="36"/>
            <w:rPrChange w:id="614" w:author="Kai Pa" w:date="2018-05-21T21:31:00Z">
              <w:rPr/>
            </w:rPrChange>
          </w:rPr>
          <w:fldChar w:fldCharType="begin"/>
        </w:r>
        <w:r w:rsidR="00704AD5" w:rsidRPr="00B90FBE">
          <w:rPr>
            <w:sz w:val="36"/>
            <w:rPrChange w:id="615" w:author="Kai Pa" w:date="2018-05-21T21:31:00Z">
              <w:rPr/>
            </w:rPrChange>
          </w:rPr>
          <w:instrText xml:space="preserve"> LINK Excel.Sheet.12 "Book1" "Sheet1!R3C3:R41C8" \a \f 4 \h </w:instrText>
        </w:r>
      </w:ins>
      <w:r w:rsidR="008741DF" w:rsidRPr="00B90FBE">
        <w:rPr>
          <w:sz w:val="36"/>
          <w:rPrChange w:id="616" w:author="Kai Pa" w:date="2018-05-21T21:31:00Z">
            <w:rPr>
              <w:sz w:val="28"/>
            </w:rPr>
          </w:rPrChange>
        </w:rPr>
        <w:instrText xml:space="preserve"> \* MERGEFORMAT </w:instrText>
      </w:r>
      <w:ins w:id="617" w:author="Hoan Ng" w:date="2017-03-20T22:03:00Z">
        <w:r w:rsidR="00704AD5" w:rsidRPr="00B90FBE">
          <w:rPr>
            <w:sz w:val="36"/>
            <w:rPrChange w:id="618" w:author="Kai Pa" w:date="2018-05-21T21:31:00Z">
              <w:rPr>
                <w:b/>
              </w:rPr>
            </w:rPrChange>
          </w:rPr>
          <w:fldChar w:fldCharType="separate"/>
        </w:r>
      </w:ins>
    </w:p>
    <w:p w14:paraId="08ED6E8A" w14:textId="4C91257C" w:rsidR="005F3BAC" w:rsidRPr="00B90FBE" w:rsidRDefault="00704AD5">
      <w:pPr>
        <w:pStyle w:val="Heading2"/>
        <w:rPr>
          <w:ins w:id="619" w:author="Hoan Ng" w:date="2017-03-20T22:18:00Z"/>
          <w:b/>
          <w:sz w:val="36"/>
          <w:rPrChange w:id="620" w:author="Kai Pa" w:date="2018-05-21T21:31:00Z">
            <w:rPr>
              <w:ins w:id="621" w:author="Hoan Ng" w:date="2017-03-20T22:18:00Z"/>
              <w:b/>
            </w:rPr>
          </w:rPrChange>
        </w:rPr>
        <w:pPrChange w:id="622" w:author="Kai Pa" w:date="2018-05-11T09:25:00Z">
          <w:pPr/>
        </w:pPrChange>
      </w:pPr>
      <w:ins w:id="623" w:author="Hoan Ng" w:date="2017-03-20T22:03:00Z">
        <w:r w:rsidRPr="00B90FBE">
          <w:rPr>
            <w:b/>
            <w:sz w:val="36"/>
            <w:rPrChange w:id="624" w:author="Kai Pa" w:date="2018-05-21T21:31:00Z">
              <w:rPr>
                <w:b/>
              </w:rPr>
            </w:rPrChange>
          </w:rPr>
          <w:fldChar w:fldCharType="end"/>
        </w:r>
      </w:ins>
    </w:p>
    <w:tbl>
      <w:tblPr>
        <w:tblStyle w:val="TableGrid"/>
        <w:tblW w:w="9512" w:type="dxa"/>
        <w:tblLook w:val="04A0" w:firstRow="1" w:lastRow="0" w:firstColumn="1" w:lastColumn="0" w:noHBand="0" w:noVBand="1"/>
        <w:tblPrChange w:id="625" w:author="Kai Pa" w:date="2018-05-21T21:18:00Z">
          <w:tblPr>
            <w:tblStyle w:val="TableGrid"/>
            <w:tblW w:w="0" w:type="auto"/>
            <w:tblLook w:val="04A0" w:firstRow="1" w:lastRow="0" w:firstColumn="1" w:lastColumn="0" w:noHBand="0" w:noVBand="1"/>
          </w:tblPr>
        </w:tblPrChange>
      </w:tblPr>
      <w:tblGrid>
        <w:gridCol w:w="907"/>
        <w:gridCol w:w="3940"/>
        <w:gridCol w:w="1364"/>
        <w:gridCol w:w="1144"/>
        <w:gridCol w:w="1299"/>
        <w:gridCol w:w="858"/>
        <w:tblGridChange w:id="626">
          <w:tblGrid>
            <w:gridCol w:w="936"/>
            <w:gridCol w:w="2795"/>
            <w:gridCol w:w="1455"/>
            <w:gridCol w:w="501"/>
            <w:gridCol w:w="719"/>
            <w:gridCol w:w="308"/>
            <w:gridCol w:w="684"/>
            <w:gridCol w:w="184"/>
            <w:gridCol w:w="978"/>
            <w:gridCol w:w="2"/>
            <w:gridCol w:w="788"/>
          </w:tblGrid>
        </w:tblGridChange>
      </w:tblGrid>
      <w:tr w:rsidR="005F3BAC" w:rsidRPr="00B90FBE" w14:paraId="33F95CA8" w14:textId="77777777" w:rsidTr="00393718">
        <w:trPr>
          <w:trHeight w:val="600"/>
          <w:ins w:id="627" w:author="Hoan Ng" w:date="2017-03-20T22:18:00Z"/>
          <w:trPrChange w:id="628" w:author="Kai Pa" w:date="2018-05-21T21:18:00Z">
            <w:trPr>
              <w:trHeight w:val="600"/>
            </w:trPr>
          </w:trPrChange>
        </w:trPr>
        <w:tc>
          <w:tcPr>
            <w:tcW w:w="936" w:type="dxa"/>
            <w:hideMark/>
            <w:tcPrChange w:id="629" w:author="Kai Pa" w:date="2018-05-21T21:18:00Z">
              <w:tcPr>
                <w:tcW w:w="985" w:type="dxa"/>
                <w:hideMark/>
              </w:tcPr>
            </w:tcPrChange>
          </w:tcPr>
          <w:p w14:paraId="17B66A32" w14:textId="77777777" w:rsidR="005F3BAC" w:rsidRPr="00B90FBE" w:rsidRDefault="005F3BAC" w:rsidP="005F3BAC">
            <w:pPr>
              <w:rPr>
                <w:ins w:id="630" w:author="Hoan Ng" w:date="2017-03-20T22:18:00Z"/>
                <w:sz w:val="32"/>
                <w:rPrChange w:id="631" w:author="Kai Pa" w:date="2018-05-21T21:31:00Z">
                  <w:rPr>
                    <w:ins w:id="632" w:author="Hoan Ng" w:date="2017-03-20T22:18:00Z"/>
                    <w:b/>
                  </w:rPr>
                </w:rPrChange>
              </w:rPr>
            </w:pPr>
            <w:ins w:id="633" w:author="Hoan Ng" w:date="2017-03-20T22:18:00Z">
              <w:r w:rsidRPr="00B90FBE">
                <w:rPr>
                  <w:sz w:val="32"/>
                  <w:rPrChange w:id="634" w:author="Kai Pa" w:date="2018-05-21T21:31:00Z">
                    <w:rPr>
                      <w:b/>
                    </w:rPr>
                  </w:rPrChange>
                </w:rPr>
                <w:t>No.</w:t>
              </w:r>
            </w:ins>
          </w:p>
        </w:tc>
        <w:tc>
          <w:tcPr>
            <w:tcW w:w="4250" w:type="dxa"/>
            <w:hideMark/>
            <w:tcPrChange w:id="635" w:author="Kai Pa" w:date="2018-05-21T21:18:00Z">
              <w:tcPr>
                <w:tcW w:w="4702" w:type="dxa"/>
                <w:gridSpan w:val="2"/>
                <w:hideMark/>
              </w:tcPr>
            </w:tcPrChange>
          </w:tcPr>
          <w:p w14:paraId="4C14AD45" w14:textId="77777777" w:rsidR="005F3BAC" w:rsidRPr="00B90FBE" w:rsidRDefault="005F3BAC" w:rsidP="005F3BAC">
            <w:pPr>
              <w:rPr>
                <w:ins w:id="636" w:author="Hoan Ng" w:date="2017-03-20T22:18:00Z"/>
                <w:sz w:val="32"/>
                <w:rPrChange w:id="637" w:author="Kai Pa" w:date="2018-05-21T21:31:00Z">
                  <w:rPr>
                    <w:ins w:id="638" w:author="Hoan Ng" w:date="2017-03-20T22:18:00Z"/>
                    <w:b/>
                  </w:rPr>
                </w:rPrChange>
              </w:rPr>
            </w:pPr>
            <w:ins w:id="639" w:author="Hoan Ng" w:date="2017-03-20T22:18:00Z">
              <w:r w:rsidRPr="00B90FBE">
                <w:rPr>
                  <w:sz w:val="32"/>
                  <w:rPrChange w:id="640" w:author="Kai Pa" w:date="2018-05-21T21:31:00Z">
                    <w:rPr>
                      <w:b/>
                    </w:rPr>
                  </w:rPrChange>
                </w:rPr>
                <w:t>Công việc</w:t>
              </w:r>
            </w:ins>
          </w:p>
        </w:tc>
        <w:tc>
          <w:tcPr>
            <w:tcW w:w="1220" w:type="dxa"/>
            <w:hideMark/>
            <w:tcPrChange w:id="641" w:author="Kai Pa" w:date="2018-05-21T21:18:00Z">
              <w:tcPr>
                <w:tcW w:w="1027" w:type="dxa"/>
                <w:gridSpan w:val="2"/>
                <w:hideMark/>
              </w:tcPr>
            </w:tcPrChange>
          </w:tcPr>
          <w:p w14:paraId="5048173E" w14:textId="1A483C12" w:rsidR="005F3BAC" w:rsidRPr="00B90FBE" w:rsidRDefault="005F3BAC" w:rsidP="005F3BAC">
            <w:pPr>
              <w:rPr>
                <w:ins w:id="642" w:author="Hoan Ng" w:date="2017-03-20T22:18:00Z"/>
                <w:sz w:val="32"/>
                <w:rPrChange w:id="643" w:author="Kai Pa" w:date="2018-05-21T21:31:00Z">
                  <w:rPr>
                    <w:ins w:id="644" w:author="Hoan Ng" w:date="2017-03-20T22:18:00Z"/>
                    <w:b/>
                  </w:rPr>
                </w:rPrChange>
              </w:rPr>
            </w:pPr>
            <w:ins w:id="645" w:author="Hoan Ng" w:date="2017-03-20T22:18:00Z">
              <w:r w:rsidRPr="00B90FBE">
                <w:rPr>
                  <w:sz w:val="32"/>
                  <w:rPrChange w:id="646" w:author="Kai Pa" w:date="2018-05-21T21:31:00Z">
                    <w:rPr>
                      <w:b/>
                    </w:rPr>
                  </w:rPrChange>
                </w:rPr>
                <w:t xml:space="preserve"> Duration (days)</w:t>
              </w:r>
            </w:ins>
          </w:p>
        </w:tc>
        <w:tc>
          <w:tcPr>
            <w:tcW w:w="1149" w:type="dxa"/>
            <w:hideMark/>
            <w:tcPrChange w:id="647" w:author="Kai Pa" w:date="2018-05-21T21:18:00Z">
              <w:tcPr>
                <w:tcW w:w="868" w:type="dxa"/>
                <w:gridSpan w:val="2"/>
                <w:hideMark/>
              </w:tcPr>
            </w:tcPrChange>
          </w:tcPr>
          <w:p w14:paraId="78B083EE" w14:textId="77777777" w:rsidR="005F3BAC" w:rsidRPr="00B90FBE" w:rsidRDefault="005F3BAC" w:rsidP="005F3BAC">
            <w:pPr>
              <w:rPr>
                <w:ins w:id="648" w:author="Hoan Ng" w:date="2017-03-20T22:18:00Z"/>
                <w:sz w:val="32"/>
                <w:rPrChange w:id="649" w:author="Kai Pa" w:date="2018-05-21T21:31:00Z">
                  <w:rPr>
                    <w:ins w:id="650" w:author="Hoan Ng" w:date="2017-03-20T22:18:00Z"/>
                    <w:b/>
                  </w:rPr>
                </w:rPrChange>
              </w:rPr>
            </w:pPr>
            <w:ins w:id="651" w:author="Hoan Ng" w:date="2017-03-20T22:18:00Z">
              <w:r w:rsidRPr="00B90FBE">
                <w:rPr>
                  <w:sz w:val="32"/>
                  <w:rPrChange w:id="652" w:author="Kai Pa" w:date="2018-05-21T21:31:00Z">
                    <w:rPr>
                      <w:b/>
                    </w:rPr>
                  </w:rPrChange>
                </w:rPr>
                <w:t>Assign To</w:t>
              </w:r>
            </w:ins>
          </w:p>
        </w:tc>
        <w:tc>
          <w:tcPr>
            <w:tcW w:w="1164" w:type="dxa"/>
            <w:hideMark/>
            <w:tcPrChange w:id="653" w:author="Kai Pa" w:date="2018-05-21T21:18:00Z">
              <w:tcPr>
                <w:tcW w:w="978" w:type="dxa"/>
                <w:gridSpan w:val="3"/>
                <w:hideMark/>
              </w:tcPr>
            </w:tcPrChange>
          </w:tcPr>
          <w:p w14:paraId="26C23C92" w14:textId="77777777" w:rsidR="005F3BAC" w:rsidRPr="00B90FBE" w:rsidRDefault="005F3BAC" w:rsidP="005F3BAC">
            <w:pPr>
              <w:rPr>
                <w:ins w:id="654" w:author="Hoan Ng" w:date="2017-03-20T22:18:00Z"/>
                <w:sz w:val="32"/>
                <w:rPrChange w:id="655" w:author="Kai Pa" w:date="2018-05-21T21:31:00Z">
                  <w:rPr>
                    <w:ins w:id="656" w:author="Hoan Ng" w:date="2017-03-20T22:18:00Z"/>
                    <w:b/>
                  </w:rPr>
                </w:rPrChange>
              </w:rPr>
            </w:pPr>
            <w:ins w:id="657" w:author="Hoan Ng" w:date="2017-03-20T22:18:00Z">
              <w:r w:rsidRPr="00B90FBE">
                <w:rPr>
                  <w:sz w:val="32"/>
                  <w:rPrChange w:id="658" w:author="Kai Pa" w:date="2018-05-21T21:31:00Z">
                    <w:rPr>
                      <w:b/>
                    </w:rPr>
                  </w:rPrChange>
                </w:rPr>
                <w:t>% Finished</w:t>
              </w:r>
            </w:ins>
          </w:p>
        </w:tc>
        <w:tc>
          <w:tcPr>
            <w:tcW w:w="793" w:type="dxa"/>
            <w:hideMark/>
            <w:tcPrChange w:id="659" w:author="Kai Pa" w:date="2018-05-21T21:18:00Z">
              <w:tcPr>
                <w:tcW w:w="790" w:type="dxa"/>
                <w:hideMark/>
              </w:tcPr>
            </w:tcPrChange>
          </w:tcPr>
          <w:p w14:paraId="049A714D" w14:textId="77777777" w:rsidR="005F3BAC" w:rsidRPr="00B90FBE" w:rsidRDefault="005F3BAC" w:rsidP="005F3BAC">
            <w:pPr>
              <w:rPr>
                <w:ins w:id="660" w:author="Hoan Ng" w:date="2017-03-20T22:18:00Z"/>
                <w:sz w:val="32"/>
                <w:rPrChange w:id="661" w:author="Kai Pa" w:date="2018-05-21T21:31:00Z">
                  <w:rPr>
                    <w:ins w:id="662" w:author="Hoan Ng" w:date="2017-03-20T22:18:00Z"/>
                    <w:b/>
                  </w:rPr>
                </w:rPrChange>
              </w:rPr>
            </w:pPr>
            <w:ins w:id="663" w:author="Hoan Ng" w:date="2017-03-20T22:18:00Z">
              <w:r w:rsidRPr="00B90FBE">
                <w:rPr>
                  <w:sz w:val="32"/>
                  <w:rPrChange w:id="664" w:author="Kai Pa" w:date="2018-05-21T21:31:00Z">
                    <w:rPr>
                      <w:b/>
                    </w:rPr>
                  </w:rPrChange>
                </w:rPr>
                <w:t>Note</w:t>
              </w:r>
            </w:ins>
          </w:p>
        </w:tc>
      </w:tr>
      <w:tr w:rsidR="005F3BAC" w:rsidRPr="00B90FBE" w14:paraId="4589C4BD" w14:textId="77777777" w:rsidTr="00393718">
        <w:trPr>
          <w:trHeight w:val="300"/>
          <w:ins w:id="665" w:author="Hoan Ng" w:date="2017-03-20T22:18:00Z"/>
          <w:trPrChange w:id="666" w:author="Kai Pa" w:date="2018-05-21T21:18:00Z">
            <w:trPr>
              <w:trHeight w:val="300"/>
            </w:trPr>
          </w:trPrChange>
        </w:trPr>
        <w:tc>
          <w:tcPr>
            <w:tcW w:w="936" w:type="dxa"/>
            <w:hideMark/>
            <w:tcPrChange w:id="667" w:author="Kai Pa" w:date="2018-05-21T21:18:00Z">
              <w:tcPr>
                <w:tcW w:w="985" w:type="dxa"/>
                <w:hideMark/>
              </w:tcPr>
            </w:tcPrChange>
          </w:tcPr>
          <w:p w14:paraId="00647007" w14:textId="77777777" w:rsidR="005F3BAC" w:rsidRPr="00B90FBE" w:rsidRDefault="005F3BAC">
            <w:pPr>
              <w:rPr>
                <w:ins w:id="668" w:author="Hoan Ng" w:date="2017-03-20T22:18:00Z"/>
                <w:sz w:val="32"/>
                <w:rPrChange w:id="669" w:author="Kai Pa" w:date="2018-05-21T21:31:00Z">
                  <w:rPr>
                    <w:ins w:id="670" w:author="Hoan Ng" w:date="2017-03-20T22:18:00Z"/>
                    <w:b/>
                  </w:rPr>
                </w:rPrChange>
              </w:rPr>
            </w:pPr>
            <w:ins w:id="671" w:author="Hoan Ng" w:date="2017-03-20T22:18:00Z">
              <w:r w:rsidRPr="00B90FBE">
                <w:rPr>
                  <w:sz w:val="32"/>
                  <w:rPrChange w:id="672" w:author="Kai Pa" w:date="2018-05-21T21:31:00Z">
                    <w:rPr>
                      <w:b/>
                    </w:rPr>
                  </w:rPrChange>
                </w:rPr>
                <w:t> </w:t>
              </w:r>
            </w:ins>
          </w:p>
        </w:tc>
        <w:tc>
          <w:tcPr>
            <w:tcW w:w="4250" w:type="dxa"/>
            <w:hideMark/>
            <w:tcPrChange w:id="673" w:author="Kai Pa" w:date="2018-05-21T21:18:00Z">
              <w:tcPr>
                <w:tcW w:w="4702" w:type="dxa"/>
                <w:gridSpan w:val="2"/>
                <w:hideMark/>
              </w:tcPr>
            </w:tcPrChange>
          </w:tcPr>
          <w:p w14:paraId="282A6B9A" w14:textId="77777777" w:rsidR="005F3BAC" w:rsidRPr="00B90FBE" w:rsidRDefault="005F3BAC">
            <w:pPr>
              <w:rPr>
                <w:ins w:id="674" w:author="Hoan Ng" w:date="2017-03-20T22:18:00Z"/>
                <w:sz w:val="32"/>
                <w:rPrChange w:id="675" w:author="Kai Pa" w:date="2018-05-21T21:31:00Z">
                  <w:rPr>
                    <w:ins w:id="676" w:author="Hoan Ng" w:date="2017-03-20T22:18:00Z"/>
                    <w:b/>
                  </w:rPr>
                </w:rPrChange>
              </w:rPr>
            </w:pPr>
            <w:ins w:id="677" w:author="Hoan Ng" w:date="2017-03-20T22:18:00Z">
              <w:r w:rsidRPr="00B90FBE">
                <w:rPr>
                  <w:sz w:val="32"/>
                  <w:rPrChange w:id="678" w:author="Kai Pa" w:date="2018-05-21T21:31:00Z">
                    <w:rPr>
                      <w:b/>
                    </w:rPr>
                  </w:rPrChange>
                </w:rPr>
                <w:t>Tìm hiểu sở bộ &amp; đăng ký đồ án</w:t>
              </w:r>
            </w:ins>
          </w:p>
        </w:tc>
        <w:tc>
          <w:tcPr>
            <w:tcW w:w="1220" w:type="dxa"/>
            <w:hideMark/>
            <w:tcPrChange w:id="679" w:author="Kai Pa" w:date="2018-05-21T21:18:00Z">
              <w:tcPr>
                <w:tcW w:w="1027" w:type="dxa"/>
                <w:gridSpan w:val="2"/>
                <w:hideMark/>
              </w:tcPr>
            </w:tcPrChange>
          </w:tcPr>
          <w:p w14:paraId="7E6EA91E" w14:textId="0D3CE08B" w:rsidR="005F3BAC" w:rsidRPr="00B90FBE" w:rsidRDefault="005F3BAC">
            <w:pPr>
              <w:rPr>
                <w:ins w:id="680" w:author="Hoan Ng" w:date="2017-03-20T22:18:00Z"/>
                <w:sz w:val="32"/>
                <w:rPrChange w:id="681" w:author="Kai Pa" w:date="2018-05-21T21:31:00Z">
                  <w:rPr>
                    <w:ins w:id="682" w:author="Hoan Ng" w:date="2017-03-20T22:18:00Z"/>
                    <w:b/>
                  </w:rPr>
                </w:rPrChange>
              </w:rPr>
            </w:pPr>
            <w:ins w:id="683" w:author="Hoan Ng" w:date="2017-03-20T22:18:00Z">
              <w:r w:rsidRPr="00B90FBE">
                <w:rPr>
                  <w:sz w:val="32"/>
                  <w:rPrChange w:id="684" w:author="Kai Pa" w:date="2018-05-21T21:31:00Z">
                    <w:rPr>
                      <w:b/>
                    </w:rPr>
                  </w:rPrChange>
                </w:rPr>
                <w:t> </w:t>
              </w:r>
            </w:ins>
            <w:ins w:id="685" w:author="LÊ VĂN PA" w:date="2018-03-13T08:24:00Z">
              <w:r w:rsidR="0068408A" w:rsidRPr="00B90FBE">
                <w:rPr>
                  <w:sz w:val="32"/>
                  <w:rPrChange w:id="686" w:author="Kai Pa" w:date="2018-05-21T21:31:00Z">
                    <w:rPr>
                      <w:b/>
                    </w:rPr>
                  </w:rPrChange>
                </w:rPr>
                <w:t>1</w:t>
              </w:r>
            </w:ins>
          </w:p>
        </w:tc>
        <w:tc>
          <w:tcPr>
            <w:tcW w:w="1149" w:type="dxa"/>
            <w:hideMark/>
            <w:tcPrChange w:id="687" w:author="Kai Pa" w:date="2018-05-21T21:18:00Z">
              <w:tcPr>
                <w:tcW w:w="868" w:type="dxa"/>
                <w:gridSpan w:val="2"/>
                <w:hideMark/>
              </w:tcPr>
            </w:tcPrChange>
          </w:tcPr>
          <w:p w14:paraId="765AD8A2" w14:textId="47BDD0EF" w:rsidR="005F3BAC" w:rsidRPr="00B90FBE" w:rsidRDefault="005F3BAC">
            <w:pPr>
              <w:rPr>
                <w:ins w:id="688" w:author="Hoan Ng" w:date="2017-03-20T22:18:00Z"/>
                <w:sz w:val="32"/>
                <w:rPrChange w:id="689" w:author="Kai Pa" w:date="2018-05-21T21:31:00Z">
                  <w:rPr>
                    <w:ins w:id="690" w:author="Hoan Ng" w:date="2017-03-20T22:18:00Z"/>
                    <w:b/>
                  </w:rPr>
                </w:rPrChange>
              </w:rPr>
            </w:pPr>
            <w:ins w:id="691" w:author="Hoan Ng" w:date="2017-03-20T22:18:00Z">
              <w:r w:rsidRPr="00B90FBE">
                <w:rPr>
                  <w:sz w:val="32"/>
                  <w:rPrChange w:id="692" w:author="Kai Pa" w:date="2018-05-21T21:31:00Z">
                    <w:rPr>
                      <w:b/>
                    </w:rPr>
                  </w:rPrChange>
                </w:rPr>
                <w:t> </w:t>
              </w:r>
            </w:ins>
            <w:ins w:id="693" w:author="LÊ VĂN PA" w:date="2018-03-13T08:24:00Z">
              <w:r w:rsidR="0068408A" w:rsidRPr="00B90FBE">
                <w:rPr>
                  <w:sz w:val="32"/>
                  <w:rPrChange w:id="694" w:author="Kai Pa" w:date="2018-05-21T21:31:00Z">
                    <w:rPr>
                      <w:b/>
                    </w:rPr>
                  </w:rPrChange>
                </w:rPr>
                <w:t>Thanh</w:t>
              </w:r>
            </w:ins>
          </w:p>
        </w:tc>
        <w:tc>
          <w:tcPr>
            <w:tcW w:w="1164" w:type="dxa"/>
            <w:hideMark/>
            <w:tcPrChange w:id="695" w:author="Kai Pa" w:date="2018-05-21T21:18:00Z">
              <w:tcPr>
                <w:tcW w:w="978" w:type="dxa"/>
                <w:gridSpan w:val="3"/>
                <w:hideMark/>
              </w:tcPr>
            </w:tcPrChange>
          </w:tcPr>
          <w:p w14:paraId="1635BF0F" w14:textId="77777777" w:rsidR="005F3BAC" w:rsidRPr="00B90FBE" w:rsidRDefault="005F3BAC">
            <w:pPr>
              <w:rPr>
                <w:ins w:id="696" w:author="Hoan Ng" w:date="2017-03-20T22:18:00Z"/>
                <w:sz w:val="32"/>
                <w:rPrChange w:id="697" w:author="Kai Pa" w:date="2018-05-21T21:31:00Z">
                  <w:rPr>
                    <w:ins w:id="698" w:author="Hoan Ng" w:date="2017-03-20T22:18:00Z"/>
                    <w:b/>
                  </w:rPr>
                </w:rPrChange>
              </w:rPr>
            </w:pPr>
            <w:ins w:id="699" w:author="Hoan Ng" w:date="2017-03-20T22:18:00Z">
              <w:r w:rsidRPr="00B90FBE">
                <w:rPr>
                  <w:sz w:val="32"/>
                  <w:rPrChange w:id="700" w:author="Kai Pa" w:date="2018-05-21T21:31:00Z">
                    <w:rPr>
                      <w:b/>
                    </w:rPr>
                  </w:rPrChange>
                </w:rPr>
                <w:t> </w:t>
              </w:r>
            </w:ins>
          </w:p>
        </w:tc>
        <w:tc>
          <w:tcPr>
            <w:tcW w:w="793" w:type="dxa"/>
            <w:hideMark/>
            <w:tcPrChange w:id="701" w:author="Kai Pa" w:date="2018-05-21T21:18:00Z">
              <w:tcPr>
                <w:tcW w:w="790" w:type="dxa"/>
                <w:hideMark/>
              </w:tcPr>
            </w:tcPrChange>
          </w:tcPr>
          <w:p w14:paraId="26EF4DD6" w14:textId="77777777" w:rsidR="005F3BAC" w:rsidRPr="00B90FBE" w:rsidRDefault="005F3BAC">
            <w:pPr>
              <w:rPr>
                <w:ins w:id="702" w:author="Hoan Ng" w:date="2017-03-20T22:18:00Z"/>
                <w:sz w:val="32"/>
                <w:rPrChange w:id="703" w:author="Kai Pa" w:date="2018-05-21T21:31:00Z">
                  <w:rPr>
                    <w:ins w:id="704" w:author="Hoan Ng" w:date="2017-03-20T22:18:00Z"/>
                    <w:b/>
                  </w:rPr>
                </w:rPrChange>
              </w:rPr>
            </w:pPr>
            <w:ins w:id="705" w:author="Hoan Ng" w:date="2017-03-20T22:18:00Z">
              <w:r w:rsidRPr="00B90FBE">
                <w:rPr>
                  <w:sz w:val="32"/>
                  <w:rPrChange w:id="706" w:author="Kai Pa" w:date="2018-05-21T21:31:00Z">
                    <w:rPr>
                      <w:b/>
                    </w:rPr>
                  </w:rPrChange>
                </w:rPr>
                <w:t> </w:t>
              </w:r>
            </w:ins>
          </w:p>
        </w:tc>
      </w:tr>
      <w:tr w:rsidR="005F3BAC" w:rsidRPr="00B90FBE" w14:paraId="2643D450" w14:textId="77777777" w:rsidTr="00393718">
        <w:trPr>
          <w:trHeight w:val="300"/>
          <w:ins w:id="707" w:author="Hoan Ng" w:date="2017-03-20T22:18:00Z"/>
          <w:trPrChange w:id="708" w:author="Kai Pa" w:date="2018-05-21T21:18:00Z">
            <w:trPr>
              <w:trHeight w:val="300"/>
            </w:trPr>
          </w:trPrChange>
        </w:trPr>
        <w:tc>
          <w:tcPr>
            <w:tcW w:w="936" w:type="dxa"/>
            <w:hideMark/>
            <w:tcPrChange w:id="709" w:author="Kai Pa" w:date="2018-05-21T21:18:00Z">
              <w:tcPr>
                <w:tcW w:w="8140" w:type="dxa"/>
                <w:gridSpan w:val="2"/>
                <w:hideMark/>
              </w:tcPr>
            </w:tcPrChange>
          </w:tcPr>
          <w:p w14:paraId="514D50C3" w14:textId="77777777" w:rsidR="005F3BAC" w:rsidRPr="00B90FBE" w:rsidRDefault="005F3BAC">
            <w:pPr>
              <w:rPr>
                <w:ins w:id="710" w:author="Hoan Ng" w:date="2017-03-20T22:18:00Z"/>
                <w:sz w:val="32"/>
                <w:rPrChange w:id="711" w:author="Kai Pa" w:date="2018-05-21T21:31:00Z">
                  <w:rPr>
                    <w:ins w:id="712" w:author="Hoan Ng" w:date="2017-03-20T22:18:00Z"/>
                    <w:b/>
                  </w:rPr>
                </w:rPrChange>
              </w:rPr>
            </w:pPr>
            <w:ins w:id="713" w:author="Hoan Ng" w:date="2017-03-20T22:18:00Z">
              <w:r w:rsidRPr="00B90FBE">
                <w:rPr>
                  <w:sz w:val="32"/>
                  <w:rPrChange w:id="714" w:author="Kai Pa" w:date="2018-05-21T21:31:00Z">
                    <w:rPr>
                      <w:b/>
                    </w:rPr>
                  </w:rPrChange>
                </w:rPr>
                <w:t> </w:t>
              </w:r>
            </w:ins>
          </w:p>
        </w:tc>
        <w:tc>
          <w:tcPr>
            <w:tcW w:w="4250" w:type="dxa"/>
            <w:hideMark/>
            <w:tcPrChange w:id="715" w:author="Kai Pa" w:date="2018-05-21T21:18:00Z">
              <w:tcPr>
                <w:tcW w:w="3340" w:type="dxa"/>
                <w:gridSpan w:val="2"/>
                <w:hideMark/>
              </w:tcPr>
            </w:tcPrChange>
          </w:tcPr>
          <w:p w14:paraId="1E203B55" w14:textId="77777777" w:rsidR="005F3BAC" w:rsidRPr="00B90FBE" w:rsidRDefault="005F3BAC">
            <w:pPr>
              <w:rPr>
                <w:ins w:id="716" w:author="Hoan Ng" w:date="2017-03-20T22:18:00Z"/>
                <w:sz w:val="32"/>
                <w:rPrChange w:id="717" w:author="Kai Pa" w:date="2018-05-21T21:31:00Z">
                  <w:rPr>
                    <w:ins w:id="718" w:author="Hoan Ng" w:date="2017-03-20T22:18:00Z"/>
                    <w:b/>
                  </w:rPr>
                </w:rPrChange>
              </w:rPr>
            </w:pPr>
            <w:ins w:id="719" w:author="Hoan Ng" w:date="2017-03-20T22:18:00Z">
              <w:r w:rsidRPr="00B90FBE">
                <w:rPr>
                  <w:sz w:val="32"/>
                  <w:rPrChange w:id="720" w:author="Kai Pa" w:date="2018-05-21T21:31:00Z">
                    <w:rPr>
                      <w:b/>
                    </w:rPr>
                  </w:rPrChange>
                </w:rPr>
                <w:t>Tìm hiểu công nghệ liên quan</w:t>
              </w:r>
            </w:ins>
          </w:p>
        </w:tc>
        <w:tc>
          <w:tcPr>
            <w:tcW w:w="1220" w:type="dxa"/>
            <w:hideMark/>
            <w:tcPrChange w:id="721" w:author="Kai Pa" w:date="2018-05-21T21:18:00Z">
              <w:tcPr>
                <w:tcW w:w="960" w:type="dxa"/>
                <w:gridSpan w:val="2"/>
                <w:hideMark/>
              </w:tcPr>
            </w:tcPrChange>
          </w:tcPr>
          <w:p w14:paraId="5590F455" w14:textId="737EE9EB" w:rsidR="005F3BAC" w:rsidRPr="00B90FBE" w:rsidRDefault="005F3BAC">
            <w:pPr>
              <w:rPr>
                <w:ins w:id="722" w:author="Hoan Ng" w:date="2017-03-20T22:18:00Z"/>
                <w:sz w:val="32"/>
                <w:rPrChange w:id="723" w:author="Kai Pa" w:date="2018-05-21T21:31:00Z">
                  <w:rPr>
                    <w:ins w:id="724" w:author="Hoan Ng" w:date="2017-03-20T22:18:00Z"/>
                    <w:b/>
                  </w:rPr>
                </w:rPrChange>
              </w:rPr>
            </w:pPr>
            <w:ins w:id="725" w:author="Hoan Ng" w:date="2017-03-20T22:18:00Z">
              <w:r w:rsidRPr="00B90FBE">
                <w:rPr>
                  <w:sz w:val="32"/>
                  <w:rPrChange w:id="726" w:author="Kai Pa" w:date="2018-05-21T21:31:00Z">
                    <w:rPr>
                      <w:b/>
                    </w:rPr>
                  </w:rPrChange>
                </w:rPr>
                <w:t> </w:t>
              </w:r>
            </w:ins>
            <w:ins w:id="727" w:author="LÊ VĂN PA" w:date="2018-03-13T08:24:00Z">
              <w:r w:rsidR="0068408A" w:rsidRPr="00B90FBE">
                <w:rPr>
                  <w:sz w:val="32"/>
                  <w:rPrChange w:id="728" w:author="Kai Pa" w:date="2018-05-21T21:31:00Z">
                    <w:rPr>
                      <w:b/>
                    </w:rPr>
                  </w:rPrChange>
                </w:rPr>
                <w:t>7</w:t>
              </w:r>
            </w:ins>
          </w:p>
        </w:tc>
        <w:tc>
          <w:tcPr>
            <w:tcW w:w="1149" w:type="dxa"/>
            <w:hideMark/>
            <w:tcPrChange w:id="729" w:author="Kai Pa" w:date="2018-05-21T21:18:00Z">
              <w:tcPr>
                <w:tcW w:w="960" w:type="dxa"/>
                <w:gridSpan w:val="2"/>
                <w:hideMark/>
              </w:tcPr>
            </w:tcPrChange>
          </w:tcPr>
          <w:p w14:paraId="34FA5385" w14:textId="352FFE55" w:rsidR="005F3BAC" w:rsidRPr="00B90FBE" w:rsidRDefault="005F3BAC">
            <w:pPr>
              <w:rPr>
                <w:ins w:id="730" w:author="Hoan Ng" w:date="2017-03-20T22:18:00Z"/>
                <w:sz w:val="32"/>
                <w:rPrChange w:id="731" w:author="Kai Pa" w:date="2018-05-21T21:31:00Z">
                  <w:rPr>
                    <w:ins w:id="732" w:author="Hoan Ng" w:date="2017-03-20T22:18:00Z"/>
                    <w:b/>
                  </w:rPr>
                </w:rPrChange>
              </w:rPr>
            </w:pPr>
            <w:ins w:id="733" w:author="Hoan Ng" w:date="2017-03-20T22:18:00Z">
              <w:r w:rsidRPr="00B90FBE">
                <w:rPr>
                  <w:sz w:val="32"/>
                  <w:rPrChange w:id="734" w:author="Kai Pa" w:date="2018-05-21T21:31:00Z">
                    <w:rPr>
                      <w:b/>
                    </w:rPr>
                  </w:rPrChange>
                </w:rPr>
                <w:t> </w:t>
              </w:r>
            </w:ins>
            <w:ins w:id="735" w:author="LÊ VĂN PA" w:date="2018-03-13T08:24:00Z">
              <w:r w:rsidR="0068408A" w:rsidRPr="00B90FBE">
                <w:rPr>
                  <w:sz w:val="32"/>
                  <w:rPrChange w:id="736" w:author="Kai Pa" w:date="2018-05-21T21:31:00Z">
                    <w:rPr>
                      <w:b/>
                    </w:rPr>
                  </w:rPrChange>
                </w:rPr>
                <w:t>Mọi người</w:t>
              </w:r>
            </w:ins>
          </w:p>
        </w:tc>
        <w:tc>
          <w:tcPr>
            <w:tcW w:w="1164" w:type="dxa"/>
            <w:hideMark/>
            <w:tcPrChange w:id="737" w:author="Kai Pa" w:date="2018-05-21T21:18:00Z">
              <w:tcPr>
                <w:tcW w:w="960" w:type="dxa"/>
                <w:hideMark/>
              </w:tcPr>
            </w:tcPrChange>
          </w:tcPr>
          <w:p w14:paraId="0262EBB6" w14:textId="77777777" w:rsidR="005F3BAC" w:rsidRPr="00B90FBE" w:rsidRDefault="005F3BAC">
            <w:pPr>
              <w:rPr>
                <w:ins w:id="738" w:author="Hoan Ng" w:date="2017-03-20T22:18:00Z"/>
                <w:sz w:val="32"/>
                <w:rPrChange w:id="739" w:author="Kai Pa" w:date="2018-05-21T21:31:00Z">
                  <w:rPr>
                    <w:ins w:id="740" w:author="Hoan Ng" w:date="2017-03-20T22:18:00Z"/>
                    <w:b/>
                  </w:rPr>
                </w:rPrChange>
              </w:rPr>
            </w:pPr>
            <w:ins w:id="741" w:author="Hoan Ng" w:date="2017-03-20T22:18:00Z">
              <w:r w:rsidRPr="00B90FBE">
                <w:rPr>
                  <w:sz w:val="32"/>
                  <w:rPrChange w:id="742" w:author="Kai Pa" w:date="2018-05-21T21:31:00Z">
                    <w:rPr>
                      <w:b/>
                    </w:rPr>
                  </w:rPrChange>
                </w:rPr>
                <w:t> </w:t>
              </w:r>
            </w:ins>
          </w:p>
        </w:tc>
        <w:tc>
          <w:tcPr>
            <w:tcW w:w="793" w:type="dxa"/>
            <w:hideMark/>
            <w:tcPrChange w:id="743" w:author="Kai Pa" w:date="2018-05-21T21:18:00Z">
              <w:tcPr>
                <w:tcW w:w="960" w:type="dxa"/>
                <w:gridSpan w:val="2"/>
                <w:hideMark/>
              </w:tcPr>
            </w:tcPrChange>
          </w:tcPr>
          <w:p w14:paraId="27F96927" w14:textId="77777777" w:rsidR="005F3BAC" w:rsidRPr="00B90FBE" w:rsidRDefault="005F3BAC">
            <w:pPr>
              <w:rPr>
                <w:ins w:id="744" w:author="Hoan Ng" w:date="2017-03-20T22:18:00Z"/>
                <w:sz w:val="32"/>
                <w:rPrChange w:id="745" w:author="Kai Pa" w:date="2018-05-21T21:31:00Z">
                  <w:rPr>
                    <w:ins w:id="746" w:author="Hoan Ng" w:date="2017-03-20T22:18:00Z"/>
                    <w:b/>
                  </w:rPr>
                </w:rPrChange>
              </w:rPr>
            </w:pPr>
            <w:ins w:id="747" w:author="Hoan Ng" w:date="2017-03-20T22:18:00Z">
              <w:r w:rsidRPr="00B90FBE">
                <w:rPr>
                  <w:sz w:val="32"/>
                  <w:rPrChange w:id="748" w:author="Kai Pa" w:date="2018-05-21T21:31:00Z">
                    <w:rPr>
                      <w:b/>
                    </w:rPr>
                  </w:rPrChange>
                </w:rPr>
                <w:t> </w:t>
              </w:r>
            </w:ins>
          </w:p>
        </w:tc>
      </w:tr>
      <w:tr w:rsidR="005F3BAC" w:rsidRPr="00B90FBE" w14:paraId="6CDE6BAD" w14:textId="77777777" w:rsidTr="004943FF">
        <w:trPr>
          <w:trHeight w:val="300"/>
          <w:ins w:id="749" w:author="Hoan Ng" w:date="2017-03-20T22:18:00Z"/>
          <w:trPrChange w:id="750" w:author="Kai Pa" w:date="2018-05-21T21:16:00Z">
            <w:trPr>
              <w:trHeight w:val="300"/>
            </w:trPr>
          </w:trPrChange>
        </w:trPr>
        <w:tc>
          <w:tcPr>
            <w:tcW w:w="9512" w:type="dxa"/>
            <w:gridSpan w:val="6"/>
            <w:hideMark/>
            <w:tcPrChange w:id="751" w:author="Kai Pa" w:date="2018-05-21T21:16:00Z">
              <w:tcPr>
                <w:tcW w:w="15320" w:type="dxa"/>
                <w:gridSpan w:val="11"/>
                <w:hideMark/>
              </w:tcPr>
            </w:tcPrChange>
          </w:tcPr>
          <w:p w14:paraId="1334D50F" w14:textId="77777777" w:rsidR="005F3BAC" w:rsidRPr="00B90FBE" w:rsidRDefault="005F3BAC">
            <w:pPr>
              <w:rPr>
                <w:ins w:id="752" w:author="Hoan Ng" w:date="2017-03-20T22:18:00Z"/>
                <w:bCs/>
                <w:sz w:val="32"/>
                <w:rPrChange w:id="753" w:author="Kai Pa" w:date="2018-05-21T21:31:00Z">
                  <w:rPr>
                    <w:ins w:id="754" w:author="Hoan Ng" w:date="2017-03-20T22:18:00Z"/>
                    <w:b/>
                    <w:bCs/>
                  </w:rPr>
                </w:rPrChange>
              </w:rPr>
            </w:pPr>
            <w:ins w:id="755" w:author="Hoan Ng" w:date="2017-03-20T22:18:00Z">
              <w:r w:rsidRPr="00B90FBE">
                <w:rPr>
                  <w:bCs/>
                  <w:sz w:val="32"/>
                  <w:rPrChange w:id="756" w:author="Kai Pa" w:date="2018-05-21T21:31:00Z">
                    <w:rPr>
                      <w:b/>
                      <w:bCs/>
                    </w:rPr>
                  </w:rPrChange>
                </w:rPr>
                <w:t>I. VIẾT BÁO CÁO</w:t>
              </w:r>
            </w:ins>
          </w:p>
        </w:tc>
      </w:tr>
      <w:tr w:rsidR="005F3BAC" w:rsidRPr="00B90FBE" w14:paraId="0A629662" w14:textId="77777777" w:rsidTr="00393718">
        <w:trPr>
          <w:trHeight w:val="300"/>
          <w:ins w:id="757" w:author="Hoan Ng" w:date="2017-03-20T22:18:00Z"/>
          <w:trPrChange w:id="758" w:author="Kai Pa" w:date="2018-05-21T21:18:00Z">
            <w:trPr>
              <w:trHeight w:val="300"/>
            </w:trPr>
          </w:trPrChange>
        </w:trPr>
        <w:tc>
          <w:tcPr>
            <w:tcW w:w="936" w:type="dxa"/>
            <w:hideMark/>
            <w:tcPrChange w:id="759" w:author="Kai Pa" w:date="2018-05-21T21:18:00Z">
              <w:tcPr>
                <w:tcW w:w="8140" w:type="dxa"/>
                <w:gridSpan w:val="2"/>
                <w:hideMark/>
              </w:tcPr>
            </w:tcPrChange>
          </w:tcPr>
          <w:p w14:paraId="2BD5B3C6" w14:textId="77777777" w:rsidR="005F3BAC" w:rsidRPr="00B90FBE" w:rsidRDefault="005F3BAC">
            <w:pPr>
              <w:rPr>
                <w:ins w:id="760" w:author="Hoan Ng" w:date="2017-03-20T22:18:00Z"/>
                <w:bCs/>
                <w:sz w:val="32"/>
                <w:rPrChange w:id="761" w:author="Kai Pa" w:date="2018-05-21T21:31:00Z">
                  <w:rPr>
                    <w:ins w:id="762" w:author="Hoan Ng" w:date="2017-03-20T22:18:00Z"/>
                    <w:b/>
                    <w:bCs/>
                  </w:rPr>
                </w:rPrChange>
              </w:rPr>
            </w:pPr>
            <w:ins w:id="763" w:author="Hoan Ng" w:date="2017-03-20T22:18:00Z">
              <w:r w:rsidRPr="00B90FBE">
                <w:rPr>
                  <w:bCs/>
                  <w:sz w:val="32"/>
                  <w:rPrChange w:id="764" w:author="Kai Pa" w:date="2018-05-21T21:31:00Z">
                    <w:rPr>
                      <w:b/>
                      <w:bCs/>
                    </w:rPr>
                  </w:rPrChange>
                </w:rPr>
                <w:t> </w:t>
              </w:r>
            </w:ins>
          </w:p>
        </w:tc>
        <w:tc>
          <w:tcPr>
            <w:tcW w:w="4250" w:type="dxa"/>
            <w:hideMark/>
            <w:tcPrChange w:id="765" w:author="Kai Pa" w:date="2018-05-21T21:18:00Z">
              <w:tcPr>
                <w:tcW w:w="3340" w:type="dxa"/>
                <w:gridSpan w:val="2"/>
                <w:hideMark/>
              </w:tcPr>
            </w:tcPrChange>
          </w:tcPr>
          <w:p w14:paraId="405E8A5F" w14:textId="77777777" w:rsidR="005F3BAC" w:rsidRPr="00B90FBE" w:rsidRDefault="005F3BAC">
            <w:pPr>
              <w:rPr>
                <w:ins w:id="766" w:author="Hoan Ng" w:date="2017-03-20T22:18:00Z"/>
                <w:bCs/>
                <w:sz w:val="32"/>
                <w:rPrChange w:id="767" w:author="Kai Pa" w:date="2018-05-21T21:31:00Z">
                  <w:rPr>
                    <w:ins w:id="768" w:author="Hoan Ng" w:date="2017-03-20T22:18:00Z"/>
                    <w:b/>
                    <w:bCs/>
                  </w:rPr>
                </w:rPrChange>
              </w:rPr>
            </w:pPr>
            <w:ins w:id="769" w:author="Hoan Ng" w:date="2017-03-20T22:18:00Z">
              <w:r w:rsidRPr="00B90FBE">
                <w:rPr>
                  <w:bCs/>
                  <w:sz w:val="32"/>
                  <w:rPrChange w:id="770" w:author="Kai Pa" w:date="2018-05-21T21:31:00Z">
                    <w:rPr>
                      <w:b/>
                      <w:bCs/>
                    </w:rPr>
                  </w:rPrChange>
                </w:rPr>
                <w:t>Chướng 1 – Hiện trạng</w:t>
              </w:r>
            </w:ins>
          </w:p>
        </w:tc>
        <w:tc>
          <w:tcPr>
            <w:tcW w:w="1220" w:type="dxa"/>
            <w:hideMark/>
            <w:tcPrChange w:id="771" w:author="Kai Pa" w:date="2018-05-21T21:18:00Z">
              <w:tcPr>
                <w:tcW w:w="960" w:type="dxa"/>
                <w:gridSpan w:val="2"/>
                <w:hideMark/>
              </w:tcPr>
            </w:tcPrChange>
          </w:tcPr>
          <w:p w14:paraId="05EF3761" w14:textId="77777777" w:rsidR="005F3BAC" w:rsidRPr="00B90FBE" w:rsidRDefault="005F3BAC">
            <w:pPr>
              <w:rPr>
                <w:ins w:id="772" w:author="Hoan Ng" w:date="2017-03-20T22:18:00Z"/>
                <w:bCs/>
                <w:sz w:val="32"/>
                <w:rPrChange w:id="773" w:author="Kai Pa" w:date="2018-05-21T21:31:00Z">
                  <w:rPr>
                    <w:ins w:id="774" w:author="Hoan Ng" w:date="2017-03-20T22:18:00Z"/>
                    <w:b/>
                    <w:bCs/>
                  </w:rPr>
                </w:rPrChange>
              </w:rPr>
            </w:pPr>
            <w:ins w:id="775" w:author="Hoan Ng" w:date="2017-03-20T22:18:00Z">
              <w:r w:rsidRPr="00B90FBE">
                <w:rPr>
                  <w:bCs/>
                  <w:sz w:val="32"/>
                  <w:rPrChange w:id="776" w:author="Kai Pa" w:date="2018-05-21T21:31:00Z">
                    <w:rPr>
                      <w:b/>
                      <w:bCs/>
                    </w:rPr>
                  </w:rPrChange>
                </w:rPr>
                <w:t> </w:t>
              </w:r>
            </w:ins>
          </w:p>
        </w:tc>
        <w:tc>
          <w:tcPr>
            <w:tcW w:w="1149" w:type="dxa"/>
            <w:hideMark/>
            <w:tcPrChange w:id="777" w:author="Kai Pa" w:date="2018-05-21T21:18:00Z">
              <w:tcPr>
                <w:tcW w:w="960" w:type="dxa"/>
                <w:gridSpan w:val="2"/>
                <w:hideMark/>
              </w:tcPr>
            </w:tcPrChange>
          </w:tcPr>
          <w:p w14:paraId="452C480C" w14:textId="77777777" w:rsidR="005F3BAC" w:rsidRPr="00B90FBE" w:rsidRDefault="005F3BAC">
            <w:pPr>
              <w:rPr>
                <w:ins w:id="778" w:author="Hoan Ng" w:date="2017-03-20T22:18:00Z"/>
                <w:bCs/>
                <w:sz w:val="32"/>
                <w:rPrChange w:id="779" w:author="Kai Pa" w:date="2018-05-21T21:31:00Z">
                  <w:rPr>
                    <w:ins w:id="780" w:author="Hoan Ng" w:date="2017-03-20T22:18:00Z"/>
                    <w:b/>
                    <w:bCs/>
                  </w:rPr>
                </w:rPrChange>
              </w:rPr>
            </w:pPr>
            <w:ins w:id="781" w:author="Hoan Ng" w:date="2017-03-20T22:18:00Z">
              <w:r w:rsidRPr="00B90FBE">
                <w:rPr>
                  <w:bCs/>
                  <w:sz w:val="32"/>
                  <w:rPrChange w:id="782" w:author="Kai Pa" w:date="2018-05-21T21:31:00Z">
                    <w:rPr>
                      <w:b/>
                      <w:bCs/>
                    </w:rPr>
                  </w:rPrChange>
                </w:rPr>
                <w:t> </w:t>
              </w:r>
            </w:ins>
          </w:p>
        </w:tc>
        <w:tc>
          <w:tcPr>
            <w:tcW w:w="1164" w:type="dxa"/>
            <w:hideMark/>
            <w:tcPrChange w:id="783" w:author="Kai Pa" w:date="2018-05-21T21:18:00Z">
              <w:tcPr>
                <w:tcW w:w="960" w:type="dxa"/>
                <w:hideMark/>
              </w:tcPr>
            </w:tcPrChange>
          </w:tcPr>
          <w:p w14:paraId="4ED4DCF5" w14:textId="77777777" w:rsidR="005F3BAC" w:rsidRPr="00B90FBE" w:rsidRDefault="005F3BAC">
            <w:pPr>
              <w:rPr>
                <w:ins w:id="784" w:author="Hoan Ng" w:date="2017-03-20T22:18:00Z"/>
                <w:bCs/>
                <w:sz w:val="32"/>
                <w:rPrChange w:id="785" w:author="Kai Pa" w:date="2018-05-21T21:31:00Z">
                  <w:rPr>
                    <w:ins w:id="786" w:author="Hoan Ng" w:date="2017-03-20T22:18:00Z"/>
                    <w:b/>
                    <w:bCs/>
                  </w:rPr>
                </w:rPrChange>
              </w:rPr>
            </w:pPr>
            <w:ins w:id="787" w:author="Hoan Ng" w:date="2017-03-20T22:18:00Z">
              <w:r w:rsidRPr="00B90FBE">
                <w:rPr>
                  <w:bCs/>
                  <w:sz w:val="32"/>
                  <w:rPrChange w:id="788" w:author="Kai Pa" w:date="2018-05-21T21:31:00Z">
                    <w:rPr>
                      <w:b/>
                      <w:bCs/>
                    </w:rPr>
                  </w:rPrChange>
                </w:rPr>
                <w:t> </w:t>
              </w:r>
            </w:ins>
          </w:p>
        </w:tc>
        <w:tc>
          <w:tcPr>
            <w:tcW w:w="793" w:type="dxa"/>
            <w:hideMark/>
            <w:tcPrChange w:id="789" w:author="Kai Pa" w:date="2018-05-21T21:18:00Z">
              <w:tcPr>
                <w:tcW w:w="960" w:type="dxa"/>
                <w:gridSpan w:val="2"/>
                <w:hideMark/>
              </w:tcPr>
            </w:tcPrChange>
          </w:tcPr>
          <w:p w14:paraId="572D92B9" w14:textId="77777777" w:rsidR="005F3BAC" w:rsidRPr="00B90FBE" w:rsidRDefault="005F3BAC">
            <w:pPr>
              <w:rPr>
                <w:ins w:id="790" w:author="Hoan Ng" w:date="2017-03-20T22:18:00Z"/>
                <w:bCs/>
                <w:sz w:val="32"/>
                <w:rPrChange w:id="791" w:author="Kai Pa" w:date="2018-05-21T21:31:00Z">
                  <w:rPr>
                    <w:ins w:id="792" w:author="Hoan Ng" w:date="2017-03-20T22:18:00Z"/>
                    <w:b/>
                    <w:bCs/>
                  </w:rPr>
                </w:rPrChange>
              </w:rPr>
            </w:pPr>
            <w:ins w:id="793" w:author="Hoan Ng" w:date="2017-03-20T22:18:00Z">
              <w:r w:rsidRPr="00B90FBE">
                <w:rPr>
                  <w:bCs/>
                  <w:sz w:val="32"/>
                  <w:rPrChange w:id="794" w:author="Kai Pa" w:date="2018-05-21T21:31:00Z">
                    <w:rPr>
                      <w:b/>
                      <w:bCs/>
                    </w:rPr>
                  </w:rPrChange>
                </w:rPr>
                <w:t> </w:t>
              </w:r>
            </w:ins>
          </w:p>
        </w:tc>
      </w:tr>
      <w:tr w:rsidR="005F3BAC" w:rsidRPr="00B90FBE" w14:paraId="5ED53D5F" w14:textId="77777777" w:rsidTr="00393718">
        <w:trPr>
          <w:trHeight w:val="300"/>
          <w:ins w:id="795" w:author="Hoan Ng" w:date="2017-03-20T22:18:00Z"/>
          <w:trPrChange w:id="796" w:author="Kai Pa" w:date="2018-05-21T21:18:00Z">
            <w:trPr>
              <w:trHeight w:val="300"/>
            </w:trPr>
          </w:trPrChange>
        </w:trPr>
        <w:tc>
          <w:tcPr>
            <w:tcW w:w="936" w:type="dxa"/>
            <w:hideMark/>
            <w:tcPrChange w:id="797" w:author="Kai Pa" w:date="2018-05-21T21:18:00Z">
              <w:tcPr>
                <w:tcW w:w="8140" w:type="dxa"/>
                <w:gridSpan w:val="2"/>
                <w:hideMark/>
              </w:tcPr>
            </w:tcPrChange>
          </w:tcPr>
          <w:p w14:paraId="032FD28C" w14:textId="77777777" w:rsidR="005F3BAC" w:rsidRPr="00B90FBE" w:rsidRDefault="005F3BAC">
            <w:pPr>
              <w:rPr>
                <w:ins w:id="798" w:author="Hoan Ng" w:date="2017-03-20T22:18:00Z"/>
                <w:bCs/>
                <w:sz w:val="32"/>
                <w:rPrChange w:id="799" w:author="Kai Pa" w:date="2018-05-21T21:31:00Z">
                  <w:rPr>
                    <w:ins w:id="800" w:author="Hoan Ng" w:date="2017-03-20T22:18:00Z"/>
                    <w:b/>
                    <w:bCs/>
                  </w:rPr>
                </w:rPrChange>
              </w:rPr>
            </w:pPr>
            <w:ins w:id="801" w:author="Hoan Ng" w:date="2017-03-20T22:18:00Z">
              <w:r w:rsidRPr="00B90FBE">
                <w:rPr>
                  <w:bCs/>
                  <w:sz w:val="32"/>
                  <w:rPrChange w:id="802" w:author="Kai Pa" w:date="2018-05-21T21:31:00Z">
                    <w:rPr>
                      <w:b/>
                      <w:bCs/>
                    </w:rPr>
                  </w:rPrChange>
                </w:rPr>
                <w:t> </w:t>
              </w:r>
            </w:ins>
          </w:p>
        </w:tc>
        <w:tc>
          <w:tcPr>
            <w:tcW w:w="4250" w:type="dxa"/>
            <w:hideMark/>
            <w:tcPrChange w:id="803" w:author="Kai Pa" w:date="2018-05-21T21:18:00Z">
              <w:tcPr>
                <w:tcW w:w="3340" w:type="dxa"/>
                <w:gridSpan w:val="2"/>
                <w:hideMark/>
              </w:tcPr>
            </w:tcPrChange>
          </w:tcPr>
          <w:p w14:paraId="5CACE706" w14:textId="77777777" w:rsidR="005F3BAC" w:rsidRPr="00B90FBE" w:rsidRDefault="005F3BAC" w:rsidP="005F3BAC">
            <w:pPr>
              <w:rPr>
                <w:ins w:id="804" w:author="Hoan Ng" w:date="2017-03-20T22:18:00Z"/>
                <w:bCs/>
                <w:sz w:val="32"/>
                <w:rPrChange w:id="805" w:author="Kai Pa" w:date="2018-05-21T21:31:00Z">
                  <w:rPr>
                    <w:ins w:id="806" w:author="Hoan Ng" w:date="2017-03-20T22:18:00Z"/>
                    <w:b/>
                    <w:bCs/>
                  </w:rPr>
                </w:rPrChange>
              </w:rPr>
            </w:pPr>
            <w:ins w:id="807" w:author="Hoan Ng" w:date="2017-03-20T22:18:00Z">
              <w:r w:rsidRPr="00B90FBE">
                <w:rPr>
                  <w:bCs/>
                  <w:sz w:val="32"/>
                  <w:rPrChange w:id="808" w:author="Kai Pa" w:date="2018-05-21T21:31:00Z">
                    <w:rPr>
                      <w:b/>
                      <w:bCs/>
                    </w:rPr>
                  </w:rPrChange>
                </w:rPr>
                <w:t>1.1. Hiện trạng tổ chức</w:t>
              </w:r>
            </w:ins>
          </w:p>
        </w:tc>
        <w:tc>
          <w:tcPr>
            <w:tcW w:w="1220" w:type="dxa"/>
            <w:hideMark/>
            <w:tcPrChange w:id="809" w:author="Kai Pa" w:date="2018-05-21T21:18:00Z">
              <w:tcPr>
                <w:tcW w:w="960" w:type="dxa"/>
                <w:gridSpan w:val="2"/>
                <w:hideMark/>
              </w:tcPr>
            </w:tcPrChange>
          </w:tcPr>
          <w:p w14:paraId="7027CACA" w14:textId="7C092909" w:rsidR="005F3BAC" w:rsidRPr="00B90FBE" w:rsidRDefault="005F3BAC">
            <w:pPr>
              <w:rPr>
                <w:ins w:id="810" w:author="Hoan Ng" w:date="2017-03-20T22:18:00Z"/>
                <w:bCs/>
                <w:sz w:val="32"/>
                <w:rPrChange w:id="811" w:author="Kai Pa" w:date="2018-05-21T21:31:00Z">
                  <w:rPr>
                    <w:ins w:id="812" w:author="Hoan Ng" w:date="2017-03-20T22:18:00Z"/>
                    <w:b/>
                    <w:bCs/>
                  </w:rPr>
                </w:rPrChange>
              </w:rPr>
            </w:pPr>
            <w:ins w:id="813" w:author="Hoan Ng" w:date="2017-03-20T22:18:00Z">
              <w:del w:id="814" w:author="LÊ VĂN PA" w:date="2018-03-13T08:25:00Z">
                <w:r w:rsidRPr="00B90FBE" w:rsidDel="0068408A">
                  <w:rPr>
                    <w:bCs/>
                    <w:sz w:val="32"/>
                    <w:rPrChange w:id="815" w:author="Kai Pa" w:date="2018-05-21T21:31:00Z">
                      <w:rPr>
                        <w:b/>
                        <w:bCs/>
                      </w:rPr>
                    </w:rPrChange>
                  </w:rPr>
                  <w:delText> </w:delText>
                </w:r>
              </w:del>
            </w:ins>
            <w:ins w:id="816" w:author="LÊ VĂN PA" w:date="2018-03-17T22:17:00Z">
              <w:r w:rsidR="00797F83" w:rsidRPr="00B90FBE">
                <w:rPr>
                  <w:bCs/>
                  <w:sz w:val="32"/>
                  <w:rPrChange w:id="817" w:author="Kai Pa" w:date="2018-05-21T21:31:00Z">
                    <w:rPr>
                      <w:b/>
                      <w:bCs/>
                    </w:rPr>
                  </w:rPrChange>
                </w:rPr>
                <w:t>2</w:t>
              </w:r>
            </w:ins>
          </w:p>
        </w:tc>
        <w:tc>
          <w:tcPr>
            <w:tcW w:w="1149" w:type="dxa"/>
            <w:hideMark/>
            <w:tcPrChange w:id="818" w:author="Kai Pa" w:date="2018-05-21T21:18:00Z">
              <w:tcPr>
                <w:tcW w:w="960" w:type="dxa"/>
                <w:gridSpan w:val="2"/>
                <w:hideMark/>
              </w:tcPr>
            </w:tcPrChange>
          </w:tcPr>
          <w:p w14:paraId="419B90A8" w14:textId="76CC6DA1" w:rsidR="005F3BAC" w:rsidRPr="00B90FBE" w:rsidRDefault="005F3BAC">
            <w:pPr>
              <w:rPr>
                <w:ins w:id="819" w:author="Hoan Ng" w:date="2017-03-20T22:18:00Z"/>
                <w:bCs/>
                <w:sz w:val="32"/>
                <w:rPrChange w:id="820" w:author="Kai Pa" w:date="2018-05-21T21:31:00Z">
                  <w:rPr>
                    <w:ins w:id="821" w:author="Hoan Ng" w:date="2017-03-20T22:18:00Z"/>
                    <w:b/>
                    <w:bCs/>
                  </w:rPr>
                </w:rPrChange>
              </w:rPr>
            </w:pPr>
            <w:ins w:id="822" w:author="Hoan Ng" w:date="2017-03-20T22:18:00Z">
              <w:r w:rsidRPr="00B90FBE">
                <w:rPr>
                  <w:bCs/>
                  <w:sz w:val="32"/>
                  <w:rPrChange w:id="823" w:author="Kai Pa" w:date="2018-05-21T21:31:00Z">
                    <w:rPr>
                      <w:b/>
                      <w:bCs/>
                    </w:rPr>
                  </w:rPrChange>
                </w:rPr>
                <w:t> </w:t>
              </w:r>
            </w:ins>
            <w:ins w:id="824" w:author="LÊ VĂN PA" w:date="2018-03-13T08:25:00Z">
              <w:r w:rsidR="0068408A" w:rsidRPr="00B90FBE">
                <w:rPr>
                  <w:bCs/>
                  <w:sz w:val="32"/>
                  <w:rPrChange w:id="825" w:author="Kai Pa" w:date="2018-05-21T21:31:00Z">
                    <w:rPr>
                      <w:b/>
                      <w:bCs/>
                    </w:rPr>
                  </w:rPrChange>
                </w:rPr>
                <w:t>Pa</w:t>
              </w:r>
            </w:ins>
          </w:p>
        </w:tc>
        <w:tc>
          <w:tcPr>
            <w:tcW w:w="1164" w:type="dxa"/>
            <w:hideMark/>
            <w:tcPrChange w:id="826" w:author="Kai Pa" w:date="2018-05-21T21:18:00Z">
              <w:tcPr>
                <w:tcW w:w="960" w:type="dxa"/>
                <w:hideMark/>
              </w:tcPr>
            </w:tcPrChange>
          </w:tcPr>
          <w:p w14:paraId="08095ED1" w14:textId="77777777" w:rsidR="005F3BAC" w:rsidRPr="00B90FBE" w:rsidRDefault="005F3BAC">
            <w:pPr>
              <w:rPr>
                <w:ins w:id="827" w:author="Hoan Ng" w:date="2017-03-20T22:18:00Z"/>
                <w:bCs/>
                <w:sz w:val="32"/>
                <w:rPrChange w:id="828" w:author="Kai Pa" w:date="2018-05-21T21:31:00Z">
                  <w:rPr>
                    <w:ins w:id="829" w:author="Hoan Ng" w:date="2017-03-20T22:18:00Z"/>
                    <w:b/>
                    <w:bCs/>
                  </w:rPr>
                </w:rPrChange>
              </w:rPr>
            </w:pPr>
            <w:ins w:id="830" w:author="Hoan Ng" w:date="2017-03-20T22:18:00Z">
              <w:r w:rsidRPr="00B90FBE">
                <w:rPr>
                  <w:bCs/>
                  <w:sz w:val="32"/>
                  <w:rPrChange w:id="831" w:author="Kai Pa" w:date="2018-05-21T21:31:00Z">
                    <w:rPr>
                      <w:b/>
                      <w:bCs/>
                    </w:rPr>
                  </w:rPrChange>
                </w:rPr>
                <w:t> </w:t>
              </w:r>
            </w:ins>
          </w:p>
        </w:tc>
        <w:tc>
          <w:tcPr>
            <w:tcW w:w="793" w:type="dxa"/>
            <w:hideMark/>
            <w:tcPrChange w:id="832" w:author="Kai Pa" w:date="2018-05-21T21:18:00Z">
              <w:tcPr>
                <w:tcW w:w="960" w:type="dxa"/>
                <w:gridSpan w:val="2"/>
                <w:hideMark/>
              </w:tcPr>
            </w:tcPrChange>
          </w:tcPr>
          <w:p w14:paraId="6A872CF9" w14:textId="77777777" w:rsidR="005F3BAC" w:rsidRPr="00B90FBE" w:rsidRDefault="005F3BAC">
            <w:pPr>
              <w:rPr>
                <w:ins w:id="833" w:author="Hoan Ng" w:date="2017-03-20T22:18:00Z"/>
                <w:bCs/>
                <w:sz w:val="32"/>
                <w:rPrChange w:id="834" w:author="Kai Pa" w:date="2018-05-21T21:31:00Z">
                  <w:rPr>
                    <w:ins w:id="835" w:author="Hoan Ng" w:date="2017-03-20T22:18:00Z"/>
                    <w:b/>
                    <w:bCs/>
                  </w:rPr>
                </w:rPrChange>
              </w:rPr>
            </w:pPr>
            <w:ins w:id="836" w:author="Hoan Ng" w:date="2017-03-20T22:18:00Z">
              <w:r w:rsidRPr="00B90FBE">
                <w:rPr>
                  <w:bCs/>
                  <w:sz w:val="32"/>
                  <w:rPrChange w:id="837" w:author="Kai Pa" w:date="2018-05-21T21:31:00Z">
                    <w:rPr>
                      <w:b/>
                      <w:bCs/>
                    </w:rPr>
                  </w:rPrChange>
                </w:rPr>
                <w:t> </w:t>
              </w:r>
            </w:ins>
          </w:p>
        </w:tc>
      </w:tr>
      <w:tr w:rsidR="005F3BAC" w:rsidRPr="00B90FBE" w14:paraId="0919D1F6" w14:textId="77777777" w:rsidTr="00393718">
        <w:trPr>
          <w:trHeight w:val="300"/>
          <w:ins w:id="838" w:author="Hoan Ng" w:date="2017-03-20T22:18:00Z"/>
          <w:trPrChange w:id="839" w:author="Kai Pa" w:date="2018-05-21T21:18:00Z">
            <w:trPr>
              <w:trHeight w:val="300"/>
            </w:trPr>
          </w:trPrChange>
        </w:trPr>
        <w:tc>
          <w:tcPr>
            <w:tcW w:w="936" w:type="dxa"/>
            <w:hideMark/>
            <w:tcPrChange w:id="840" w:author="Kai Pa" w:date="2018-05-21T21:18:00Z">
              <w:tcPr>
                <w:tcW w:w="8140" w:type="dxa"/>
                <w:gridSpan w:val="2"/>
                <w:hideMark/>
              </w:tcPr>
            </w:tcPrChange>
          </w:tcPr>
          <w:p w14:paraId="35A05B73" w14:textId="77777777" w:rsidR="005F3BAC" w:rsidRPr="00B90FBE" w:rsidRDefault="005F3BAC">
            <w:pPr>
              <w:rPr>
                <w:ins w:id="841" w:author="Hoan Ng" w:date="2017-03-20T22:18:00Z"/>
                <w:bCs/>
                <w:sz w:val="32"/>
                <w:rPrChange w:id="842" w:author="Kai Pa" w:date="2018-05-21T21:31:00Z">
                  <w:rPr>
                    <w:ins w:id="843" w:author="Hoan Ng" w:date="2017-03-20T22:18:00Z"/>
                    <w:b/>
                    <w:bCs/>
                  </w:rPr>
                </w:rPrChange>
              </w:rPr>
            </w:pPr>
            <w:ins w:id="844" w:author="Hoan Ng" w:date="2017-03-20T22:18:00Z">
              <w:r w:rsidRPr="00B90FBE">
                <w:rPr>
                  <w:bCs/>
                  <w:sz w:val="32"/>
                  <w:rPrChange w:id="845" w:author="Kai Pa" w:date="2018-05-21T21:31:00Z">
                    <w:rPr>
                      <w:b/>
                      <w:bCs/>
                    </w:rPr>
                  </w:rPrChange>
                </w:rPr>
                <w:t> </w:t>
              </w:r>
            </w:ins>
          </w:p>
        </w:tc>
        <w:tc>
          <w:tcPr>
            <w:tcW w:w="4250" w:type="dxa"/>
            <w:hideMark/>
            <w:tcPrChange w:id="846" w:author="Kai Pa" w:date="2018-05-21T21:18:00Z">
              <w:tcPr>
                <w:tcW w:w="3340" w:type="dxa"/>
                <w:gridSpan w:val="2"/>
                <w:hideMark/>
              </w:tcPr>
            </w:tcPrChange>
          </w:tcPr>
          <w:p w14:paraId="63E120DE" w14:textId="3AB0B1C3" w:rsidR="005F3BAC" w:rsidRPr="00B90FBE" w:rsidRDefault="005F3BAC" w:rsidP="005F3BAC">
            <w:pPr>
              <w:rPr>
                <w:ins w:id="847" w:author="Hoan Ng" w:date="2017-03-20T22:18:00Z"/>
                <w:bCs/>
                <w:sz w:val="32"/>
                <w:rPrChange w:id="848" w:author="Kai Pa" w:date="2018-05-21T21:31:00Z">
                  <w:rPr>
                    <w:ins w:id="849" w:author="Hoan Ng" w:date="2017-03-20T22:18:00Z"/>
                    <w:b/>
                    <w:bCs/>
                  </w:rPr>
                </w:rPrChange>
              </w:rPr>
            </w:pPr>
            <w:ins w:id="850" w:author="Hoan Ng" w:date="2017-03-20T22:18:00Z">
              <w:r w:rsidRPr="00B90FBE">
                <w:rPr>
                  <w:bCs/>
                  <w:sz w:val="32"/>
                  <w:rPrChange w:id="851" w:author="Kai Pa" w:date="2018-05-21T21:31:00Z">
                    <w:rPr>
                      <w:b/>
                      <w:bCs/>
                    </w:rPr>
                  </w:rPrChange>
                </w:rPr>
                <w:t>1.2.  </w:t>
              </w:r>
            </w:ins>
            <w:ins w:id="852" w:author="LÊ VĂN PA" w:date="2018-03-13T08:24:00Z">
              <w:r w:rsidR="0068408A" w:rsidRPr="00B90FBE">
                <w:rPr>
                  <w:bCs/>
                  <w:sz w:val="32"/>
                  <w:rPrChange w:id="853" w:author="Kai Pa" w:date="2018-05-21T21:31:00Z">
                    <w:rPr>
                      <w:b/>
                      <w:bCs/>
                    </w:rPr>
                  </w:rPrChange>
                </w:rPr>
                <w:t>Hiện trạng ng</w:t>
              </w:r>
            </w:ins>
            <w:ins w:id="854" w:author="LÊ VĂN PA" w:date="2018-03-13T08:25:00Z">
              <w:r w:rsidR="0068408A" w:rsidRPr="00B90FBE">
                <w:rPr>
                  <w:bCs/>
                  <w:sz w:val="32"/>
                  <w:rPrChange w:id="855" w:author="Kai Pa" w:date="2018-05-21T21:31:00Z">
                    <w:rPr>
                      <w:b/>
                      <w:bCs/>
                    </w:rPr>
                  </w:rPrChange>
                </w:rPr>
                <w:t>hiệp vụ</w:t>
              </w:r>
            </w:ins>
          </w:p>
        </w:tc>
        <w:tc>
          <w:tcPr>
            <w:tcW w:w="1220" w:type="dxa"/>
            <w:hideMark/>
            <w:tcPrChange w:id="856" w:author="Kai Pa" w:date="2018-05-21T21:18:00Z">
              <w:tcPr>
                <w:tcW w:w="960" w:type="dxa"/>
                <w:gridSpan w:val="2"/>
                <w:hideMark/>
              </w:tcPr>
            </w:tcPrChange>
          </w:tcPr>
          <w:p w14:paraId="4EB6D989" w14:textId="4CD3A75C" w:rsidR="005F3BAC" w:rsidRPr="00B90FBE" w:rsidRDefault="005F3BAC">
            <w:pPr>
              <w:rPr>
                <w:ins w:id="857" w:author="Hoan Ng" w:date="2017-03-20T22:18:00Z"/>
                <w:bCs/>
                <w:sz w:val="32"/>
                <w:rPrChange w:id="858" w:author="Kai Pa" w:date="2018-05-21T21:31:00Z">
                  <w:rPr>
                    <w:ins w:id="859" w:author="Hoan Ng" w:date="2017-03-20T22:18:00Z"/>
                    <w:b/>
                    <w:bCs/>
                  </w:rPr>
                </w:rPrChange>
              </w:rPr>
            </w:pPr>
            <w:ins w:id="860" w:author="Hoan Ng" w:date="2017-03-20T22:18:00Z">
              <w:del w:id="861" w:author="LÊ VĂN PA" w:date="2018-03-13T08:25:00Z">
                <w:r w:rsidRPr="00B90FBE" w:rsidDel="0068408A">
                  <w:rPr>
                    <w:bCs/>
                    <w:sz w:val="32"/>
                    <w:rPrChange w:id="862" w:author="Kai Pa" w:date="2018-05-21T21:31:00Z">
                      <w:rPr>
                        <w:b/>
                        <w:bCs/>
                      </w:rPr>
                    </w:rPrChange>
                  </w:rPr>
                  <w:delText> </w:delText>
                </w:r>
              </w:del>
            </w:ins>
            <w:ins w:id="863" w:author="LÊ VĂN PA" w:date="2018-03-17T22:17:00Z">
              <w:r w:rsidR="00797F83" w:rsidRPr="00B90FBE">
                <w:rPr>
                  <w:bCs/>
                  <w:sz w:val="32"/>
                  <w:rPrChange w:id="864" w:author="Kai Pa" w:date="2018-05-21T21:31:00Z">
                    <w:rPr>
                      <w:b/>
                      <w:bCs/>
                    </w:rPr>
                  </w:rPrChange>
                </w:rPr>
                <w:t>2</w:t>
              </w:r>
            </w:ins>
          </w:p>
        </w:tc>
        <w:tc>
          <w:tcPr>
            <w:tcW w:w="1149" w:type="dxa"/>
            <w:hideMark/>
            <w:tcPrChange w:id="865" w:author="Kai Pa" w:date="2018-05-21T21:18:00Z">
              <w:tcPr>
                <w:tcW w:w="960" w:type="dxa"/>
                <w:gridSpan w:val="2"/>
                <w:hideMark/>
              </w:tcPr>
            </w:tcPrChange>
          </w:tcPr>
          <w:p w14:paraId="57C44465" w14:textId="021F7797" w:rsidR="005F3BAC" w:rsidRPr="00B90FBE" w:rsidRDefault="005F3BAC">
            <w:pPr>
              <w:rPr>
                <w:ins w:id="866" w:author="Hoan Ng" w:date="2017-03-20T22:18:00Z"/>
                <w:bCs/>
                <w:sz w:val="32"/>
                <w:rPrChange w:id="867" w:author="Kai Pa" w:date="2018-05-21T21:31:00Z">
                  <w:rPr>
                    <w:ins w:id="868" w:author="Hoan Ng" w:date="2017-03-20T22:18:00Z"/>
                    <w:b/>
                    <w:bCs/>
                  </w:rPr>
                </w:rPrChange>
              </w:rPr>
            </w:pPr>
            <w:ins w:id="869" w:author="Hoan Ng" w:date="2017-03-20T22:18:00Z">
              <w:r w:rsidRPr="00B90FBE">
                <w:rPr>
                  <w:bCs/>
                  <w:sz w:val="32"/>
                  <w:rPrChange w:id="870" w:author="Kai Pa" w:date="2018-05-21T21:31:00Z">
                    <w:rPr>
                      <w:b/>
                      <w:bCs/>
                    </w:rPr>
                  </w:rPrChange>
                </w:rPr>
                <w:t> </w:t>
              </w:r>
            </w:ins>
            <w:ins w:id="871" w:author="LÊ VĂN PA" w:date="2018-03-13T08:25:00Z">
              <w:r w:rsidR="0068408A" w:rsidRPr="00B90FBE">
                <w:rPr>
                  <w:bCs/>
                  <w:sz w:val="32"/>
                  <w:rPrChange w:id="872" w:author="Kai Pa" w:date="2018-05-21T21:31:00Z">
                    <w:rPr>
                      <w:b/>
                      <w:bCs/>
                    </w:rPr>
                  </w:rPrChange>
                </w:rPr>
                <w:t>Thanh</w:t>
              </w:r>
            </w:ins>
          </w:p>
        </w:tc>
        <w:tc>
          <w:tcPr>
            <w:tcW w:w="1164" w:type="dxa"/>
            <w:hideMark/>
            <w:tcPrChange w:id="873" w:author="Kai Pa" w:date="2018-05-21T21:18:00Z">
              <w:tcPr>
                <w:tcW w:w="960" w:type="dxa"/>
                <w:hideMark/>
              </w:tcPr>
            </w:tcPrChange>
          </w:tcPr>
          <w:p w14:paraId="1F80B88D" w14:textId="77777777" w:rsidR="005F3BAC" w:rsidRPr="00B90FBE" w:rsidRDefault="005F3BAC">
            <w:pPr>
              <w:rPr>
                <w:ins w:id="874" w:author="Hoan Ng" w:date="2017-03-20T22:18:00Z"/>
                <w:bCs/>
                <w:sz w:val="32"/>
                <w:rPrChange w:id="875" w:author="Kai Pa" w:date="2018-05-21T21:31:00Z">
                  <w:rPr>
                    <w:ins w:id="876" w:author="Hoan Ng" w:date="2017-03-20T22:18:00Z"/>
                    <w:b/>
                    <w:bCs/>
                  </w:rPr>
                </w:rPrChange>
              </w:rPr>
            </w:pPr>
            <w:ins w:id="877" w:author="Hoan Ng" w:date="2017-03-20T22:18:00Z">
              <w:r w:rsidRPr="00B90FBE">
                <w:rPr>
                  <w:bCs/>
                  <w:sz w:val="32"/>
                  <w:rPrChange w:id="878" w:author="Kai Pa" w:date="2018-05-21T21:31:00Z">
                    <w:rPr>
                      <w:b/>
                      <w:bCs/>
                    </w:rPr>
                  </w:rPrChange>
                </w:rPr>
                <w:t> </w:t>
              </w:r>
            </w:ins>
          </w:p>
        </w:tc>
        <w:tc>
          <w:tcPr>
            <w:tcW w:w="793" w:type="dxa"/>
            <w:hideMark/>
            <w:tcPrChange w:id="879" w:author="Kai Pa" w:date="2018-05-21T21:18:00Z">
              <w:tcPr>
                <w:tcW w:w="960" w:type="dxa"/>
                <w:gridSpan w:val="2"/>
                <w:hideMark/>
              </w:tcPr>
            </w:tcPrChange>
          </w:tcPr>
          <w:p w14:paraId="2834B53E" w14:textId="77777777" w:rsidR="005F3BAC" w:rsidRPr="00B90FBE" w:rsidRDefault="005F3BAC">
            <w:pPr>
              <w:rPr>
                <w:ins w:id="880" w:author="Hoan Ng" w:date="2017-03-20T22:18:00Z"/>
                <w:bCs/>
                <w:sz w:val="32"/>
                <w:rPrChange w:id="881" w:author="Kai Pa" w:date="2018-05-21T21:31:00Z">
                  <w:rPr>
                    <w:ins w:id="882" w:author="Hoan Ng" w:date="2017-03-20T22:18:00Z"/>
                    <w:b/>
                    <w:bCs/>
                  </w:rPr>
                </w:rPrChange>
              </w:rPr>
            </w:pPr>
            <w:ins w:id="883" w:author="Hoan Ng" w:date="2017-03-20T22:18:00Z">
              <w:r w:rsidRPr="00B90FBE">
                <w:rPr>
                  <w:bCs/>
                  <w:sz w:val="32"/>
                  <w:rPrChange w:id="884" w:author="Kai Pa" w:date="2018-05-21T21:31:00Z">
                    <w:rPr>
                      <w:b/>
                      <w:bCs/>
                    </w:rPr>
                  </w:rPrChange>
                </w:rPr>
                <w:t> </w:t>
              </w:r>
            </w:ins>
          </w:p>
        </w:tc>
      </w:tr>
      <w:tr w:rsidR="005F3BAC" w:rsidRPr="00B90FBE" w14:paraId="3CC80E27" w14:textId="77777777" w:rsidTr="00393718">
        <w:trPr>
          <w:trHeight w:val="300"/>
          <w:ins w:id="885" w:author="Hoan Ng" w:date="2017-03-20T22:18:00Z"/>
          <w:trPrChange w:id="886" w:author="Kai Pa" w:date="2018-05-21T21:18:00Z">
            <w:trPr>
              <w:trHeight w:val="300"/>
            </w:trPr>
          </w:trPrChange>
        </w:trPr>
        <w:tc>
          <w:tcPr>
            <w:tcW w:w="936" w:type="dxa"/>
            <w:hideMark/>
            <w:tcPrChange w:id="887" w:author="Kai Pa" w:date="2018-05-21T21:18:00Z">
              <w:tcPr>
                <w:tcW w:w="8140" w:type="dxa"/>
                <w:gridSpan w:val="2"/>
                <w:hideMark/>
              </w:tcPr>
            </w:tcPrChange>
          </w:tcPr>
          <w:p w14:paraId="3E9873F4" w14:textId="77777777" w:rsidR="005F3BAC" w:rsidRPr="00B90FBE" w:rsidRDefault="005F3BAC">
            <w:pPr>
              <w:rPr>
                <w:ins w:id="888" w:author="Hoan Ng" w:date="2017-03-20T22:18:00Z"/>
                <w:bCs/>
                <w:sz w:val="32"/>
                <w:rPrChange w:id="889" w:author="Kai Pa" w:date="2018-05-21T21:31:00Z">
                  <w:rPr>
                    <w:ins w:id="890" w:author="Hoan Ng" w:date="2017-03-20T22:18:00Z"/>
                    <w:b/>
                    <w:bCs/>
                  </w:rPr>
                </w:rPrChange>
              </w:rPr>
            </w:pPr>
            <w:ins w:id="891" w:author="Hoan Ng" w:date="2017-03-20T22:18:00Z">
              <w:r w:rsidRPr="00B90FBE">
                <w:rPr>
                  <w:bCs/>
                  <w:sz w:val="32"/>
                  <w:rPrChange w:id="892" w:author="Kai Pa" w:date="2018-05-21T21:31:00Z">
                    <w:rPr>
                      <w:b/>
                      <w:bCs/>
                    </w:rPr>
                  </w:rPrChange>
                </w:rPr>
                <w:t> </w:t>
              </w:r>
            </w:ins>
          </w:p>
        </w:tc>
        <w:tc>
          <w:tcPr>
            <w:tcW w:w="4250" w:type="dxa"/>
            <w:hideMark/>
            <w:tcPrChange w:id="893" w:author="Kai Pa" w:date="2018-05-21T21:18:00Z">
              <w:tcPr>
                <w:tcW w:w="3340" w:type="dxa"/>
                <w:gridSpan w:val="2"/>
                <w:hideMark/>
              </w:tcPr>
            </w:tcPrChange>
          </w:tcPr>
          <w:p w14:paraId="79A52A35" w14:textId="3DF6D91A" w:rsidR="005F3BAC" w:rsidRPr="00B90FBE" w:rsidRDefault="005F3BAC" w:rsidP="005F3BAC">
            <w:pPr>
              <w:rPr>
                <w:ins w:id="894" w:author="Hoan Ng" w:date="2017-03-20T22:18:00Z"/>
                <w:bCs/>
                <w:sz w:val="32"/>
                <w:rPrChange w:id="895" w:author="Kai Pa" w:date="2018-05-21T21:31:00Z">
                  <w:rPr>
                    <w:ins w:id="896" w:author="Hoan Ng" w:date="2017-03-20T22:18:00Z"/>
                    <w:b/>
                    <w:bCs/>
                  </w:rPr>
                </w:rPrChange>
              </w:rPr>
            </w:pPr>
            <w:ins w:id="897" w:author="Hoan Ng" w:date="2017-03-20T22:18:00Z">
              <w:r w:rsidRPr="00B90FBE">
                <w:rPr>
                  <w:bCs/>
                  <w:sz w:val="32"/>
                  <w:rPrChange w:id="898" w:author="Kai Pa" w:date="2018-05-21T21:31:00Z">
                    <w:rPr>
                      <w:b/>
                      <w:bCs/>
                    </w:rPr>
                  </w:rPrChange>
                </w:rPr>
                <w:t>1.3.  </w:t>
              </w:r>
            </w:ins>
            <w:ins w:id="899" w:author="LÊ VĂN PA" w:date="2018-03-13T08:25:00Z">
              <w:r w:rsidR="0068408A" w:rsidRPr="00B90FBE">
                <w:rPr>
                  <w:bCs/>
                  <w:sz w:val="32"/>
                  <w:rPrChange w:id="900" w:author="Kai Pa" w:date="2018-05-21T21:31:00Z">
                    <w:rPr>
                      <w:b/>
                      <w:bCs/>
                    </w:rPr>
                  </w:rPrChange>
                </w:rPr>
                <w:t>Hiện trạng tin học</w:t>
              </w:r>
            </w:ins>
          </w:p>
        </w:tc>
        <w:tc>
          <w:tcPr>
            <w:tcW w:w="1220" w:type="dxa"/>
            <w:hideMark/>
            <w:tcPrChange w:id="901" w:author="Kai Pa" w:date="2018-05-21T21:18:00Z">
              <w:tcPr>
                <w:tcW w:w="960" w:type="dxa"/>
                <w:gridSpan w:val="2"/>
                <w:hideMark/>
              </w:tcPr>
            </w:tcPrChange>
          </w:tcPr>
          <w:p w14:paraId="505139E6" w14:textId="7F6A381D" w:rsidR="005F3BAC" w:rsidRPr="00B90FBE" w:rsidRDefault="005F3BAC">
            <w:pPr>
              <w:rPr>
                <w:ins w:id="902" w:author="Hoan Ng" w:date="2017-03-20T22:18:00Z"/>
                <w:bCs/>
                <w:sz w:val="32"/>
                <w:rPrChange w:id="903" w:author="Kai Pa" w:date="2018-05-21T21:31:00Z">
                  <w:rPr>
                    <w:ins w:id="904" w:author="Hoan Ng" w:date="2017-03-20T22:18:00Z"/>
                    <w:b/>
                    <w:bCs/>
                  </w:rPr>
                </w:rPrChange>
              </w:rPr>
            </w:pPr>
            <w:ins w:id="905" w:author="Hoan Ng" w:date="2017-03-20T22:18:00Z">
              <w:del w:id="906" w:author="LÊ VĂN PA" w:date="2018-03-13T08:25:00Z">
                <w:r w:rsidRPr="00B90FBE" w:rsidDel="0068408A">
                  <w:rPr>
                    <w:bCs/>
                    <w:sz w:val="32"/>
                    <w:rPrChange w:id="907" w:author="Kai Pa" w:date="2018-05-21T21:31:00Z">
                      <w:rPr>
                        <w:b/>
                        <w:bCs/>
                      </w:rPr>
                    </w:rPrChange>
                  </w:rPr>
                  <w:delText> </w:delText>
                </w:r>
              </w:del>
            </w:ins>
            <w:ins w:id="908" w:author="LÊ VĂN PA" w:date="2018-03-13T08:25:00Z">
              <w:r w:rsidR="0068408A" w:rsidRPr="00B90FBE">
                <w:rPr>
                  <w:bCs/>
                  <w:sz w:val="32"/>
                  <w:rPrChange w:id="909" w:author="Kai Pa" w:date="2018-05-21T21:31:00Z">
                    <w:rPr>
                      <w:b/>
                      <w:bCs/>
                    </w:rPr>
                  </w:rPrChange>
                </w:rPr>
                <w:t>1</w:t>
              </w:r>
            </w:ins>
          </w:p>
        </w:tc>
        <w:tc>
          <w:tcPr>
            <w:tcW w:w="1149" w:type="dxa"/>
            <w:hideMark/>
            <w:tcPrChange w:id="910" w:author="Kai Pa" w:date="2018-05-21T21:18:00Z">
              <w:tcPr>
                <w:tcW w:w="960" w:type="dxa"/>
                <w:gridSpan w:val="2"/>
                <w:hideMark/>
              </w:tcPr>
            </w:tcPrChange>
          </w:tcPr>
          <w:p w14:paraId="57271621" w14:textId="5429BEAA" w:rsidR="005F3BAC" w:rsidRPr="00B90FBE" w:rsidRDefault="005F3BAC">
            <w:pPr>
              <w:rPr>
                <w:ins w:id="911" w:author="Hoan Ng" w:date="2017-03-20T22:18:00Z"/>
                <w:bCs/>
                <w:sz w:val="32"/>
                <w:rPrChange w:id="912" w:author="Kai Pa" w:date="2018-05-21T21:31:00Z">
                  <w:rPr>
                    <w:ins w:id="913" w:author="Hoan Ng" w:date="2017-03-20T22:18:00Z"/>
                    <w:b/>
                    <w:bCs/>
                  </w:rPr>
                </w:rPrChange>
              </w:rPr>
            </w:pPr>
            <w:ins w:id="914" w:author="Hoan Ng" w:date="2017-03-20T22:18:00Z">
              <w:r w:rsidRPr="00B90FBE">
                <w:rPr>
                  <w:bCs/>
                  <w:sz w:val="32"/>
                  <w:rPrChange w:id="915" w:author="Kai Pa" w:date="2018-05-21T21:31:00Z">
                    <w:rPr>
                      <w:b/>
                      <w:bCs/>
                    </w:rPr>
                  </w:rPrChange>
                </w:rPr>
                <w:t> </w:t>
              </w:r>
            </w:ins>
            <w:ins w:id="916" w:author="LÊ VĂN PA" w:date="2018-03-13T08:26:00Z">
              <w:r w:rsidR="0068408A" w:rsidRPr="00B90FBE">
                <w:rPr>
                  <w:bCs/>
                  <w:sz w:val="32"/>
                  <w:rPrChange w:id="917" w:author="Kai Pa" w:date="2018-05-21T21:31:00Z">
                    <w:rPr>
                      <w:b/>
                      <w:bCs/>
                    </w:rPr>
                  </w:rPrChange>
                </w:rPr>
                <w:t>Tuấn</w:t>
              </w:r>
            </w:ins>
          </w:p>
        </w:tc>
        <w:tc>
          <w:tcPr>
            <w:tcW w:w="1164" w:type="dxa"/>
            <w:hideMark/>
            <w:tcPrChange w:id="918" w:author="Kai Pa" w:date="2018-05-21T21:18:00Z">
              <w:tcPr>
                <w:tcW w:w="960" w:type="dxa"/>
                <w:hideMark/>
              </w:tcPr>
            </w:tcPrChange>
          </w:tcPr>
          <w:p w14:paraId="1188C735" w14:textId="77777777" w:rsidR="005F3BAC" w:rsidRPr="00B90FBE" w:rsidRDefault="005F3BAC">
            <w:pPr>
              <w:rPr>
                <w:ins w:id="919" w:author="Hoan Ng" w:date="2017-03-20T22:18:00Z"/>
                <w:bCs/>
                <w:sz w:val="32"/>
                <w:rPrChange w:id="920" w:author="Kai Pa" w:date="2018-05-21T21:31:00Z">
                  <w:rPr>
                    <w:ins w:id="921" w:author="Hoan Ng" w:date="2017-03-20T22:18:00Z"/>
                    <w:b/>
                    <w:bCs/>
                  </w:rPr>
                </w:rPrChange>
              </w:rPr>
            </w:pPr>
            <w:ins w:id="922" w:author="Hoan Ng" w:date="2017-03-20T22:18:00Z">
              <w:r w:rsidRPr="00B90FBE">
                <w:rPr>
                  <w:bCs/>
                  <w:sz w:val="32"/>
                  <w:rPrChange w:id="923" w:author="Kai Pa" w:date="2018-05-21T21:31:00Z">
                    <w:rPr>
                      <w:b/>
                      <w:bCs/>
                    </w:rPr>
                  </w:rPrChange>
                </w:rPr>
                <w:t> </w:t>
              </w:r>
            </w:ins>
          </w:p>
        </w:tc>
        <w:tc>
          <w:tcPr>
            <w:tcW w:w="793" w:type="dxa"/>
            <w:hideMark/>
            <w:tcPrChange w:id="924" w:author="Kai Pa" w:date="2018-05-21T21:18:00Z">
              <w:tcPr>
                <w:tcW w:w="960" w:type="dxa"/>
                <w:gridSpan w:val="2"/>
                <w:hideMark/>
              </w:tcPr>
            </w:tcPrChange>
          </w:tcPr>
          <w:p w14:paraId="474F0037" w14:textId="77777777" w:rsidR="005F3BAC" w:rsidRPr="00B90FBE" w:rsidRDefault="005F3BAC">
            <w:pPr>
              <w:rPr>
                <w:ins w:id="925" w:author="Hoan Ng" w:date="2017-03-20T22:18:00Z"/>
                <w:bCs/>
                <w:sz w:val="32"/>
                <w:rPrChange w:id="926" w:author="Kai Pa" w:date="2018-05-21T21:31:00Z">
                  <w:rPr>
                    <w:ins w:id="927" w:author="Hoan Ng" w:date="2017-03-20T22:18:00Z"/>
                    <w:b/>
                    <w:bCs/>
                  </w:rPr>
                </w:rPrChange>
              </w:rPr>
            </w:pPr>
            <w:ins w:id="928" w:author="Hoan Ng" w:date="2017-03-20T22:18:00Z">
              <w:r w:rsidRPr="00B90FBE">
                <w:rPr>
                  <w:bCs/>
                  <w:sz w:val="32"/>
                  <w:rPrChange w:id="929" w:author="Kai Pa" w:date="2018-05-21T21:31:00Z">
                    <w:rPr>
                      <w:b/>
                      <w:bCs/>
                    </w:rPr>
                  </w:rPrChange>
                </w:rPr>
                <w:t> </w:t>
              </w:r>
            </w:ins>
          </w:p>
        </w:tc>
      </w:tr>
      <w:tr w:rsidR="005F3BAC" w:rsidRPr="00B90FBE" w14:paraId="4DD0AC6C" w14:textId="77777777" w:rsidTr="00393718">
        <w:trPr>
          <w:trHeight w:val="300"/>
          <w:ins w:id="930" w:author="Hoan Ng" w:date="2017-03-20T22:18:00Z"/>
          <w:trPrChange w:id="931" w:author="Kai Pa" w:date="2018-05-21T21:18:00Z">
            <w:trPr>
              <w:trHeight w:val="300"/>
            </w:trPr>
          </w:trPrChange>
        </w:trPr>
        <w:tc>
          <w:tcPr>
            <w:tcW w:w="936" w:type="dxa"/>
            <w:hideMark/>
            <w:tcPrChange w:id="932" w:author="Kai Pa" w:date="2018-05-21T21:18:00Z">
              <w:tcPr>
                <w:tcW w:w="8140" w:type="dxa"/>
                <w:gridSpan w:val="2"/>
                <w:hideMark/>
              </w:tcPr>
            </w:tcPrChange>
          </w:tcPr>
          <w:p w14:paraId="61D3D5A4" w14:textId="77777777" w:rsidR="005F3BAC" w:rsidRPr="00B90FBE" w:rsidRDefault="005F3BAC">
            <w:pPr>
              <w:rPr>
                <w:ins w:id="933" w:author="Hoan Ng" w:date="2017-03-20T22:18:00Z"/>
                <w:bCs/>
                <w:sz w:val="32"/>
                <w:rPrChange w:id="934" w:author="Kai Pa" w:date="2018-05-21T21:31:00Z">
                  <w:rPr>
                    <w:ins w:id="935" w:author="Hoan Ng" w:date="2017-03-20T22:18:00Z"/>
                    <w:b/>
                    <w:bCs/>
                  </w:rPr>
                </w:rPrChange>
              </w:rPr>
            </w:pPr>
            <w:ins w:id="936" w:author="Hoan Ng" w:date="2017-03-20T22:18:00Z">
              <w:r w:rsidRPr="00B90FBE">
                <w:rPr>
                  <w:bCs/>
                  <w:sz w:val="32"/>
                  <w:rPrChange w:id="937" w:author="Kai Pa" w:date="2018-05-21T21:31:00Z">
                    <w:rPr>
                      <w:b/>
                      <w:bCs/>
                    </w:rPr>
                  </w:rPrChange>
                </w:rPr>
                <w:t> </w:t>
              </w:r>
            </w:ins>
          </w:p>
        </w:tc>
        <w:tc>
          <w:tcPr>
            <w:tcW w:w="4250" w:type="dxa"/>
            <w:hideMark/>
            <w:tcPrChange w:id="938" w:author="Kai Pa" w:date="2018-05-21T21:18:00Z">
              <w:tcPr>
                <w:tcW w:w="3340" w:type="dxa"/>
                <w:gridSpan w:val="2"/>
                <w:hideMark/>
              </w:tcPr>
            </w:tcPrChange>
          </w:tcPr>
          <w:p w14:paraId="16B7EEDD" w14:textId="77777777" w:rsidR="005F3BAC" w:rsidRPr="00B90FBE" w:rsidRDefault="005F3BAC">
            <w:pPr>
              <w:rPr>
                <w:ins w:id="939" w:author="Hoan Ng" w:date="2017-03-20T22:18:00Z"/>
                <w:bCs/>
                <w:sz w:val="32"/>
                <w:rPrChange w:id="940" w:author="Kai Pa" w:date="2018-05-21T21:31:00Z">
                  <w:rPr>
                    <w:ins w:id="941" w:author="Hoan Ng" w:date="2017-03-20T22:18:00Z"/>
                    <w:b/>
                    <w:bCs/>
                  </w:rPr>
                </w:rPrChange>
              </w:rPr>
            </w:pPr>
            <w:ins w:id="942" w:author="Hoan Ng" w:date="2017-03-20T22:18:00Z">
              <w:r w:rsidRPr="00B90FBE">
                <w:rPr>
                  <w:bCs/>
                  <w:sz w:val="32"/>
                  <w:rPrChange w:id="943" w:author="Kai Pa" w:date="2018-05-21T21:31:00Z">
                    <w:rPr>
                      <w:b/>
                      <w:bCs/>
                    </w:rPr>
                  </w:rPrChange>
                </w:rPr>
                <w:t>Chương 2: Phân tích</w:t>
              </w:r>
            </w:ins>
          </w:p>
        </w:tc>
        <w:tc>
          <w:tcPr>
            <w:tcW w:w="1220" w:type="dxa"/>
            <w:hideMark/>
            <w:tcPrChange w:id="944" w:author="Kai Pa" w:date="2018-05-21T21:18:00Z">
              <w:tcPr>
                <w:tcW w:w="960" w:type="dxa"/>
                <w:gridSpan w:val="2"/>
                <w:hideMark/>
              </w:tcPr>
            </w:tcPrChange>
          </w:tcPr>
          <w:p w14:paraId="2953588C" w14:textId="77777777" w:rsidR="005F3BAC" w:rsidRPr="00B90FBE" w:rsidRDefault="005F3BAC">
            <w:pPr>
              <w:rPr>
                <w:ins w:id="945" w:author="Hoan Ng" w:date="2017-03-20T22:18:00Z"/>
                <w:bCs/>
                <w:sz w:val="32"/>
                <w:rPrChange w:id="946" w:author="Kai Pa" w:date="2018-05-21T21:31:00Z">
                  <w:rPr>
                    <w:ins w:id="947" w:author="Hoan Ng" w:date="2017-03-20T22:18:00Z"/>
                    <w:b/>
                    <w:bCs/>
                  </w:rPr>
                </w:rPrChange>
              </w:rPr>
            </w:pPr>
            <w:ins w:id="948" w:author="Hoan Ng" w:date="2017-03-20T22:18:00Z">
              <w:r w:rsidRPr="00B90FBE">
                <w:rPr>
                  <w:bCs/>
                  <w:sz w:val="32"/>
                  <w:rPrChange w:id="949" w:author="Kai Pa" w:date="2018-05-21T21:31:00Z">
                    <w:rPr>
                      <w:b/>
                      <w:bCs/>
                    </w:rPr>
                  </w:rPrChange>
                </w:rPr>
                <w:t> </w:t>
              </w:r>
            </w:ins>
          </w:p>
        </w:tc>
        <w:tc>
          <w:tcPr>
            <w:tcW w:w="1149" w:type="dxa"/>
            <w:hideMark/>
            <w:tcPrChange w:id="950" w:author="Kai Pa" w:date="2018-05-21T21:18:00Z">
              <w:tcPr>
                <w:tcW w:w="960" w:type="dxa"/>
                <w:gridSpan w:val="2"/>
                <w:hideMark/>
              </w:tcPr>
            </w:tcPrChange>
          </w:tcPr>
          <w:p w14:paraId="7D78B88A" w14:textId="77777777" w:rsidR="005F3BAC" w:rsidRPr="00B90FBE" w:rsidRDefault="005F3BAC">
            <w:pPr>
              <w:rPr>
                <w:ins w:id="951" w:author="Hoan Ng" w:date="2017-03-20T22:18:00Z"/>
                <w:bCs/>
                <w:sz w:val="32"/>
                <w:rPrChange w:id="952" w:author="Kai Pa" w:date="2018-05-21T21:31:00Z">
                  <w:rPr>
                    <w:ins w:id="953" w:author="Hoan Ng" w:date="2017-03-20T22:18:00Z"/>
                    <w:b/>
                    <w:bCs/>
                  </w:rPr>
                </w:rPrChange>
              </w:rPr>
            </w:pPr>
            <w:ins w:id="954" w:author="Hoan Ng" w:date="2017-03-20T22:18:00Z">
              <w:r w:rsidRPr="00B90FBE">
                <w:rPr>
                  <w:bCs/>
                  <w:sz w:val="32"/>
                  <w:rPrChange w:id="955" w:author="Kai Pa" w:date="2018-05-21T21:31:00Z">
                    <w:rPr>
                      <w:b/>
                      <w:bCs/>
                    </w:rPr>
                  </w:rPrChange>
                </w:rPr>
                <w:t> </w:t>
              </w:r>
            </w:ins>
          </w:p>
        </w:tc>
        <w:tc>
          <w:tcPr>
            <w:tcW w:w="1164" w:type="dxa"/>
            <w:hideMark/>
            <w:tcPrChange w:id="956" w:author="Kai Pa" w:date="2018-05-21T21:18:00Z">
              <w:tcPr>
                <w:tcW w:w="960" w:type="dxa"/>
                <w:hideMark/>
              </w:tcPr>
            </w:tcPrChange>
          </w:tcPr>
          <w:p w14:paraId="1B4C837E" w14:textId="77777777" w:rsidR="005F3BAC" w:rsidRPr="00B90FBE" w:rsidRDefault="005F3BAC">
            <w:pPr>
              <w:rPr>
                <w:ins w:id="957" w:author="Hoan Ng" w:date="2017-03-20T22:18:00Z"/>
                <w:bCs/>
                <w:sz w:val="32"/>
                <w:rPrChange w:id="958" w:author="Kai Pa" w:date="2018-05-21T21:31:00Z">
                  <w:rPr>
                    <w:ins w:id="959" w:author="Hoan Ng" w:date="2017-03-20T22:18:00Z"/>
                    <w:b/>
                    <w:bCs/>
                  </w:rPr>
                </w:rPrChange>
              </w:rPr>
            </w:pPr>
            <w:ins w:id="960" w:author="Hoan Ng" w:date="2017-03-20T22:18:00Z">
              <w:r w:rsidRPr="00B90FBE">
                <w:rPr>
                  <w:bCs/>
                  <w:sz w:val="32"/>
                  <w:rPrChange w:id="961" w:author="Kai Pa" w:date="2018-05-21T21:31:00Z">
                    <w:rPr>
                      <w:b/>
                      <w:bCs/>
                    </w:rPr>
                  </w:rPrChange>
                </w:rPr>
                <w:t> </w:t>
              </w:r>
            </w:ins>
          </w:p>
        </w:tc>
        <w:tc>
          <w:tcPr>
            <w:tcW w:w="793" w:type="dxa"/>
            <w:hideMark/>
            <w:tcPrChange w:id="962" w:author="Kai Pa" w:date="2018-05-21T21:18:00Z">
              <w:tcPr>
                <w:tcW w:w="960" w:type="dxa"/>
                <w:gridSpan w:val="2"/>
                <w:hideMark/>
              </w:tcPr>
            </w:tcPrChange>
          </w:tcPr>
          <w:p w14:paraId="615D27E7" w14:textId="77777777" w:rsidR="005F3BAC" w:rsidRPr="00B90FBE" w:rsidRDefault="005F3BAC">
            <w:pPr>
              <w:rPr>
                <w:ins w:id="963" w:author="Hoan Ng" w:date="2017-03-20T22:18:00Z"/>
                <w:bCs/>
                <w:sz w:val="32"/>
                <w:rPrChange w:id="964" w:author="Kai Pa" w:date="2018-05-21T21:31:00Z">
                  <w:rPr>
                    <w:ins w:id="965" w:author="Hoan Ng" w:date="2017-03-20T22:18:00Z"/>
                    <w:b/>
                    <w:bCs/>
                  </w:rPr>
                </w:rPrChange>
              </w:rPr>
            </w:pPr>
            <w:ins w:id="966" w:author="Hoan Ng" w:date="2017-03-20T22:18:00Z">
              <w:r w:rsidRPr="00B90FBE">
                <w:rPr>
                  <w:bCs/>
                  <w:sz w:val="32"/>
                  <w:rPrChange w:id="967" w:author="Kai Pa" w:date="2018-05-21T21:31:00Z">
                    <w:rPr>
                      <w:b/>
                      <w:bCs/>
                    </w:rPr>
                  </w:rPrChange>
                </w:rPr>
                <w:t> </w:t>
              </w:r>
            </w:ins>
          </w:p>
        </w:tc>
      </w:tr>
      <w:tr w:rsidR="005F3BAC" w:rsidRPr="00B90FBE" w14:paraId="642D888C" w14:textId="77777777" w:rsidTr="00393718">
        <w:trPr>
          <w:trHeight w:val="300"/>
          <w:ins w:id="968" w:author="Hoan Ng" w:date="2017-03-20T22:18:00Z"/>
          <w:trPrChange w:id="969" w:author="Kai Pa" w:date="2018-05-21T21:18:00Z">
            <w:trPr>
              <w:trHeight w:val="300"/>
            </w:trPr>
          </w:trPrChange>
        </w:trPr>
        <w:tc>
          <w:tcPr>
            <w:tcW w:w="936" w:type="dxa"/>
            <w:hideMark/>
            <w:tcPrChange w:id="970" w:author="Kai Pa" w:date="2018-05-21T21:18:00Z">
              <w:tcPr>
                <w:tcW w:w="8140" w:type="dxa"/>
                <w:gridSpan w:val="2"/>
                <w:hideMark/>
              </w:tcPr>
            </w:tcPrChange>
          </w:tcPr>
          <w:p w14:paraId="59738D77" w14:textId="77777777" w:rsidR="005F3BAC" w:rsidRPr="00B90FBE" w:rsidRDefault="005F3BAC">
            <w:pPr>
              <w:rPr>
                <w:ins w:id="971" w:author="Hoan Ng" w:date="2017-03-20T22:18:00Z"/>
                <w:bCs/>
                <w:sz w:val="32"/>
                <w:rPrChange w:id="972" w:author="Kai Pa" w:date="2018-05-21T21:31:00Z">
                  <w:rPr>
                    <w:ins w:id="973" w:author="Hoan Ng" w:date="2017-03-20T22:18:00Z"/>
                    <w:b/>
                    <w:bCs/>
                  </w:rPr>
                </w:rPrChange>
              </w:rPr>
            </w:pPr>
            <w:ins w:id="974" w:author="Hoan Ng" w:date="2017-03-20T22:18:00Z">
              <w:r w:rsidRPr="00B90FBE">
                <w:rPr>
                  <w:bCs/>
                  <w:sz w:val="32"/>
                  <w:rPrChange w:id="975" w:author="Kai Pa" w:date="2018-05-21T21:31:00Z">
                    <w:rPr>
                      <w:b/>
                      <w:bCs/>
                    </w:rPr>
                  </w:rPrChange>
                </w:rPr>
                <w:t> </w:t>
              </w:r>
            </w:ins>
          </w:p>
        </w:tc>
        <w:tc>
          <w:tcPr>
            <w:tcW w:w="4250" w:type="dxa"/>
            <w:hideMark/>
            <w:tcPrChange w:id="976" w:author="Kai Pa" w:date="2018-05-21T21:18:00Z">
              <w:tcPr>
                <w:tcW w:w="3340" w:type="dxa"/>
                <w:gridSpan w:val="2"/>
                <w:hideMark/>
              </w:tcPr>
            </w:tcPrChange>
          </w:tcPr>
          <w:p w14:paraId="4106ED17" w14:textId="37238CBF" w:rsidR="005F3BAC" w:rsidRPr="00B90FBE" w:rsidRDefault="005F3BAC" w:rsidP="005F3BAC">
            <w:pPr>
              <w:rPr>
                <w:ins w:id="977" w:author="Hoan Ng" w:date="2017-03-20T22:18:00Z"/>
                <w:bCs/>
                <w:sz w:val="32"/>
                <w:rPrChange w:id="978" w:author="Kai Pa" w:date="2018-05-21T21:31:00Z">
                  <w:rPr>
                    <w:ins w:id="979" w:author="Hoan Ng" w:date="2017-03-20T22:18:00Z"/>
                    <w:b/>
                    <w:bCs/>
                  </w:rPr>
                </w:rPrChange>
              </w:rPr>
            </w:pPr>
            <w:ins w:id="980" w:author="Hoan Ng" w:date="2017-03-20T22:18:00Z">
              <w:r w:rsidRPr="00B90FBE">
                <w:rPr>
                  <w:bCs/>
                  <w:sz w:val="32"/>
                  <w:rPrChange w:id="981" w:author="Kai Pa" w:date="2018-05-21T21:31:00Z">
                    <w:rPr>
                      <w:b/>
                      <w:bCs/>
                    </w:rPr>
                  </w:rPrChange>
                </w:rPr>
                <w:t>2.1.</w:t>
              </w:r>
            </w:ins>
            <w:ins w:id="982" w:author="LÊ VĂN PA" w:date="2018-03-13T08:27:00Z">
              <w:r w:rsidR="0068408A" w:rsidRPr="00B90FBE">
                <w:rPr>
                  <w:bCs/>
                  <w:sz w:val="32"/>
                  <w:rPrChange w:id="983" w:author="Kai Pa" w:date="2018-05-21T21:31:00Z">
                    <w:rPr>
                      <w:b/>
                      <w:bCs/>
                    </w:rPr>
                  </w:rPrChange>
                </w:rPr>
                <w:t xml:space="preserve"> Lược đồ phân chức năng</w:t>
              </w:r>
            </w:ins>
            <w:ins w:id="984" w:author="LÊ VĂN PA" w:date="2018-03-13T08:28:00Z">
              <w:r w:rsidR="0068408A" w:rsidRPr="00B90FBE">
                <w:rPr>
                  <w:bCs/>
                  <w:sz w:val="32"/>
                  <w:rPrChange w:id="985" w:author="Kai Pa" w:date="2018-05-21T21:31:00Z">
                    <w:rPr>
                      <w:b/>
                      <w:bCs/>
                    </w:rPr>
                  </w:rPrChange>
                </w:rPr>
                <w:t xml:space="preserve"> (FDD)</w:t>
              </w:r>
            </w:ins>
          </w:p>
        </w:tc>
        <w:tc>
          <w:tcPr>
            <w:tcW w:w="1220" w:type="dxa"/>
            <w:hideMark/>
            <w:tcPrChange w:id="986" w:author="Kai Pa" w:date="2018-05-21T21:18:00Z">
              <w:tcPr>
                <w:tcW w:w="960" w:type="dxa"/>
                <w:gridSpan w:val="2"/>
                <w:hideMark/>
              </w:tcPr>
            </w:tcPrChange>
          </w:tcPr>
          <w:p w14:paraId="41C2638C" w14:textId="77777777" w:rsidR="005F3BAC" w:rsidRPr="00B90FBE" w:rsidRDefault="005F3BAC">
            <w:pPr>
              <w:rPr>
                <w:ins w:id="987" w:author="Hoan Ng" w:date="2017-03-20T22:18:00Z"/>
                <w:bCs/>
                <w:sz w:val="32"/>
                <w:rPrChange w:id="988" w:author="Kai Pa" w:date="2018-05-21T21:31:00Z">
                  <w:rPr>
                    <w:ins w:id="989" w:author="Hoan Ng" w:date="2017-03-20T22:18:00Z"/>
                    <w:b/>
                    <w:bCs/>
                  </w:rPr>
                </w:rPrChange>
              </w:rPr>
            </w:pPr>
            <w:ins w:id="990" w:author="Hoan Ng" w:date="2017-03-20T22:18:00Z">
              <w:r w:rsidRPr="00B90FBE">
                <w:rPr>
                  <w:bCs/>
                  <w:sz w:val="32"/>
                  <w:rPrChange w:id="991" w:author="Kai Pa" w:date="2018-05-21T21:31:00Z">
                    <w:rPr>
                      <w:b/>
                      <w:bCs/>
                    </w:rPr>
                  </w:rPrChange>
                </w:rPr>
                <w:t> </w:t>
              </w:r>
            </w:ins>
          </w:p>
        </w:tc>
        <w:tc>
          <w:tcPr>
            <w:tcW w:w="1149" w:type="dxa"/>
            <w:hideMark/>
            <w:tcPrChange w:id="992" w:author="Kai Pa" w:date="2018-05-21T21:18:00Z">
              <w:tcPr>
                <w:tcW w:w="960" w:type="dxa"/>
                <w:gridSpan w:val="2"/>
                <w:hideMark/>
              </w:tcPr>
            </w:tcPrChange>
          </w:tcPr>
          <w:p w14:paraId="5971C3AE" w14:textId="7CD3480D" w:rsidR="005F3BAC" w:rsidRPr="00B90FBE" w:rsidRDefault="005F3BAC">
            <w:pPr>
              <w:rPr>
                <w:ins w:id="993" w:author="Hoan Ng" w:date="2017-03-20T22:18:00Z"/>
                <w:bCs/>
                <w:sz w:val="32"/>
                <w:rPrChange w:id="994" w:author="Kai Pa" w:date="2018-05-21T21:31:00Z">
                  <w:rPr>
                    <w:ins w:id="995" w:author="Hoan Ng" w:date="2017-03-20T22:18:00Z"/>
                    <w:b/>
                    <w:bCs/>
                  </w:rPr>
                </w:rPrChange>
              </w:rPr>
            </w:pPr>
            <w:ins w:id="996" w:author="Hoan Ng" w:date="2017-03-20T22:18:00Z">
              <w:r w:rsidRPr="00B90FBE">
                <w:rPr>
                  <w:bCs/>
                  <w:sz w:val="32"/>
                  <w:rPrChange w:id="997" w:author="Kai Pa" w:date="2018-05-21T21:31:00Z">
                    <w:rPr>
                      <w:b/>
                      <w:bCs/>
                    </w:rPr>
                  </w:rPrChange>
                </w:rPr>
                <w:t> </w:t>
              </w:r>
            </w:ins>
            <w:ins w:id="998" w:author="Kai Pa" w:date="2018-05-18T08:48:00Z">
              <w:r w:rsidR="00005C3C" w:rsidRPr="00B90FBE">
                <w:rPr>
                  <w:bCs/>
                  <w:sz w:val="32"/>
                  <w:rPrChange w:id="999" w:author="Kai Pa" w:date="2018-05-21T21:31:00Z">
                    <w:rPr>
                      <w:b/>
                      <w:bCs/>
                    </w:rPr>
                  </w:rPrChange>
                </w:rPr>
                <w:t>Pa</w:t>
              </w:r>
            </w:ins>
          </w:p>
        </w:tc>
        <w:tc>
          <w:tcPr>
            <w:tcW w:w="1164" w:type="dxa"/>
            <w:hideMark/>
            <w:tcPrChange w:id="1000" w:author="Kai Pa" w:date="2018-05-21T21:18:00Z">
              <w:tcPr>
                <w:tcW w:w="960" w:type="dxa"/>
                <w:hideMark/>
              </w:tcPr>
            </w:tcPrChange>
          </w:tcPr>
          <w:p w14:paraId="7C6CD189" w14:textId="77777777" w:rsidR="005F3BAC" w:rsidRPr="00B90FBE" w:rsidRDefault="005F3BAC">
            <w:pPr>
              <w:rPr>
                <w:ins w:id="1001" w:author="Hoan Ng" w:date="2017-03-20T22:18:00Z"/>
                <w:bCs/>
                <w:sz w:val="32"/>
                <w:rPrChange w:id="1002" w:author="Kai Pa" w:date="2018-05-21T21:31:00Z">
                  <w:rPr>
                    <w:ins w:id="1003" w:author="Hoan Ng" w:date="2017-03-20T22:18:00Z"/>
                    <w:b/>
                    <w:bCs/>
                  </w:rPr>
                </w:rPrChange>
              </w:rPr>
            </w:pPr>
            <w:ins w:id="1004" w:author="Hoan Ng" w:date="2017-03-20T22:18:00Z">
              <w:r w:rsidRPr="00B90FBE">
                <w:rPr>
                  <w:bCs/>
                  <w:sz w:val="32"/>
                  <w:rPrChange w:id="1005" w:author="Kai Pa" w:date="2018-05-21T21:31:00Z">
                    <w:rPr>
                      <w:b/>
                      <w:bCs/>
                    </w:rPr>
                  </w:rPrChange>
                </w:rPr>
                <w:t> </w:t>
              </w:r>
            </w:ins>
          </w:p>
        </w:tc>
        <w:tc>
          <w:tcPr>
            <w:tcW w:w="793" w:type="dxa"/>
            <w:hideMark/>
            <w:tcPrChange w:id="1006" w:author="Kai Pa" w:date="2018-05-21T21:18:00Z">
              <w:tcPr>
                <w:tcW w:w="960" w:type="dxa"/>
                <w:gridSpan w:val="2"/>
                <w:hideMark/>
              </w:tcPr>
            </w:tcPrChange>
          </w:tcPr>
          <w:p w14:paraId="75AF611D" w14:textId="77777777" w:rsidR="005F3BAC" w:rsidRPr="00B90FBE" w:rsidRDefault="005F3BAC">
            <w:pPr>
              <w:rPr>
                <w:ins w:id="1007" w:author="Hoan Ng" w:date="2017-03-20T22:18:00Z"/>
                <w:bCs/>
                <w:sz w:val="32"/>
                <w:rPrChange w:id="1008" w:author="Kai Pa" w:date="2018-05-21T21:31:00Z">
                  <w:rPr>
                    <w:ins w:id="1009" w:author="Hoan Ng" w:date="2017-03-20T22:18:00Z"/>
                    <w:b/>
                    <w:bCs/>
                  </w:rPr>
                </w:rPrChange>
              </w:rPr>
            </w:pPr>
            <w:ins w:id="1010" w:author="Hoan Ng" w:date="2017-03-20T22:18:00Z">
              <w:r w:rsidRPr="00B90FBE">
                <w:rPr>
                  <w:bCs/>
                  <w:sz w:val="32"/>
                  <w:rPrChange w:id="1011" w:author="Kai Pa" w:date="2018-05-21T21:31:00Z">
                    <w:rPr>
                      <w:b/>
                      <w:bCs/>
                    </w:rPr>
                  </w:rPrChange>
                </w:rPr>
                <w:t> </w:t>
              </w:r>
            </w:ins>
          </w:p>
        </w:tc>
      </w:tr>
      <w:tr w:rsidR="005F3BAC" w:rsidRPr="00B90FBE" w14:paraId="26B0A69A" w14:textId="77777777" w:rsidTr="00393718">
        <w:trPr>
          <w:trHeight w:val="300"/>
          <w:ins w:id="1012" w:author="Hoan Ng" w:date="2017-03-20T22:18:00Z"/>
          <w:trPrChange w:id="1013" w:author="Kai Pa" w:date="2018-05-21T21:18:00Z">
            <w:trPr>
              <w:trHeight w:val="300"/>
            </w:trPr>
          </w:trPrChange>
        </w:trPr>
        <w:tc>
          <w:tcPr>
            <w:tcW w:w="936" w:type="dxa"/>
            <w:hideMark/>
            <w:tcPrChange w:id="1014" w:author="Kai Pa" w:date="2018-05-21T21:18:00Z">
              <w:tcPr>
                <w:tcW w:w="8140" w:type="dxa"/>
                <w:gridSpan w:val="2"/>
                <w:hideMark/>
              </w:tcPr>
            </w:tcPrChange>
          </w:tcPr>
          <w:p w14:paraId="41DC5C2B" w14:textId="77777777" w:rsidR="005F3BAC" w:rsidRPr="00B90FBE" w:rsidRDefault="005F3BAC">
            <w:pPr>
              <w:rPr>
                <w:ins w:id="1015" w:author="Hoan Ng" w:date="2017-03-20T22:18:00Z"/>
                <w:bCs/>
                <w:sz w:val="32"/>
                <w:rPrChange w:id="1016" w:author="Kai Pa" w:date="2018-05-21T21:31:00Z">
                  <w:rPr>
                    <w:ins w:id="1017" w:author="Hoan Ng" w:date="2017-03-20T22:18:00Z"/>
                    <w:b/>
                    <w:bCs/>
                  </w:rPr>
                </w:rPrChange>
              </w:rPr>
            </w:pPr>
            <w:ins w:id="1018" w:author="Hoan Ng" w:date="2017-03-20T22:18:00Z">
              <w:r w:rsidRPr="00B90FBE">
                <w:rPr>
                  <w:bCs/>
                  <w:sz w:val="32"/>
                  <w:rPrChange w:id="1019" w:author="Kai Pa" w:date="2018-05-21T21:31:00Z">
                    <w:rPr>
                      <w:b/>
                      <w:bCs/>
                    </w:rPr>
                  </w:rPrChange>
                </w:rPr>
                <w:t> </w:t>
              </w:r>
            </w:ins>
          </w:p>
        </w:tc>
        <w:tc>
          <w:tcPr>
            <w:tcW w:w="4250" w:type="dxa"/>
            <w:hideMark/>
            <w:tcPrChange w:id="1020" w:author="Kai Pa" w:date="2018-05-21T21:18:00Z">
              <w:tcPr>
                <w:tcW w:w="3340" w:type="dxa"/>
                <w:gridSpan w:val="2"/>
                <w:hideMark/>
              </w:tcPr>
            </w:tcPrChange>
          </w:tcPr>
          <w:p w14:paraId="3DC8BA62" w14:textId="628468C1" w:rsidR="005F3BAC" w:rsidRPr="00B90FBE" w:rsidRDefault="005F3BAC" w:rsidP="005F3BAC">
            <w:pPr>
              <w:rPr>
                <w:ins w:id="1021" w:author="Hoan Ng" w:date="2017-03-20T22:18:00Z"/>
                <w:bCs/>
                <w:sz w:val="32"/>
                <w:rPrChange w:id="1022" w:author="Kai Pa" w:date="2018-05-21T21:31:00Z">
                  <w:rPr>
                    <w:ins w:id="1023" w:author="Hoan Ng" w:date="2017-03-20T22:18:00Z"/>
                    <w:b/>
                    <w:bCs/>
                  </w:rPr>
                </w:rPrChange>
              </w:rPr>
            </w:pPr>
            <w:ins w:id="1024" w:author="Hoan Ng" w:date="2017-03-20T22:18:00Z">
              <w:r w:rsidRPr="00B90FBE">
                <w:rPr>
                  <w:bCs/>
                  <w:sz w:val="32"/>
                  <w:rPrChange w:id="1025" w:author="Kai Pa" w:date="2018-05-21T21:31:00Z">
                    <w:rPr>
                      <w:b/>
                      <w:bCs/>
                    </w:rPr>
                  </w:rPrChange>
                </w:rPr>
                <w:t xml:space="preserve">2.2. </w:t>
              </w:r>
            </w:ins>
            <w:ins w:id="1026" w:author="LÊ VĂN PA" w:date="2018-03-13T08:26:00Z">
              <w:r w:rsidR="0068408A" w:rsidRPr="00B90FBE">
                <w:rPr>
                  <w:bCs/>
                  <w:sz w:val="32"/>
                  <w:rPrChange w:id="1027" w:author="Kai Pa" w:date="2018-05-21T21:31:00Z">
                    <w:rPr>
                      <w:b/>
                      <w:bCs/>
                    </w:rPr>
                  </w:rPrChange>
                </w:rPr>
                <w:t>Đặc tả và mô hình hóa nghiệp vụ</w:t>
              </w:r>
            </w:ins>
            <w:ins w:id="1028" w:author="LÊ VĂN PA" w:date="2018-03-13T08:27:00Z">
              <w:r w:rsidR="0068408A" w:rsidRPr="00B90FBE">
                <w:rPr>
                  <w:bCs/>
                  <w:sz w:val="32"/>
                  <w:rPrChange w:id="1029" w:author="Kai Pa" w:date="2018-05-21T21:31:00Z">
                    <w:rPr>
                      <w:b/>
                      <w:bCs/>
                    </w:rPr>
                  </w:rPrChange>
                </w:rPr>
                <w:t xml:space="preserve"> (DFD)</w:t>
              </w:r>
            </w:ins>
          </w:p>
        </w:tc>
        <w:tc>
          <w:tcPr>
            <w:tcW w:w="1220" w:type="dxa"/>
            <w:hideMark/>
            <w:tcPrChange w:id="1030" w:author="Kai Pa" w:date="2018-05-21T21:18:00Z">
              <w:tcPr>
                <w:tcW w:w="960" w:type="dxa"/>
                <w:gridSpan w:val="2"/>
                <w:hideMark/>
              </w:tcPr>
            </w:tcPrChange>
          </w:tcPr>
          <w:p w14:paraId="58A3167E" w14:textId="121B8D99" w:rsidR="005F3BAC" w:rsidRPr="00B90FBE" w:rsidRDefault="005F3BAC">
            <w:pPr>
              <w:rPr>
                <w:ins w:id="1031" w:author="Hoan Ng" w:date="2017-03-20T22:18:00Z"/>
                <w:bCs/>
                <w:sz w:val="32"/>
                <w:rPrChange w:id="1032" w:author="Kai Pa" w:date="2018-05-21T21:31:00Z">
                  <w:rPr>
                    <w:ins w:id="1033" w:author="Hoan Ng" w:date="2017-03-20T22:18:00Z"/>
                    <w:b/>
                    <w:bCs/>
                  </w:rPr>
                </w:rPrChange>
              </w:rPr>
            </w:pPr>
            <w:ins w:id="1034" w:author="Hoan Ng" w:date="2017-03-20T22:18:00Z">
              <w:r w:rsidRPr="00B90FBE">
                <w:rPr>
                  <w:bCs/>
                  <w:sz w:val="32"/>
                  <w:rPrChange w:id="1035" w:author="Kai Pa" w:date="2018-05-21T21:31:00Z">
                    <w:rPr>
                      <w:b/>
                      <w:bCs/>
                    </w:rPr>
                  </w:rPrChange>
                </w:rPr>
                <w:t> </w:t>
              </w:r>
            </w:ins>
          </w:p>
        </w:tc>
        <w:tc>
          <w:tcPr>
            <w:tcW w:w="1149" w:type="dxa"/>
            <w:hideMark/>
            <w:tcPrChange w:id="1036" w:author="Kai Pa" w:date="2018-05-21T21:18:00Z">
              <w:tcPr>
                <w:tcW w:w="960" w:type="dxa"/>
                <w:gridSpan w:val="2"/>
                <w:hideMark/>
              </w:tcPr>
            </w:tcPrChange>
          </w:tcPr>
          <w:p w14:paraId="03A2D843" w14:textId="4EC07B1E" w:rsidR="005F3BAC" w:rsidRPr="00B90FBE" w:rsidRDefault="005F3BAC">
            <w:pPr>
              <w:rPr>
                <w:ins w:id="1037" w:author="Hoan Ng" w:date="2017-03-20T22:18:00Z"/>
                <w:bCs/>
                <w:sz w:val="32"/>
                <w:rPrChange w:id="1038" w:author="Kai Pa" w:date="2018-05-21T21:31:00Z">
                  <w:rPr>
                    <w:ins w:id="1039" w:author="Hoan Ng" w:date="2017-03-20T22:18:00Z"/>
                    <w:b/>
                    <w:bCs/>
                  </w:rPr>
                </w:rPrChange>
              </w:rPr>
            </w:pPr>
            <w:ins w:id="1040" w:author="Hoan Ng" w:date="2017-03-20T22:18:00Z">
              <w:r w:rsidRPr="00B90FBE">
                <w:rPr>
                  <w:bCs/>
                  <w:sz w:val="32"/>
                  <w:rPrChange w:id="1041" w:author="Kai Pa" w:date="2018-05-21T21:31:00Z">
                    <w:rPr>
                      <w:b/>
                      <w:bCs/>
                    </w:rPr>
                  </w:rPrChange>
                </w:rPr>
                <w:t> </w:t>
              </w:r>
            </w:ins>
            <w:ins w:id="1042" w:author="Kai Pa" w:date="2018-05-18T08:48:00Z">
              <w:r w:rsidR="00005C3C" w:rsidRPr="00B90FBE">
                <w:rPr>
                  <w:bCs/>
                  <w:sz w:val="32"/>
                  <w:rPrChange w:id="1043" w:author="Kai Pa" w:date="2018-05-21T21:31:00Z">
                    <w:rPr>
                      <w:b/>
                      <w:bCs/>
                    </w:rPr>
                  </w:rPrChange>
                </w:rPr>
                <w:t>Tuấn</w:t>
              </w:r>
            </w:ins>
          </w:p>
        </w:tc>
        <w:tc>
          <w:tcPr>
            <w:tcW w:w="1164" w:type="dxa"/>
            <w:hideMark/>
            <w:tcPrChange w:id="1044" w:author="Kai Pa" w:date="2018-05-21T21:18:00Z">
              <w:tcPr>
                <w:tcW w:w="960" w:type="dxa"/>
                <w:hideMark/>
              </w:tcPr>
            </w:tcPrChange>
          </w:tcPr>
          <w:p w14:paraId="194F38D1" w14:textId="77777777" w:rsidR="005F3BAC" w:rsidRPr="00B90FBE" w:rsidRDefault="005F3BAC">
            <w:pPr>
              <w:rPr>
                <w:ins w:id="1045" w:author="Hoan Ng" w:date="2017-03-20T22:18:00Z"/>
                <w:bCs/>
                <w:sz w:val="32"/>
                <w:rPrChange w:id="1046" w:author="Kai Pa" w:date="2018-05-21T21:31:00Z">
                  <w:rPr>
                    <w:ins w:id="1047" w:author="Hoan Ng" w:date="2017-03-20T22:18:00Z"/>
                    <w:b/>
                    <w:bCs/>
                  </w:rPr>
                </w:rPrChange>
              </w:rPr>
            </w:pPr>
            <w:ins w:id="1048" w:author="Hoan Ng" w:date="2017-03-20T22:18:00Z">
              <w:r w:rsidRPr="00B90FBE">
                <w:rPr>
                  <w:bCs/>
                  <w:sz w:val="32"/>
                  <w:rPrChange w:id="1049" w:author="Kai Pa" w:date="2018-05-21T21:31:00Z">
                    <w:rPr>
                      <w:b/>
                      <w:bCs/>
                    </w:rPr>
                  </w:rPrChange>
                </w:rPr>
                <w:t> </w:t>
              </w:r>
            </w:ins>
          </w:p>
        </w:tc>
        <w:tc>
          <w:tcPr>
            <w:tcW w:w="793" w:type="dxa"/>
            <w:hideMark/>
            <w:tcPrChange w:id="1050" w:author="Kai Pa" w:date="2018-05-21T21:18:00Z">
              <w:tcPr>
                <w:tcW w:w="960" w:type="dxa"/>
                <w:gridSpan w:val="2"/>
                <w:hideMark/>
              </w:tcPr>
            </w:tcPrChange>
          </w:tcPr>
          <w:p w14:paraId="0F435F6E" w14:textId="77777777" w:rsidR="005F3BAC" w:rsidRPr="00B90FBE" w:rsidRDefault="005F3BAC">
            <w:pPr>
              <w:rPr>
                <w:ins w:id="1051" w:author="Hoan Ng" w:date="2017-03-20T22:18:00Z"/>
                <w:bCs/>
                <w:sz w:val="32"/>
                <w:rPrChange w:id="1052" w:author="Kai Pa" w:date="2018-05-21T21:31:00Z">
                  <w:rPr>
                    <w:ins w:id="1053" w:author="Hoan Ng" w:date="2017-03-20T22:18:00Z"/>
                    <w:b/>
                    <w:bCs/>
                  </w:rPr>
                </w:rPrChange>
              </w:rPr>
            </w:pPr>
            <w:ins w:id="1054" w:author="Hoan Ng" w:date="2017-03-20T22:18:00Z">
              <w:r w:rsidRPr="00B90FBE">
                <w:rPr>
                  <w:bCs/>
                  <w:sz w:val="32"/>
                  <w:rPrChange w:id="1055" w:author="Kai Pa" w:date="2018-05-21T21:31:00Z">
                    <w:rPr>
                      <w:b/>
                      <w:bCs/>
                    </w:rPr>
                  </w:rPrChange>
                </w:rPr>
                <w:t> </w:t>
              </w:r>
            </w:ins>
          </w:p>
        </w:tc>
      </w:tr>
      <w:tr w:rsidR="005F3BAC" w:rsidRPr="00B90FBE" w14:paraId="56B1B130" w14:textId="77777777" w:rsidTr="00393718">
        <w:trPr>
          <w:trHeight w:val="300"/>
          <w:ins w:id="1056" w:author="Hoan Ng" w:date="2017-03-20T22:18:00Z"/>
          <w:trPrChange w:id="1057" w:author="Kai Pa" w:date="2018-05-21T21:18:00Z">
            <w:trPr>
              <w:trHeight w:val="300"/>
            </w:trPr>
          </w:trPrChange>
        </w:trPr>
        <w:tc>
          <w:tcPr>
            <w:tcW w:w="936" w:type="dxa"/>
            <w:hideMark/>
            <w:tcPrChange w:id="1058" w:author="Kai Pa" w:date="2018-05-21T21:18:00Z">
              <w:tcPr>
                <w:tcW w:w="8140" w:type="dxa"/>
                <w:gridSpan w:val="2"/>
                <w:hideMark/>
              </w:tcPr>
            </w:tcPrChange>
          </w:tcPr>
          <w:p w14:paraId="61F418CB" w14:textId="77777777" w:rsidR="005F3BAC" w:rsidRPr="00B90FBE" w:rsidRDefault="005F3BAC">
            <w:pPr>
              <w:rPr>
                <w:ins w:id="1059" w:author="Hoan Ng" w:date="2017-03-20T22:18:00Z"/>
                <w:bCs/>
                <w:sz w:val="32"/>
                <w:rPrChange w:id="1060" w:author="Kai Pa" w:date="2018-05-21T21:31:00Z">
                  <w:rPr>
                    <w:ins w:id="1061" w:author="Hoan Ng" w:date="2017-03-20T22:18:00Z"/>
                    <w:b/>
                    <w:bCs/>
                  </w:rPr>
                </w:rPrChange>
              </w:rPr>
            </w:pPr>
            <w:ins w:id="1062" w:author="Hoan Ng" w:date="2017-03-20T22:18:00Z">
              <w:r w:rsidRPr="00B90FBE">
                <w:rPr>
                  <w:bCs/>
                  <w:sz w:val="32"/>
                  <w:rPrChange w:id="1063" w:author="Kai Pa" w:date="2018-05-21T21:31:00Z">
                    <w:rPr>
                      <w:b/>
                      <w:bCs/>
                    </w:rPr>
                  </w:rPrChange>
                </w:rPr>
                <w:t> </w:t>
              </w:r>
            </w:ins>
          </w:p>
        </w:tc>
        <w:tc>
          <w:tcPr>
            <w:tcW w:w="4250" w:type="dxa"/>
            <w:hideMark/>
            <w:tcPrChange w:id="1064" w:author="Kai Pa" w:date="2018-05-21T21:18:00Z">
              <w:tcPr>
                <w:tcW w:w="3340" w:type="dxa"/>
                <w:gridSpan w:val="2"/>
                <w:hideMark/>
              </w:tcPr>
            </w:tcPrChange>
          </w:tcPr>
          <w:p w14:paraId="6C67FC16" w14:textId="3174663A" w:rsidR="005F3BAC" w:rsidRPr="00B90FBE" w:rsidRDefault="005F3BAC" w:rsidP="005F3BAC">
            <w:pPr>
              <w:rPr>
                <w:ins w:id="1065" w:author="Hoan Ng" w:date="2017-03-20T22:18:00Z"/>
                <w:bCs/>
                <w:sz w:val="32"/>
                <w:rPrChange w:id="1066" w:author="Kai Pa" w:date="2018-05-21T21:31:00Z">
                  <w:rPr>
                    <w:ins w:id="1067" w:author="Hoan Ng" w:date="2017-03-20T22:18:00Z"/>
                    <w:b/>
                    <w:bCs/>
                  </w:rPr>
                </w:rPrChange>
              </w:rPr>
            </w:pPr>
            <w:ins w:id="1068" w:author="Hoan Ng" w:date="2017-03-20T22:18:00Z">
              <w:r w:rsidRPr="00B90FBE">
                <w:rPr>
                  <w:bCs/>
                  <w:sz w:val="32"/>
                  <w:rPrChange w:id="1069" w:author="Kai Pa" w:date="2018-05-21T21:31:00Z">
                    <w:rPr>
                      <w:b/>
                      <w:bCs/>
                    </w:rPr>
                  </w:rPrChange>
                </w:rPr>
                <w:t>2.3.</w:t>
              </w:r>
            </w:ins>
            <w:ins w:id="1070" w:author="LÊ VĂN PA" w:date="2018-03-13T08:26:00Z">
              <w:r w:rsidR="0068408A" w:rsidRPr="00B90FBE">
                <w:rPr>
                  <w:bCs/>
                  <w:sz w:val="32"/>
                  <w:rPrChange w:id="1071" w:author="Kai Pa" w:date="2018-05-21T21:31:00Z">
                    <w:rPr>
                      <w:b/>
                      <w:bCs/>
                    </w:rPr>
                  </w:rPrChange>
                </w:rPr>
                <w:t xml:space="preserve"> Mô hình hóa dữ liệu</w:t>
              </w:r>
            </w:ins>
            <w:ins w:id="1072" w:author="LÊ VĂN PA" w:date="2018-03-13T08:27:00Z">
              <w:r w:rsidR="0068408A" w:rsidRPr="00B90FBE">
                <w:rPr>
                  <w:bCs/>
                  <w:sz w:val="32"/>
                  <w:rPrChange w:id="1073" w:author="Kai Pa" w:date="2018-05-21T21:31:00Z">
                    <w:rPr>
                      <w:b/>
                      <w:bCs/>
                    </w:rPr>
                  </w:rPrChange>
                </w:rPr>
                <w:t xml:space="preserve"> (ERD)</w:t>
              </w:r>
            </w:ins>
          </w:p>
        </w:tc>
        <w:tc>
          <w:tcPr>
            <w:tcW w:w="1220" w:type="dxa"/>
            <w:hideMark/>
            <w:tcPrChange w:id="1074" w:author="Kai Pa" w:date="2018-05-21T21:18:00Z">
              <w:tcPr>
                <w:tcW w:w="960" w:type="dxa"/>
                <w:gridSpan w:val="2"/>
                <w:hideMark/>
              </w:tcPr>
            </w:tcPrChange>
          </w:tcPr>
          <w:p w14:paraId="6C3EB7C0" w14:textId="331FC475" w:rsidR="005F3BAC" w:rsidRPr="00B90FBE" w:rsidRDefault="005F3BAC">
            <w:pPr>
              <w:rPr>
                <w:ins w:id="1075" w:author="Hoan Ng" w:date="2017-03-20T22:18:00Z"/>
                <w:bCs/>
                <w:sz w:val="32"/>
                <w:rPrChange w:id="1076" w:author="Kai Pa" w:date="2018-05-21T21:31:00Z">
                  <w:rPr>
                    <w:ins w:id="1077" w:author="Hoan Ng" w:date="2017-03-20T22:18:00Z"/>
                    <w:b/>
                    <w:bCs/>
                  </w:rPr>
                </w:rPrChange>
              </w:rPr>
            </w:pPr>
            <w:ins w:id="1078" w:author="Hoan Ng" w:date="2017-03-20T22:18:00Z">
              <w:r w:rsidRPr="00B90FBE">
                <w:rPr>
                  <w:bCs/>
                  <w:sz w:val="32"/>
                  <w:rPrChange w:id="1079" w:author="Kai Pa" w:date="2018-05-21T21:31:00Z">
                    <w:rPr>
                      <w:b/>
                      <w:bCs/>
                    </w:rPr>
                  </w:rPrChange>
                </w:rPr>
                <w:t> </w:t>
              </w:r>
            </w:ins>
            <w:ins w:id="1080" w:author="LÊ VĂN PA" w:date="2018-03-17T22:17:00Z">
              <w:r w:rsidR="00797F83" w:rsidRPr="00B90FBE">
                <w:rPr>
                  <w:bCs/>
                  <w:sz w:val="32"/>
                  <w:rPrChange w:id="1081" w:author="Kai Pa" w:date="2018-05-21T21:31:00Z">
                    <w:rPr>
                      <w:b/>
                      <w:bCs/>
                    </w:rPr>
                  </w:rPrChange>
                </w:rPr>
                <w:t>2</w:t>
              </w:r>
            </w:ins>
          </w:p>
        </w:tc>
        <w:tc>
          <w:tcPr>
            <w:tcW w:w="1149" w:type="dxa"/>
            <w:hideMark/>
            <w:tcPrChange w:id="1082" w:author="Kai Pa" w:date="2018-05-21T21:18:00Z">
              <w:tcPr>
                <w:tcW w:w="960" w:type="dxa"/>
                <w:gridSpan w:val="2"/>
                <w:hideMark/>
              </w:tcPr>
            </w:tcPrChange>
          </w:tcPr>
          <w:p w14:paraId="3D1C1FFC" w14:textId="3E9806E0" w:rsidR="005F3BAC" w:rsidRPr="00B90FBE" w:rsidRDefault="005F3BAC">
            <w:pPr>
              <w:rPr>
                <w:ins w:id="1083" w:author="Hoan Ng" w:date="2017-03-20T22:18:00Z"/>
                <w:bCs/>
                <w:sz w:val="32"/>
                <w:rPrChange w:id="1084" w:author="Kai Pa" w:date="2018-05-21T21:31:00Z">
                  <w:rPr>
                    <w:ins w:id="1085" w:author="Hoan Ng" w:date="2017-03-20T22:18:00Z"/>
                    <w:b/>
                    <w:bCs/>
                  </w:rPr>
                </w:rPrChange>
              </w:rPr>
            </w:pPr>
            <w:ins w:id="1086" w:author="Hoan Ng" w:date="2017-03-20T22:18:00Z">
              <w:r w:rsidRPr="00B90FBE">
                <w:rPr>
                  <w:bCs/>
                  <w:sz w:val="32"/>
                  <w:rPrChange w:id="1087" w:author="Kai Pa" w:date="2018-05-21T21:31:00Z">
                    <w:rPr>
                      <w:b/>
                      <w:bCs/>
                    </w:rPr>
                  </w:rPrChange>
                </w:rPr>
                <w:t> </w:t>
              </w:r>
            </w:ins>
            <w:ins w:id="1088" w:author="LÊ VĂN PA" w:date="2018-03-13T08:28:00Z">
              <w:r w:rsidR="0068408A" w:rsidRPr="00B90FBE">
                <w:rPr>
                  <w:bCs/>
                  <w:sz w:val="32"/>
                  <w:rPrChange w:id="1089" w:author="Kai Pa" w:date="2018-05-21T21:31:00Z">
                    <w:rPr>
                      <w:b/>
                      <w:bCs/>
                    </w:rPr>
                  </w:rPrChange>
                </w:rPr>
                <w:t>Nhất</w:t>
              </w:r>
            </w:ins>
          </w:p>
        </w:tc>
        <w:tc>
          <w:tcPr>
            <w:tcW w:w="1164" w:type="dxa"/>
            <w:hideMark/>
            <w:tcPrChange w:id="1090" w:author="Kai Pa" w:date="2018-05-21T21:18:00Z">
              <w:tcPr>
                <w:tcW w:w="960" w:type="dxa"/>
                <w:hideMark/>
              </w:tcPr>
            </w:tcPrChange>
          </w:tcPr>
          <w:p w14:paraId="7B03DB4A" w14:textId="77777777" w:rsidR="005F3BAC" w:rsidRPr="00B90FBE" w:rsidRDefault="005F3BAC">
            <w:pPr>
              <w:rPr>
                <w:ins w:id="1091" w:author="Hoan Ng" w:date="2017-03-20T22:18:00Z"/>
                <w:bCs/>
                <w:sz w:val="32"/>
                <w:rPrChange w:id="1092" w:author="Kai Pa" w:date="2018-05-21T21:31:00Z">
                  <w:rPr>
                    <w:ins w:id="1093" w:author="Hoan Ng" w:date="2017-03-20T22:18:00Z"/>
                    <w:b/>
                    <w:bCs/>
                  </w:rPr>
                </w:rPrChange>
              </w:rPr>
            </w:pPr>
            <w:ins w:id="1094" w:author="Hoan Ng" w:date="2017-03-20T22:18:00Z">
              <w:r w:rsidRPr="00B90FBE">
                <w:rPr>
                  <w:bCs/>
                  <w:sz w:val="32"/>
                  <w:rPrChange w:id="1095" w:author="Kai Pa" w:date="2018-05-21T21:31:00Z">
                    <w:rPr>
                      <w:b/>
                      <w:bCs/>
                    </w:rPr>
                  </w:rPrChange>
                </w:rPr>
                <w:t> </w:t>
              </w:r>
            </w:ins>
          </w:p>
        </w:tc>
        <w:tc>
          <w:tcPr>
            <w:tcW w:w="793" w:type="dxa"/>
            <w:hideMark/>
            <w:tcPrChange w:id="1096" w:author="Kai Pa" w:date="2018-05-21T21:18:00Z">
              <w:tcPr>
                <w:tcW w:w="960" w:type="dxa"/>
                <w:gridSpan w:val="2"/>
                <w:hideMark/>
              </w:tcPr>
            </w:tcPrChange>
          </w:tcPr>
          <w:p w14:paraId="5E00906E" w14:textId="77777777" w:rsidR="005F3BAC" w:rsidRPr="00B90FBE" w:rsidRDefault="005F3BAC">
            <w:pPr>
              <w:rPr>
                <w:ins w:id="1097" w:author="Hoan Ng" w:date="2017-03-20T22:18:00Z"/>
                <w:bCs/>
                <w:sz w:val="32"/>
                <w:rPrChange w:id="1098" w:author="Kai Pa" w:date="2018-05-21T21:31:00Z">
                  <w:rPr>
                    <w:ins w:id="1099" w:author="Hoan Ng" w:date="2017-03-20T22:18:00Z"/>
                    <w:b/>
                    <w:bCs/>
                  </w:rPr>
                </w:rPrChange>
              </w:rPr>
            </w:pPr>
            <w:ins w:id="1100" w:author="Hoan Ng" w:date="2017-03-20T22:18:00Z">
              <w:r w:rsidRPr="00B90FBE">
                <w:rPr>
                  <w:bCs/>
                  <w:sz w:val="32"/>
                  <w:rPrChange w:id="1101" w:author="Kai Pa" w:date="2018-05-21T21:31:00Z">
                    <w:rPr>
                      <w:b/>
                      <w:bCs/>
                    </w:rPr>
                  </w:rPrChange>
                </w:rPr>
                <w:t> </w:t>
              </w:r>
            </w:ins>
          </w:p>
        </w:tc>
      </w:tr>
      <w:tr w:rsidR="005F3BAC" w:rsidRPr="00B90FBE" w14:paraId="1C1C8DE8" w14:textId="77777777" w:rsidTr="00393718">
        <w:trPr>
          <w:trHeight w:val="300"/>
          <w:ins w:id="1102" w:author="Hoan Ng" w:date="2017-03-20T22:18:00Z"/>
          <w:trPrChange w:id="1103" w:author="Kai Pa" w:date="2018-05-21T21:18:00Z">
            <w:trPr>
              <w:trHeight w:val="300"/>
            </w:trPr>
          </w:trPrChange>
        </w:trPr>
        <w:tc>
          <w:tcPr>
            <w:tcW w:w="936" w:type="dxa"/>
            <w:hideMark/>
            <w:tcPrChange w:id="1104" w:author="Kai Pa" w:date="2018-05-21T21:18:00Z">
              <w:tcPr>
                <w:tcW w:w="8140" w:type="dxa"/>
                <w:gridSpan w:val="2"/>
                <w:hideMark/>
              </w:tcPr>
            </w:tcPrChange>
          </w:tcPr>
          <w:p w14:paraId="79E7677C" w14:textId="77777777" w:rsidR="005F3BAC" w:rsidRPr="00B90FBE" w:rsidRDefault="005F3BAC">
            <w:pPr>
              <w:rPr>
                <w:ins w:id="1105" w:author="Hoan Ng" w:date="2017-03-20T22:18:00Z"/>
                <w:bCs/>
                <w:sz w:val="32"/>
                <w:rPrChange w:id="1106" w:author="Kai Pa" w:date="2018-05-21T21:31:00Z">
                  <w:rPr>
                    <w:ins w:id="1107" w:author="Hoan Ng" w:date="2017-03-20T22:18:00Z"/>
                    <w:b/>
                    <w:bCs/>
                  </w:rPr>
                </w:rPrChange>
              </w:rPr>
            </w:pPr>
            <w:ins w:id="1108" w:author="Hoan Ng" w:date="2017-03-20T22:18:00Z">
              <w:r w:rsidRPr="00B90FBE">
                <w:rPr>
                  <w:bCs/>
                  <w:sz w:val="32"/>
                  <w:rPrChange w:id="1109" w:author="Kai Pa" w:date="2018-05-21T21:31:00Z">
                    <w:rPr>
                      <w:b/>
                      <w:bCs/>
                    </w:rPr>
                  </w:rPrChange>
                </w:rPr>
                <w:t> </w:t>
              </w:r>
            </w:ins>
          </w:p>
        </w:tc>
        <w:tc>
          <w:tcPr>
            <w:tcW w:w="4250" w:type="dxa"/>
            <w:hideMark/>
            <w:tcPrChange w:id="1110" w:author="Kai Pa" w:date="2018-05-21T21:18:00Z">
              <w:tcPr>
                <w:tcW w:w="3340" w:type="dxa"/>
                <w:gridSpan w:val="2"/>
                <w:hideMark/>
              </w:tcPr>
            </w:tcPrChange>
          </w:tcPr>
          <w:p w14:paraId="3D79F336" w14:textId="77777777" w:rsidR="005F3BAC" w:rsidRPr="00B90FBE" w:rsidRDefault="005F3BAC">
            <w:pPr>
              <w:rPr>
                <w:ins w:id="1111" w:author="Hoan Ng" w:date="2017-03-20T22:18:00Z"/>
                <w:bCs/>
                <w:sz w:val="32"/>
                <w:rPrChange w:id="1112" w:author="Kai Pa" w:date="2018-05-21T21:31:00Z">
                  <w:rPr>
                    <w:ins w:id="1113" w:author="Hoan Ng" w:date="2017-03-20T22:18:00Z"/>
                    <w:b/>
                    <w:bCs/>
                  </w:rPr>
                </w:rPrChange>
              </w:rPr>
            </w:pPr>
            <w:ins w:id="1114" w:author="Hoan Ng" w:date="2017-03-20T22:18:00Z">
              <w:r w:rsidRPr="00B90FBE">
                <w:rPr>
                  <w:bCs/>
                  <w:sz w:val="32"/>
                  <w:rPrChange w:id="1115" w:author="Kai Pa" w:date="2018-05-21T21:31:00Z">
                    <w:rPr>
                      <w:b/>
                      <w:bCs/>
                    </w:rPr>
                  </w:rPrChange>
                </w:rPr>
                <w:t>Chương 3: Thiết kế</w:t>
              </w:r>
            </w:ins>
          </w:p>
        </w:tc>
        <w:tc>
          <w:tcPr>
            <w:tcW w:w="1220" w:type="dxa"/>
            <w:hideMark/>
            <w:tcPrChange w:id="1116" w:author="Kai Pa" w:date="2018-05-21T21:18:00Z">
              <w:tcPr>
                <w:tcW w:w="960" w:type="dxa"/>
                <w:gridSpan w:val="2"/>
                <w:hideMark/>
              </w:tcPr>
            </w:tcPrChange>
          </w:tcPr>
          <w:p w14:paraId="0A743F81" w14:textId="77777777" w:rsidR="005F3BAC" w:rsidRPr="00B90FBE" w:rsidRDefault="005F3BAC">
            <w:pPr>
              <w:rPr>
                <w:ins w:id="1117" w:author="Hoan Ng" w:date="2017-03-20T22:18:00Z"/>
                <w:bCs/>
                <w:sz w:val="32"/>
                <w:rPrChange w:id="1118" w:author="Kai Pa" w:date="2018-05-21T21:31:00Z">
                  <w:rPr>
                    <w:ins w:id="1119" w:author="Hoan Ng" w:date="2017-03-20T22:18:00Z"/>
                    <w:b/>
                    <w:bCs/>
                  </w:rPr>
                </w:rPrChange>
              </w:rPr>
            </w:pPr>
            <w:ins w:id="1120" w:author="Hoan Ng" w:date="2017-03-20T22:18:00Z">
              <w:r w:rsidRPr="00B90FBE">
                <w:rPr>
                  <w:bCs/>
                  <w:sz w:val="32"/>
                  <w:rPrChange w:id="1121" w:author="Kai Pa" w:date="2018-05-21T21:31:00Z">
                    <w:rPr>
                      <w:b/>
                      <w:bCs/>
                    </w:rPr>
                  </w:rPrChange>
                </w:rPr>
                <w:t> </w:t>
              </w:r>
            </w:ins>
          </w:p>
        </w:tc>
        <w:tc>
          <w:tcPr>
            <w:tcW w:w="1149" w:type="dxa"/>
            <w:hideMark/>
            <w:tcPrChange w:id="1122" w:author="Kai Pa" w:date="2018-05-21T21:18:00Z">
              <w:tcPr>
                <w:tcW w:w="960" w:type="dxa"/>
                <w:gridSpan w:val="2"/>
                <w:hideMark/>
              </w:tcPr>
            </w:tcPrChange>
          </w:tcPr>
          <w:p w14:paraId="28B4E605" w14:textId="77777777" w:rsidR="005F3BAC" w:rsidRPr="00B90FBE" w:rsidRDefault="005F3BAC">
            <w:pPr>
              <w:rPr>
                <w:ins w:id="1123" w:author="Hoan Ng" w:date="2017-03-20T22:18:00Z"/>
                <w:bCs/>
                <w:sz w:val="32"/>
                <w:rPrChange w:id="1124" w:author="Kai Pa" w:date="2018-05-21T21:31:00Z">
                  <w:rPr>
                    <w:ins w:id="1125" w:author="Hoan Ng" w:date="2017-03-20T22:18:00Z"/>
                    <w:b/>
                    <w:bCs/>
                  </w:rPr>
                </w:rPrChange>
              </w:rPr>
            </w:pPr>
            <w:ins w:id="1126" w:author="Hoan Ng" w:date="2017-03-20T22:18:00Z">
              <w:r w:rsidRPr="00B90FBE">
                <w:rPr>
                  <w:bCs/>
                  <w:sz w:val="32"/>
                  <w:rPrChange w:id="1127" w:author="Kai Pa" w:date="2018-05-21T21:31:00Z">
                    <w:rPr>
                      <w:b/>
                      <w:bCs/>
                    </w:rPr>
                  </w:rPrChange>
                </w:rPr>
                <w:t> </w:t>
              </w:r>
            </w:ins>
          </w:p>
        </w:tc>
        <w:tc>
          <w:tcPr>
            <w:tcW w:w="1164" w:type="dxa"/>
            <w:hideMark/>
            <w:tcPrChange w:id="1128" w:author="Kai Pa" w:date="2018-05-21T21:18:00Z">
              <w:tcPr>
                <w:tcW w:w="960" w:type="dxa"/>
                <w:hideMark/>
              </w:tcPr>
            </w:tcPrChange>
          </w:tcPr>
          <w:p w14:paraId="3EE92376" w14:textId="77777777" w:rsidR="005F3BAC" w:rsidRPr="00B90FBE" w:rsidRDefault="005F3BAC">
            <w:pPr>
              <w:rPr>
                <w:ins w:id="1129" w:author="Hoan Ng" w:date="2017-03-20T22:18:00Z"/>
                <w:bCs/>
                <w:sz w:val="32"/>
                <w:rPrChange w:id="1130" w:author="Kai Pa" w:date="2018-05-21T21:31:00Z">
                  <w:rPr>
                    <w:ins w:id="1131" w:author="Hoan Ng" w:date="2017-03-20T22:18:00Z"/>
                    <w:b/>
                    <w:bCs/>
                  </w:rPr>
                </w:rPrChange>
              </w:rPr>
            </w:pPr>
            <w:ins w:id="1132" w:author="Hoan Ng" w:date="2017-03-20T22:18:00Z">
              <w:r w:rsidRPr="00B90FBE">
                <w:rPr>
                  <w:bCs/>
                  <w:sz w:val="32"/>
                  <w:rPrChange w:id="1133" w:author="Kai Pa" w:date="2018-05-21T21:31:00Z">
                    <w:rPr>
                      <w:b/>
                      <w:bCs/>
                    </w:rPr>
                  </w:rPrChange>
                </w:rPr>
                <w:t> </w:t>
              </w:r>
            </w:ins>
          </w:p>
        </w:tc>
        <w:tc>
          <w:tcPr>
            <w:tcW w:w="793" w:type="dxa"/>
            <w:hideMark/>
            <w:tcPrChange w:id="1134" w:author="Kai Pa" w:date="2018-05-21T21:18:00Z">
              <w:tcPr>
                <w:tcW w:w="960" w:type="dxa"/>
                <w:gridSpan w:val="2"/>
                <w:hideMark/>
              </w:tcPr>
            </w:tcPrChange>
          </w:tcPr>
          <w:p w14:paraId="110230F3" w14:textId="77777777" w:rsidR="005F3BAC" w:rsidRPr="00B90FBE" w:rsidRDefault="005F3BAC">
            <w:pPr>
              <w:rPr>
                <w:ins w:id="1135" w:author="Hoan Ng" w:date="2017-03-20T22:18:00Z"/>
                <w:bCs/>
                <w:sz w:val="32"/>
                <w:rPrChange w:id="1136" w:author="Kai Pa" w:date="2018-05-21T21:31:00Z">
                  <w:rPr>
                    <w:ins w:id="1137" w:author="Hoan Ng" w:date="2017-03-20T22:18:00Z"/>
                    <w:b/>
                    <w:bCs/>
                  </w:rPr>
                </w:rPrChange>
              </w:rPr>
            </w:pPr>
            <w:ins w:id="1138" w:author="Hoan Ng" w:date="2017-03-20T22:18:00Z">
              <w:r w:rsidRPr="00B90FBE">
                <w:rPr>
                  <w:bCs/>
                  <w:sz w:val="32"/>
                  <w:rPrChange w:id="1139" w:author="Kai Pa" w:date="2018-05-21T21:31:00Z">
                    <w:rPr>
                      <w:b/>
                      <w:bCs/>
                    </w:rPr>
                  </w:rPrChange>
                </w:rPr>
                <w:t> </w:t>
              </w:r>
            </w:ins>
          </w:p>
        </w:tc>
      </w:tr>
      <w:tr w:rsidR="005F3BAC" w:rsidRPr="00B90FBE" w14:paraId="57A5B715" w14:textId="77777777" w:rsidTr="00393718">
        <w:trPr>
          <w:trHeight w:val="300"/>
          <w:ins w:id="1140" w:author="Hoan Ng" w:date="2017-03-20T22:18:00Z"/>
          <w:trPrChange w:id="1141" w:author="Kai Pa" w:date="2018-05-21T21:18:00Z">
            <w:trPr>
              <w:trHeight w:val="300"/>
            </w:trPr>
          </w:trPrChange>
        </w:trPr>
        <w:tc>
          <w:tcPr>
            <w:tcW w:w="936" w:type="dxa"/>
            <w:hideMark/>
            <w:tcPrChange w:id="1142" w:author="Kai Pa" w:date="2018-05-21T21:18:00Z">
              <w:tcPr>
                <w:tcW w:w="8140" w:type="dxa"/>
                <w:gridSpan w:val="2"/>
                <w:hideMark/>
              </w:tcPr>
            </w:tcPrChange>
          </w:tcPr>
          <w:p w14:paraId="0E7CB688" w14:textId="77777777" w:rsidR="005F3BAC" w:rsidRPr="00B90FBE" w:rsidRDefault="005F3BAC">
            <w:pPr>
              <w:rPr>
                <w:ins w:id="1143" w:author="Hoan Ng" w:date="2017-03-20T22:18:00Z"/>
                <w:bCs/>
                <w:sz w:val="32"/>
                <w:rPrChange w:id="1144" w:author="Kai Pa" w:date="2018-05-21T21:31:00Z">
                  <w:rPr>
                    <w:ins w:id="1145" w:author="Hoan Ng" w:date="2017-03-20T22:18:00Z"/>
                    <w:b/>
                    <w:bCs/>
                  </w:rPr>
                </w:rPrChange>
              </w:rPr>
            </w:pPr>
            <w:ins w:id="1146" w:author="Hoan Ng" w:date="2017-03-20T22:18:00Z">
              <w:r w:rsidRPr="00B90FBE">
                <w:rPr>
                  <w:bCs/>
                  <w:sz w:val="32"/>
                  <w:rPrChange w:id="1147" w:author="Kai Pa" w:date="2018-05-21T21:31:00Z">
                    <w:rPr>
                      <w:b/>
                      <w:bCs/>
                    </w:rPr>
                  </w:rPrChange>
                </w:rPr>
                <w:t> </w:t>
              </w:r>
            </w:ins>
          </w:p>
        </w:tc>
        <w:tc>
          <w:tcPr>
            <w:tcW w:w="4250" w:type="dxa"/>
            <w:hideMark/>
            <w:tcPrChange w:id="1148" w:author="Kai Pa" w:date="2018-05-21T21:18:00Z">
              <w:tcPr>
                <w:tcW w:w="3340" w:type="dxa"/>
                <w:gridSpan w:val="2"/>
                <w:hideMark/>
              </w:tcPr>
            </w:tcPrChange>
          </w:tcPr>
          <w:p w14:paraId="61732A30" w14:textId="7574617A" w:rsidR="005F3BAC" w:rsidRPr="00B90FBE" w:rsidRDefault="005F3BAC" w:rsidP="005F3BAC">
            <w:pPr>
              <w:rPr>
                <w:ins w:id="1149" w:author="Hoan Ng" w:date="2017-03-20T22:18:00Z"/>
                <w:bCs/>
                <w:sz w:val="32"/>
                <w:rPrChange w:id="1150" w:author="Kai Pa" w:date="2018-05-21T21:31:00Z">
                  <w:rPr>
                    <w:ins w:id="1151" w:author="Hoan Ng" w:date="2017-03-20T22:18:00Z"/>
                    <w:b/>
                    <w:bCs/>
                  </w:rPr>
                </w:rPrChange>
              </w:rPr>
            </w:pPr>
            <w:ins w:id="1152" w:author="Hoan Ng" w:date="2017-03-20T22:18:00Z">
              <w:r w:rsidRPr="00B90FBE">
                <w:rPr>
                  <w:bCs/>
                  <w:sz w:val="32"/>
                  <w:rPrChange w:id="1153" w:author="Kai Pa" w:date="2018-05-21T21:31:00Z">
                    <w:rPr>
                      <w:b/>
                      <w:bCs/>
                    </w:rPr>
                  </w:rPrChange>
                </w:rPr>
                <w:t>3.1.</w:t>
              </w:r>
            </w:ins>
            <w:ins w:id="1154" w:author="Kai Pa" w:date="2018-05-18T08:48:00Z">
              <w:r w:rsidR="00005C3C" w:rsidRPr="00B90FBE">
                <w:rPr>
                  <w:bCs/>
                  <w:sz w:val="32"/>
                  <w:rPrChange w:id="1155" w:author="Kai Pa" w:date="2018-05-21T21:31:00Z">
                    <w:rPr>
                      <w:b/>
                      <w:bCs/>
                    </w:rPr>
                  </w:rPrChange>
                </w:rPr>
                <w:t xml:space="preserve"> Thiết kế giao diện</w:t>
              </w:r>
            </w:ins>
          </w:p>
        </w:tc>
        <w:tc>
          <w:tcPr>
            <w:tcW w:w="1220" w:type="dxa"/>
            <w:hideMark/>
            <w:tcPrChange w:id="1156" w:author="Kai Pa" w:date="2018-05-21T21:18:00Z">
              <w:tcPr>
                <w:tcW w:w="960" w:type="dxa"/>
                <w:gridSpan w:val="2"/>
                <w:hideMark/>
              </w:tcPr>
            </w:tcPrChange>
          </w:tcPr>
          <w:p w14:paraId="1A2668C7" w14:textId="77777777" w:rsidR="005F3BAC" w:rsidRPr="00B90FBE" w:rsidRDefault="005F3BAC">
            <w:pPr>
              <w:rPr>
                <w:ins w:id="1157" w:author="Hoan Ng" w:date="2017-03-20T22:18:00Z"/>
                <w:bCs/>
                <w:sz w:val="32"/>
                <w:rPrChange w:id="1158" w:author="Kai Pa" w:date="2018-05-21T21:31:00Z">
                  <w:rPr>
                    <w:ins w:id="1159" w:author="Hoan Ng" w:date="2017-03-20T22:18:00Z"/>
                    <w:b/>
                    <w:bCs/>
                  </w:rPr>
                </w:rPrChange>
              </w:rPr>
            </w:pPr>
            <w:ins w:id="1160" w:author="Hoan Ng" w:date="2017-03-20T22:18:00Z">
              <w:r w:rsidRPr="00B90FBE">
                <w:rPr>
                  <w:bCs/>
                  <w:sz w:val="32"/>
                  <w:rPrChange w:id="1161" w:author="Kai Pa" w:date="2018-05-21T21:31:00Z">
                    <w:rPr>
                      <w:b/>
                      <w:bCs/>
                    </w:rPr>
                  </w:rPrChange>
                </w:rPr>
                <w:t> </w:t>
              </w:r>
            </w:ins>
          </w:p>
        </w:tc>
        <w:tc>
          <w:tcPr>
            <w:tcW w:w="1149" w:type="dxa"/>
            <w:hideMark/>
            <w:tcPrChange w:id="1162" w:author="Kai Pa" w:date="2018-05-21T21:18:00Z">
              <w:tcPr>
                <w:tcW w:w="960" w:type="dxa"/>
                <w:gridSpan w:val="2"/>
                <w:hideMark/>
              </w:tcPr>
            </w:tcPrChange>
          </w:tcPr>
          <w:p w14:paraId="4E8E5F00" w14:textId="4612490E" w:rsidR="005F3BAC" w:rsidRPr="00B90FBE" w:rsidRDefault="005F3BAC">
            <w:pPr>
              <w:rPr>
                <w:ins w:id="1163" w:author="Hoan Ng" w:date="2017-03-20T22:18:00Z"/>
                <w:bCs/>
                <w:sz w:val="32"/>
                <w:rPrChange w:id="1164" w:author="Kai Pa" w:date="2018-05-21T21:31:00Z">
                  <w:rPr>
                    <w:ins w:id="1165" w:author="Hoan Ng" w:date="2017-03-20T22:18:00Z"/>
                    <w:b/>
                    <w:bCs/>
                  </w:rPr>
                </w:rPrChange>
              </w:rPr>
            </w:pPr>
            <w:ins w:id="1166" w:author="Hoan Ng" w:date="2017-03-20T22:18:00Z">
              <w:r w:rsidRPr="00B90FBE">
                <w:rPr>
                  <w:bCs/>
                  <w:sz w:val="32"/>
                  <w:rPrChange w:id="1167" w:author="Kai Pa" w:date="2018-05-21T21:31:00Z">
                    <w:rPr>
                      <w:b/>
                      <w:bCs/>
                    </w:rPr>
                  </w:rPrChange>
                </w:rPr>
                <w:t> </w:t>
              </w:r>
            </w:ins>
            <w:ins w:id="1168" w:author="Kai Pa" w:date="2018-05-18T08:48:00Z">
              <w:r w:rsidR="00005C3C" w:rsidRPr="00B90FBE">
                <w:rPr>
                  <w:bCs/>
                  <w:sz w:val="32"/>
                  <w:rPrChange w:id="1169" w:author="Kai Pa" w:date="2018-05-21T21:31:00Z">
                    <w:rPr>
                      <w:b/>
                      <w:bCs/>
                    </w:rPr>
                  </w:rPrChange>
                </w:rPr>
                <w:t>Tuấn</w:t>
              </w:r>
            </w:ins>
          </w:p>
        </w:tc>
        <w:tc>
          <w:tcPr>
            <w:tcW w:w="1164" w:type="dxa"/>
            <w:hideMark/>
            <w:tcPrChange w:id="1170" w:author="Kai Pa" w:date="2018-05-21T21:18:00Z">
              <w:tcPr>
                <w:tcW w:w="960" w:type="dxa"/>
                <w:hideMark/>
              </w:tcPr>
            </w:tcPrChange>
          </w:tcPr>
          <w:p w14:paraId="46DF727E" w14:textId="77777777" w:rsidR="005F3BAC" w:rsidRPr="00B90FBE" w:rsidRDefault="005F3BAC">
            <w:pPr>
              <w:rPr>
                <w:ins w:id="1171" w:author="Hoan Ng" w:date="2017-03-20T22:18:00Z"/>
                <w:bCs/>
                <w:sz w:val="32"/>
                <w:rPrChange w:id="1172" w:author="Kai Pa" w:date="2018-05-21T21:31:00Z">
                  <w:rPr>
                    <w:ins w:id="1173" w:author="Hoan Ng" w:date="2017-03-20T22:18:00Z"/>
                    <w:b/>
                    <w:bCs/>
                  </w:rPr>
                </w:rPrChange>
              </w:rPr>
            </w:pPr>
            <w:ins w:id="1174" w:author="Hoan Ng" w:date="2017-03-20T22:18:00Z">
              <w:r w:rsidRPr="00B90FBE">
                <w:rPr>
                  <w:bCs/>
                  <w:sz w:val="32"/>
                  <w:rPrChange w:id="1175" w:author="Kai Pa" w:date="2018-05-21T21:31:00Z">
                    <w:rPr>
                      <w:b/>
                      <w:bCs/>
                    </w:rPr>
                  </w:rPrChange>
                </w:rPr>
                <w:t> </w:t>
              </w:r>
            </w:ins>
          </w:p>
        </w:tc>
        <w:tc>
          <w:tcPr>
            <w:tcW w:w="793" w:type="dxa"/>
            <w:hideMark/>
            <w:tcPrChange w:id="1176" w:author="Kai Pa" w:date="2018-05-21T21:18:00Z">
              <w:tcPr>
                <w:tcW w:w="960" w:type="dxa"/>
                <w:gridSpan w:val="2"/>
                <w:hideMark/>
              </w:tcPr>
            </w:tcPrChange>
          </w:tcPr>
          <w:p w14:paraId="05383068" w14:textId="77777777" w:rsidR="005F3BAC" w:rsidRPr="00B90FBE" w:rsidRDefault="005F3BAC">
            <w:pPr>
              <w:rPr>
                <w:ins w:id="1177" w:author="Hoan Ng" w:date="2017-03-20T22:18:00Z"/>
                <w:bCs/>
                <w:sz w:val="32"/>
                <w:rPrChange w:id="1178" w:author="Kai Pa" w:date="2018-05-21T21:31:00Z">
                  <w:rPr>
                    <w:ins w:id="1179" w:author="Hoan Ng" w:date="2017-03-20T22:18:00Z"/>
                    <w:b/>
                    <w:bCs/>
                  </w:rPr>
                </w:rPrChange>
              </w:rPr>
            </w:pPr>
            <w:ins w:id="1180" w:author="Hoan Ng" w:date="2017-03-20T22:18:00Z">
              <w:r w:rsidRPr="00B90FBE">
                <w:rPr>
                  <w:bCs/>
                  <w:sz w:val="32"/>
                  <w:rPrChange w:id="1181" w:author="Kai Pa" w:date="2018-05-21T21:31:00Z">
                    <w:rPr>
                      <w:b/>
                      <w:bCs/>
                    </w:rPr>
                  </w:rPrChange>
                </w:rPr>
                <w:t> </w:t>
              </w:r>
            </w:ins>
          </w:p>
        </w:tc>
      </w:tr>
      <w:tr w:rsidR="005F3BAC" w:rsidRPr="00B90FBE" w14:paraId="3D79FAD5" w14:textId="77777777" w:rsidTr="00393718">
        <w:trPr>
          <w:trHeight w:val="300"/>
          <w:ins w:id="1182" w:author="Hoan Ng" w:date="2017-03-20T22:18:00Z"/>
          <w:trPrChange w:id="1183" w:author="Kai Pa" w:date="2018-05-21T21:18:00Z">
            <w:trPr>
              <w:trHeight w:val="300"/>
            </w:trPr>
          </w:trPrChange>
        </w:trPr>
        <w:tc>
          <w:tcPr>
            <w:tcW w:w="936" w:type="dxa"/>
            <w:hideMark/>
            <w:tcPrChange w:id="1184" w:author="Kai Pa" w:date="2018-05-21T21:18:00Z">
              <w:tcPr>
                <w:tcW w:w="8140" w:type="dxa"/>
                <w:gridSpan w:val="2"/>
                <w:hideMark/>
              </w:tcPr>
            </w:tcPrChange>
          </w:tcPr>
          <w:p w14:paraId="0B6D8E67" w14:textId="77777777" w:rsidR="005F3BAC" w:rsidRPr="00B90FBE" w:rsidRDefault="005F3BAC">
            <w:pPr>
              <w:rPr>
                <w:ins w:id="1185" w:author="Hoan Ng" w:date="2017-03-20T22:18:00Z"/>
                <w:bCs/>
                <w:sz w:val="32"/>
                <w:rPrChange w:id="1186" w:author="Kai Pa" w:date="2018-05-21T21:31:00Z">
                  <w:rPr>
                    <w:ins w:id="1187" w:author="Hoan Ng" w:date="2017-03-20T22:18:00Z"/>
                    <w:b/>
                    <w:bCs/>
                  </w:rPr>
                </w:rPrChange>
              </w:rPr>
            </w:pPr>
            <w:ins w:id="1188" w:author="Hoan Ng" w:date="2017-03-20T22:18:00Z">
              <w:r w:rsidRPr="00B90FBE">
                <w:rPr>
                  <w:bCs/>
                  <w:sz w:val="32"/>
                  <w:rPrChange w:id="1189" w:author="Kai Pa" w:date="2018-05-21T21:31:00Z">
                    <w:rPr>
                      <w:b/>
                      <w:bCs/>
                    </w:rPr>
                  </w:rPrChange>
                </w:rPr>
                <w:t> </w:t>
              </w:r>
            </w:ins>
          </w:p>
        </w:tc>
        <w:tc>
          <w:tcPr>
            <w:tcW w:w="4250" w:type="dxa"/>
            <w:hideMark/>
            <w:tcPrChange w:id="1190" w:author="Kai Pa" w:date="2018-05-21T21:18:00Z">
              <w:tcPr>
                <w:tcW w:w="3340" w:type="dxa"/>
                <w:gridSpan w:val="2"/>
                <w:hideMark/>
              </w:tcPr>
            </w:tcPrChange>
          </w:tcPr>
          <w:p w14:paraId="04FCBCDE" w14:textId="5ABAD13B" w:rsidR="005F3BAC" w:rsidRPr="00B90FBE" w:rsidRDefault="005F3BAC" w:rsidP="005F3BAC">
            <w:pPr>
              <w:rPr>
                <w:ins w:id="1191" w:author="Hoan Ng" w:date="2017-03-20T22:18:00Z"/>
                <w:bCs/>
                <w:sz w:val="32"/>
                <w:rPrChange w:id="1192" w:author="Kai Pa" w:date="2018-05-21T21:31:00Z">
                  <w:rPr>
                    <w:ins w:id="1193" w:author="Hoan Ng" w:date="2017-03-20T22:18:00Z"/>
                    <w:b/>
                    <w:bCs/>
                  </w:rPr>
                </w:rPrChange>
              </w:rPr>
            </w:pPr>
            <w:ins w:id="1194" w:author="Hoan Ng" w:date="2017-03-20T22:18:00Z">
              <w:r w:rsidRPr="00B90FBE">
                <w:rPr>
                  <w:bCs/>
                  <w:sz w:val="32"/>
                  <w:rPrChange w:id="1195" w:author="Kai Pa" w:date="2018-05-21T21:31:00Z">
                    <w:rPr>
                      <w:b/>
                      <w:bCs/>
                    </w:rPr>
                  </w:rPrChange>
                </w:rPr>
                <w:t>3.2.</w:t>
              </w:r>
            </w:ins>
            <w:ins w:id="1196" w:author="Kai Pa" w:date="2018-05-18T08:48:00Z">
              <w:r w:rsidR="00005C3C" w:rsidRPr="00B90FBE">
                <w:rPr>
                  <w:bCs/>
                  <w:sz w:val="32"/>
                  <w:rPrChange w:id="1197" w:author="Kai Pa" w:date="2018-05-21T21:31:00Z">
                    <w:rPr>
                      <w:b/>
                      <w:bCs/>
                    </w:rPr>
                  </w:rPrChange>
                </w:rPr>
                <w:t xml:space="preserve"> Thiết kế xử lý</w:t>
              </w:r>
            </w:ins>
          </w:p>
        </w:tc>
        <w:tc>
          <w:tcPr>
            <w:tcW w:w="1220" w:type="dxa"/>
            <w:hideMark/>
            <w:tcPrChange w:id="1198" w:author="Kai Pa" w:date="2018-05-21T21:18:00Z">
              <w:tcPr>
                <w:tcW w:w="960" w:type="dxa"/>
                <w:gridSpan w:val="2"/>
                <w:hideMark/>
              </w:tcPr>
            </w:tcPrChange>
          </w:tcPr>
          <w:p w14:paraId="6EE65402" w14:textId="090E48DC" w:rsidR="005F3BAC" w:rsidRPr="00B90FBE" w:rsidRDefault="005F3BAC">
            <w:pPr>
              <w:rPr>
                <w:ins w:id="1199" w:author="Hoan Ng" w:date="2017-03-20T22:18:00Z"/>
                <w:bCs/>
                <w:sz w:val="32"/>
                <w:rPrChange w:id="1200" w:author="Kai Pa" w:date="2018-05-21T21:31:00Z">
                  <w:rPr>
                    <w:ins w:id="1201" w:author="Hoan Ng" w:date="2017-03-20T22:18:00Z"/>
                    <w:b/>
                    <w:bCs/>
                  </w:rPr>
                </w:rPrChange>
              </w:rPr>
            </w:pPr>
            <w:ins w:id="1202" w:author="Hoan Ng" w:date="2017-03-20T22:18:00Z">
              <w:r w:rsidRPr="00B90FBE">
                <w:rPr>
                  <w:bCs/>
                  <w:sz w:val="32"/>
                  <w:rPrChange w:id="1203" w:author="Kai Pa" w:date="2018-05-21T21:31:00Z">
                    <w:rPr>
                      <w:b/>
                      <w:bCs/>
                    </w:rPr>
                  </w:rPrChange>
                </w:rPr>
                <w:t> </w:t>
              </w:r>
            </w:ins>
          </w:p>
        </w:tc>
        <w:tc>
          <w:tcPr>
            <w:tcW w:w="1149" w:type="dxa"/>
            <w:hideMark/>
            <w:tcPrChange w:id="1204" w:author="Kai Pa" w:date="2018-05-21T21:18:00Z">
              <w:tcPr>
                <w:tcW w:w="960" w:type="dxa"/>
                <w:gridSpan w:val="2"/>
                <w:hideMark/>
              </w:tcPr>
            </w:tcPrChange>
          </w:tcPr>
          <w:p w14:paraId="1531B5E2" w14:textId="1836BCAF" w:rsidR="005F3BAC" w:rsidRPr="00B90FBE" w:rsidRDefault="005F3BAC" w:rsidP="004943FF">
            <w:pPr>
              <w:rPr>
                <w:ins w:id="1205" w:author="Hoan Ng" w:date="2017-03-20T22:18:00Z"/>
                <w:bCs/>
                <w:sz w:val="32"/>
                <w:rPrChange w:id="1206" w:author="Kai Pa" w:date="2018-05-21T21:31:00Z">
                  <w:rPr>
                    <w:ins w:id="1207" w:author="Hoan Ng" w:date="2017-03-20T22:18:00Z"/>
                    <w:b/>
                    <w:bCs/>
                  </w:rPr>
                </w:rPrChange>
              </w:rPr>
              <w:pPrChange w:id="1208" w:author="Kai Pa" w:date="2018-05-21T21:16:00Z">
                <w:pPr/>
              </w:pPrChange>
            </w:pPr>
            <w:ins w:id="1209" w:author="Hoan Ng" w:date="2017-03-20T22:18:00Z">
              <w:r w:rsidRPr="00B90FBE">
                <w:rPr>
                  <w:bCs/>
                  <w:sz w:val="32"/>
                  <w:rPrChange w:id="1210" w:author="Kai Pa" w:date="2018-05-21T21:31:00Z">
                    <w:rPr>
                      <w:b/>
                      <w:bCs/>
                    </w:rPr>
                  </w:rPrChange>
                </w:rPr>
                <w:t> </w:t>
              </w:r>
            </w:ins>
            <w:ins w:id="1211" w:author="Kai Pa" w:date="2018-05-21T21:16:00Z">
              <w:r w:rsidR="004943FF" w:rsidRPr="00B90FBE">
                <w:rPr>
                  <w:bCs/>
                  <w:sz w:val="32"/>
                  <w:rPrChange w:id="1212" w:author="Kai Pa" w:date="2018-05-21T21:31:00Z">
                    <w:rPr>
                      <w:bCs/>
                      <w:sz w:val="28"/>
                    </w:rPr>
                  </w:rPrChange>
                </w:rPr>
                <w:t>Thanh</w:t>
              </w:r>
            </w:ins>
          </w:p>
        </w:tc>
        <w:tc>
          <w:tcPr>
            <w:tcW w:w="1164" w:type="dxa"/>
            <w:hideMark/>
            <w:tcPrChange w:id="1213" w:author="Kai Pa" w:date="2018-05-21T21:18:00Z">
              <w:tcPr>
                <w:tcW w:w="960" w:type="dxa"/>
                <w:hideMark/>
              </w:tcPr>
            </w:tcPrChange>
          </w:tcPr>
          <w:p w14:paraId="2F1B5AF8" w14:textId="77777777" w:rsidR="005F3BAC" w:rsidRPr="00B90FBE" w:rsidRDefault="005F3BAC">
            <w:pPr>
              <w:rPr>
                <w:ins w:id="1214" w:author="Hoan Ng" w:date="2017-03-20T22:18:00Z"/>
                <w:bCs/>
                <w:sz w:val="32"/>
                <w:rPrChange w:id="1215" w:author="Kai Pa" w:date="2018-05-21T21:31:00Z">
                  <w:rPr>
                    <w:ins w:id="1216" w:author="Hoan Ng" w:date="2017-03-20T22:18:00Z"/>
                    <w:b/>
                    <w:bCs/>
                  </w:rPr>
                </w:rPrChange>
              </w:rPr>
            </w:pPr>
            <w:ins w:id="1217" w:author="Hoan Ng" w:date="2017-03-20T22:18:00Z">
              <w:r w:rsidRPr="00B90FBE">
                <w:rPr>
                  <w:bCs/>
                  <w:sz w:val="32"/>
                  <w:rPrChange w:id="1218" w:author="Kai Pa" w:date="2018-05-21T21:31:00Z">
                    <w:rPr>
                      <w:b/>
                      <w:bCs/>
                    </w:rPr>
                  </w:rPrChange>
                </w:rPr>
                <w:t> </w:t>
              </w:r>
            </w:ins>
          </w:p>
        </w:tc>
        <w:tc>
          <w:tcPr>
            <w:tcW w:w="793" w:type="dxa"/>
            <w:hideMark/>
            <w:tcPrChange w:id="1219" w:author="Kai Pa" w:date="2018-05-21T21:18:00Z">
              <w:tcPr>
                <w:tcW w:w="960" w:type="dxa"/>
                <w:gridSpan w:val="2"/>
                <w:hideMark/>
              </w:tcPr>
            </w:tcPrChange>
          </w:tcPr>
          <w:p w14:paraId="477DBAF4" w14:textId="77777777" w:rsidR="005F3BAC" w:rsidRPr="00B90FBE" w:rsidRDefault="005F3BAC">
            <w:pPr>
              <w:rPr>
                <w:ins w:id="1220" w:author="Hoan Ng" w:date="2017-03-20T22:18:00Z"/>
                <w:bCs/>
                <w:sz w:val="32"/>
                <w:rPrChange w:id="1221" w:author="Kai Pa" w:date="2018-05-21T21:31:00Z">
                  <w:rPr>
                    <w:ins w:id="1222" w:author="Hoan Ng" w:date="2017-03-20T22:18:00Z"/>
                    <w:b/>
                    <w:bCs/>
                  </w:rPr>
                </w:rPrChange>
              </w:rPr>
            </w:pPr>
            <w:ins w:id="1223" w:author="Hoan Ng" w:date="2017-03-20T22:18:00Z">
              <w:r w:rsidRPr="00B90FBE">
                <w:rPr>
                  <w:bCs/>
                  <w:sz w:val="32"/>
                  <w:rPrChange w:id="1224" w:author="Kai Pa" w:date="2018-05-21T21:31:00Z">
                    <w:rPr>
                      <w:b/>
                      <w:bCs/>
                    </w:rPr>
                  </w:rPrChange>
                </w:rPr>
                <w:t> </w:t>
              </w:r>
            </w:ins>
          </w:p>
        </w:tc>
      </w:tr>
      <w:tr w:rsidR="005F3BAC" w:rsidRPr="00B90FBE" w14:paraId="7BE206A1" w14:textId="77777777" w:rsidTr="00393718">
        <w:trPr>
          <w:trHeight w:val="300"/>
          <w:ins w:id="1225" w:author="Hoan Ng" w:date="2017-03-20T22:18:00Z"/>
          <w:trPrChange w:id="1226" w:author="Kai Pa" w:date="2018-05-21T21:18:00Z">
            <w:trPr>
              <w:trHeight w:val="300"/>
            </w:trPr>
          </w:trPrChange>
        </w:trPr>
        <w:tc>
          <w:tcPr>
            <w:tcW w:w="936" w:type="dxa"/>
            <w:hideMark/>
            <w:tcPrChange w:id="1227" w:author="Kai Pa" w:date="2018-05-21T21:18:00Z">
              <w:tcPr>
                <w:tcW w:w="8140" w:type="dxa"/>
                <w:gridSpan w:val="2"/>
                <w:hideMark/>
              </w:tcPr>
            </w:tcPrChange>
          </w:tcPr>
          <w:p w14:paraId="0B988F34" w14:textId="77777777" w:rsidR="005F3BAC" w:rsidRPr="00B90FBE" w:rsidRDefault="005F3BAC">
            <w:pPr>
              <w:rPr>
                <w:ins w:id="1228" w:author="Hoan Ng" w:date="2017-03-20T22:18:00Z"/>
                <w:bCs/>
                <w:sz w:val="32"/>
                <w:rPrChange w:id="1229" w:author="Kai Pa" w:date="2018-05-21T21:31:00Z">
                  <w:rPr>
                    <w:ins w:id="1230" w:author="Hoan Ng" w:date="2017-03-20T22:18:00Z"/>
                    <w:b/>
                    <w:bCs/>
                  </w:rPr>
                </w:rPrChange>
              </w:rPr>
            </w:pPr>
            <w:ins w:id="1231" w:author="Hoan Ng" w:date="2017-03-20T22:18:00Z">
              <w:r w:rsidRPr="00B90FBE">
                <w:rPr>
                  <w:bCs/>
                  <w:sz w:val="32"/>
                  <w:rPrChange w:id="1232" w:author="Kai Pa" w:date="2018-05-21T21:31:00Z">
                    <w:rPr>
                      <w:b/>
                      <w:bCs/>
                    </w:rPr>
                  </w:rPrChange>
                </w:rPr>
                <w:t> </w:t>
              </w:r>
            </w:ins>
          </w:p>
        </w:tc>
        <w:tc>
          <w:tcPr>
            <w:tcW w:w="4250" w:type="dxa"/>
            <w:hideMark/>
            <w:tcPrChange w:id="1233" w:author="Kai Pa" w:date="2018-05-21T21:18:00Z">
              <w:tcPr>
                <w:tcW w:w="3340" w:type="dxa"/>
                <w:gridSpan w:val="2"/>
                <w:hideMark/>
              </w:tcPr>
            </w:tcPrChange>
          </w:tcPr>
          <w:p w14:paraId="76BA7EDA" w14:textId="22773A69" w:rsidR="005F3BAC" w:rsidRPr="00B90FBE" w:rsidRDefault="005F3BAC" w:rsidP="005F3BAC">
            <w:pPr>
              <w:rPr>
                <w:ins w:id="1234" w:author="Hoan Ng" w:date="2017-03-20T22:18:00Z"/>
                <w:bCs/>
                <w:sz w:val="32"/>
                <w:rPrChange w:id="1235" w:author="Kai Pa" w:date="2018-05-21T21:31:00Z">
                  <w:rPr>
                    <w:ins w:id="1236" w:author="Hoan Ng" w:date="2017-03-20T22:18:00Z"/>
                    <w:b/>
                    <w:bCs/>
                  </w:rPr>
                </w:rPrChange>
              </w:rPr>
            </w:pPr>
            <w:ins w:id="1237" w:author="Hoan Ng" w:date="2017-03-20T22:18:00Z">
              <w:r w:rsidRPr="00B90FBE">
                <w:rPr>
                  <w:bCs/>
                  <w:sz w:val="32"/>
                  <w:rPrChange w:id="1238" w:author="Kai Pa" w:date="2018-05-21T21:31:00Z">
                    <w:rPr>
                      <w:b/>
                      <w:bCs/>
                    </w:rPr>
                  </w:rPrChange>
                </w:rPr>
                <w:t>3.3.</w:t>
              </w:r>
            </w:ins>
            <w:ins w:id="1239" w:author="Kai Pa" w:date="2018-05-18T08:48:00Z">
              <w:r w:rsidR="00005C3C" w:rsidRPr="00B90FBE">
                <w:rPr>
                  <w:bCs/>
                  <w:sz w:val="32"/>
                  <w:rPrChange w:id="1240" w:author="Kai Pa" w:date="2018-05-21T21:31:00Z">
                    <w:rPr>
                      <w:b/>
                      <w:bCs/>
                    </w:rPr>
                  </w:rPrChange>
                </w:rPr>
                <w:t xml:space="preserve"> Thiết kế dữ liệu</w:t>
              </w:r>
            </w:ins>
          </w:p>
        </w:tc>
        <w:tc>
          <w:tcPr>
            <w:tcW w:w="1220" w:type="dxa"/>
            <w:hideMark/>
            <w:tcPrChange w:id="1241" w:author="Kai Pa" w:date="2018-05-21T21:18:00Z">
              <w:tcPr>
                <w:tcW w:w="960" w:type="dxa"/>
                <w:gridSpan w:val="2"/>
                <w:hideMark/>
              </w:tcPr>
            </w:tcPrChange>
          </w:tcPr>
          <w:p w14:paraId="6BA15D8A" w14:textId="7C855A0E" w:rsidR="005F3BAC" w:rsidRPr="00B90FBE" w:rsidRDefault="005F3BAC">
            <w:pPr>
              <w:rPr>
                <w:ins w:id="1242" w:author="Hoan Ng" w:date="2017-03-20T22:18:00Z"/>
                <w:bCs/>
                <w:sz w:val="32"/>
                <w:rPrChange w:id="1243" w:author="Kai Pa" w:date="2018-05-21T21:31:00Z">
                  <w:rPr>
                    <w:ins w:id="1244" w:author="Hoan Ng" w:date="2017-03-20T22:18:00Z"/>
                    <w:b/>
                    <w:bCs/>
                  </w:rPr>
                </w:rPrChange>
              </w:rPr>
            </w:pPr>
            <w:ins w:id="1245" w:author="Hoan Ng" w:date="2017-03-20T22:18:00Z">
              <w:r w:rsidRPr="00B90FBE">
                <w:rPr>
                  <w:bCs/>
                  <w:sz w:val="32"/>
                  <w:rPrChange w:id="1246" w:author="Kai Pa" w:date="2018-05-21T21:31:00Z">
                    <w:rPr>
                      <w:b/>
                      <w:bCs/>
                    </w:rPr>
                  </w:rPrChange>
                </w:rPr>
                <w:t> </w:t>
              </w:r>
            </w:ins>
          </w:p>
        </w:tc>
        <w:tc>
          <w:tcPr>
            <w:tcW w:w="1149" w:type="dxa"/>
            <w:hideMark/>
            <w:tcPrChange w:id="1247" w:author="Kai Pa" w:date="2018-05-21T21:18:00Z">
              <w:tcPr>
                <w:tcW w:w="960" w:type="dxa"/>
                <w:gridSpan w:val="2"/>
                <w:hideMark/>
              </w:tcPr>
            </w:tcPrChange>
          </w:tcPr>
          <w:p w14:paraId="288E6A26" w14:textId="0256BC96" w:rsidR="005F3BAC" w:rsidRPr="00B90FBE" w:rsidRDefault="005F3BAC">
            <w:pPr>
              <w:rPr>
                <w:ins w:id="1248" w:author="Hoan Ng" w:date="2017-03-20T22:18:00Z"/>
                <w:bCs/>
                <w:sz w:val="32"/>
                <w:rPrChange w:id="1249" w:author="Kai Pa" w:date="2018-05-21T21:31:00Z">
                  <w:rPr>
                    <w:ins w:id="1250" w:author="Hoan Ng" w:date="2017-03-20T22:18:00Z"/>
                    <w:b/>
                    <w:bCs/>
                  </w:rPr>
                </w:rPrChange>
              </w:rPr>
            </w:pPr>
            <w:ins w:id="1251" w:author="Hoan Ng" w:date="2017-03-20T22:18:00Z">
              <w:r w:rsidRPr="00B90FBE">
                <w:rPr>
                  <w:bCs/>
                  <w:sz w:val="32"/>
                  <w:rPrChange w:id="1252" w:author="Kai Pa" w:date="2018-05-21T21:31:00Z">
                    <w:rPr>
                      <w:b/>
                      <w:bCs/>
                    </w:rPr>
                  </w:rPrChange>
                </w:rPr>
                <w:t> </w:t>
              </w:r>
            </w:ins>
            <w:ins w:id="1253" w:author="Kai Pa" w:date="2018-05-18T08:48:00Z">
              <w:r w:rsidR="00005C3C" w:rsidRPr="00B90FBE">
                <w:rPr>
                  <w:bCs/>
                  <w:sz w:val="32"/>
                  <w:rPrChange w:id="1254" w:author="Kai Pa" w:date="2018-05-21T21:31:00Z">
                    <w:rPr>
                      <w:b/>
                      <w:bCs/>
                    </w:rPr>
                  </w:rPrChange>
                </w:rPr>
                <w:t>Nhất</w:t>
              </w:r>
            </w:ins>
          </w:p>
        </w:tc>
        <w:tc>
          <w:tcPr>
            <w:tcW w:w="1164" w:type="dxa"/>
            <w:hideMark/>
            <w:tcPrChange w:id="1255" w:author="Kai Pa" w:date="2018-05-21T21:18:00Z">
              <w:tcPr>
                <w:tcW w:w="960" w:type="dxa"/>
                <w:hideMark/>
              </w:tcPr>
            </w:tcPrChange>
          </w:tcPr>
          <w:p w14:paraId="7A8B06BF" w14:textId="77777777" w:rsidR="005F3BAC" w:rsidRPr="00B90FBE" w:rsidRDefault="005F3BAC">
            <w:pPr>
              <w:rPr>
                <w:ins w:id="1256" w:author="Hoan Ng" w:date="2017-03-20T22:18:00Z"/>
                <w:bCs/>
                <w:sz w:val="32"/>
                <w:rPrChange w:id="1257" w:author="Kai Pa" w:date="2018-05-21T21:31:00Z">
                  <w:rPr>
                    <w:ins w:id="1258" w:author="Hoan Ng" w:date="2017-03-20T22:18:00Z"/>
                    <w:b/>
                    <w:bCs/>
                  </w:rPr>
                </w:rPrChange>
              </w:rPr>
            </w:pPr>
            <w:ins w:id="1259" w:author="Hoan Ng" w:date="2017-03-20T22:18:00Z">
              <w:r w:rsidRPr="00B90FBE">
                <w:rPr>
                  <w:bCs/>
                  <w:sz w:val="32"/>
                  <w:rPrChange w:id="1260" w:author="Kai Pa" w:date="2018-05-21T21:31:00Z">
                    <w:rPr>
                      <w:b/>
                      <w:bCs/>
                    </w:rPr>
                  </w:rPrChange>
                </w:rPr>
                <w:t> </w:t>
              </w:r>
            </w:ins>
          </w:p>
        </w:tc>
        <w:tc>
          <w:tcPr>
            <w:tcW w:w="793" w:type="dxa"/>
            <w:hideMark/>
            <w:tcPrChange w:id="1261" w:author="Kai Pa" w:date="2018-05-21T21:18:00Z">
              <w:tcPr>
                <w:tcW w:w="960" w:type="dxa"/>
                <w:gridSpan w:val="2"/>
                <w:hideMark/>
              </w:tcPr>
            </w:tcPrChange>
          </w:tcPr>
          <w:p w14:paraId="428ED083" w14:textId="77777777" w:rsidR="005F3BAC" w:rsidRPr="00B90FBE" w:rsidRDefault="005F3BAC">
            <w:pPr>
              <w:rPr>
                <w:ins w:id="1262" w:author="Hoan Ng" w:date="2017-03-20T22:18:00Z"/>
                <w:bCs/>
                <w:sz w:val="32"/>
                <w:rPrChange w:id="1263" w:author="Kai Pa" w:date="2018-05-21T21:31:00Z">
                  <w:rPr>
                    <w:ins w:id="1264" w:author="Hoan Ng" w:date="2017-03-20T22:18:00Z"/>
                    <w:b/>
                    <w:bCs/>
                  </w:rPr>
                </w:rPrChange>
              </w:rPr>
            </w:pPr>
            <w:ins w:id="1265" w:author="Hoan Ng" w:date="2017-03-20T22:18:00Z">
              <w:r w:rsidRPr="00B90FBE">
                <w:rPr>
                  <w:bCs/>
                  <w:sz w:val="32"/>
                  <w:rPrChange w:id="1266" w:author="Kai Pa" w:date="2018-05-21T21:31:00Z">
                    <w:rPr>
                      <w:b/>
                      <w:bCs/>
                    </w:rPr>
                  </w:rPrChange>
                </w:rPr>
                <w:t> </w:t>
              </w:r>
            </w:ins>
          </w:p>
        </w:tc>
      </w:tr>
      <w:tr w:rsidR="005F3BAC" w:rsidRPr="00B90FBE" w:rsidDel="00393718" w14:paraId="66E35A29" w14:textId="5DBC4513" w:rsidTr="00393718">
        <w:trPr>
          <w:trHeight w:val="300"/>
          <w:ins w:id="1267" w:author="Hoan Ng" w:date="2017-03-20T22:18:00Z"/>
          <w:del w:id="1268" w:author="Kai Pa" w:date="2018-05-21T21:18:00Z"/>
          <w:trPrChange w:id="1269" w:author="Kai Pa" w:date="2018-05-21T21:18:00Z">
            <w:trPr>
              <w:trHeight w:val="300"/>
            </w:trPr>
          </w:trPrChange>
        </w:trPr>
        <w:tc>
          <w:tcPr>
            <w:tcW w:w="936" w:type="dxa"/>
            <w:tcPrChange w:id="1270" w:author="Kai Pa" w:date="2018-05-21T21:18:00Z">
              <w:tcPr>
                <w:tcW w:w="8140" w:type="dxa"/>
                <w:gridSpan w:val="2"/>
              </w:tcPr>
            </w:tcPrChange>
          </w:tcPr>
          <w:p w14:paraId="292554E9" w14:textId="2CAC9A64" w:rsidR="005F3BAC" w:rsidRPr="00B90FBE" w:rsidDel="00393718" w:rsidRDefault="005F3BAC">
            <w:pPr>
              <w:rPr>
                <w:ins w:id="1271" w:author="Hoan Ng" w:date="2017-03-20T22:18:00Z"/>
                <w:del w:id="1272" w:author="Kai Pa" w:date="2018-05-21T21:18:00Z"/>
                <w:bCs/>
                <w:sz w:val="32"/>
                <w:rPrChange w:id="1273" w:author="Kai Pa" w:date="2018-05-21T21:31:00Z">
                  <w:rPr>
                    <w:ins w:id="1274" w:author="Hoan Ng" w:date="2017-03-20T22:18:00Z"/>
                    <w:del w:id="1275" w:author="Kai Pa" w:date="2018-05-21T21:18:00Z"/>
                    <w:b/>
                    <w:bCs/>
                  </w:rPr>
                </w:rPrChange>
              </w:rPr>
            </w:pPr>
            <w:ins w:id="1276" w:author="Hoan Ng" w:date="2017-03-20T22:18:00Z">
              <w:del w:id="1277" w:author="Kai Pa" w:date="2018-05-21T21:18:00Z">
                <w:r w:rsidRPr="00B90FBE" w:rsidDel="00393718">
                  <w:rPr>
                    <w:bCs/>
                    <w:sz w:val="32"/>
                    <w:rPrChange w:id="1278" w:author="Kai Pa" w:date="2018-05-21T21:31:00Z">
                      <w:rPr>
                        <w:b/>
                        <w:bCs/>
                      </w:rPr>
                    </w:rPrChange>
                  </w:rPr>
                  <w:delText> </w:delText>
                </w:r>
              </w:del>
            </w:ins>
          </w:p>
        </w:tc>
        <w:tc>
          <w:tcPr>
            <w:tcW w:w="4250" w:type="dxa"/>
            <w:tcPrChange w:id="1279" w:author="Kai Pa" w:date="2018-05-21T21:18:00Z">
              <w:tcPr>
                <w:tcW w:w="3340" w:type="dxa"/>
                <w:gridSpan w:val="2"/>
              </w:tcPr>
            </w:tcPrChange>
          </w:tcPr>
          <w:p w14:paraId="18374364" w14:textId="74ABB402" w:rsidR="005F3BAC" w:rsidRPr="00B90FBE" w:rsidDel="00393718" w:rsidRDefault="005F3BAC" w:rsidP="005F3BAC">
            <w:pPr>
              <w:rPr>
                <w:ins w:id="1280" w:author="Hoan Ng" w:date="2017-03-20T22:18:00Z"/>
                <w:del w:id="1281" w:author="Kai Pa" w:date="2018-05-21T21:18:00Z"/>
                <w:bCs/>
                <w:sz w:val="32"/>
                <w:rPrChange w:id="1282" w:author="Kai Pa" w:date="2018-05-21T21:31:00Z">
                  <w:rPr>
                    <w:ins w:id="1283" w:author="Hoan Ng" w:date="2017-03-20T22:18:00Z"/>
                    <w:del w:id="1284" w:author="Kai Pa" w:date="2018-05-21T21:18:00Z"/>
                    <w:b/>
                    <w:bCs/>
                  </w:rPr>
                </w:rPrChange>
              </w:rPr>
            </w:pPr>
            <w:ins w:id="1285" w:author="Hoan Ng" w:date="2017-03-20T22:18:00Z">
              <w:del w:id="1286" w:author="Kai Pa" w:date="2018-05-18T08:48:00Z">
                <w:r w:rsidRPr="00B90FBE" w:rsidDel="00005C3C">
                  <w:rPr>
                    <w:bCs/>
                    <w:sz w:val="32"/>
                    <w:rPrChange w:id="1287" w:author="Kai Pa" w:date="2018-05-21T21:31:00Z">
                      <w:rPr>
                        <w:b/>
                        <w:bCs/>
                      </w:rPr>
                    </w:rPrChange>
                  </w:rPr>
                  <w:delText>3.4</w:delText>
                </w:r>
              </w:del>
            </w:ins>
          </w:p>
        </w:tc>
        <w:tc>
          <w:tcPr>
            <w:tcW w:w="1220" w:type="dxa"/>
            <w:tcPrChange w:id="1288" w:author="Kai Pa" w:date="2018-05-21T21:18:00Z">
              <w:tcPr>
                <w:tcW w:w="960" w:type="dxa"/>
                <w:gridSpan w:val="2"/>
              </w:tcPr>
            </w:tcPrChange>
          </w:tcPr>
          <w:p w14:paraId="1B211784" w14:textId="7A25AE14" w:rsidR="005F3BAC" w:rsidRPr="00B90FBE" w:rsidDel="00393718" w:rsidRDefault="005F3BAC">
            <w:pPr>
              <w:rPr>
                <w:ins w:id="1289" w:author="Hoan Ng" w:date="2017-03-20T22:18:00Z"/>
                <w:del w:id="1290" w:author="Kai Pa" w:date="2018-05-21T21:18:00Z"/>
                <w:bCs/>
                <w:sz w:val="32"/>
                <w:rPrChange w:id="1291" w:author="Kai Pa" w:date="2018-05-21T21:31:00Z">
                  <w:rPr>
                    <w:ins w:id="1292" w:author="Hoan Ng" w:date="2017-03-20T22:18:00Z"/>
                    <w:del w:id="1293" w:author="Kai Pa" w:date="2018-05-21T21:18:00Z"/>
                    <w:b/>
                    <w:bCs/>
                  </w:rPr>
                </w:rPrChange>
              </w:rPr>
            </w:pPr>
            <w:ins w:id="1294" w:author="Hoan Ng" w:date="2017-03-20T22:18:00Z">
              <w:del w:id="1295" w:author="Kai Pa" w:date="2018-05-21T21:18:00Z">
                <w:r w:rsidRPr="00B90FBE" w:rsidDel="00393718">
                  <w:rPr>
                    <w:bCs/>
                    <w:sz w:val="32"/>
                    <w:rPrChange w:id="1296" w:author="Kai Pa" w:date="2018-05-21T21:31:00Z">
                      <w:rPr>
                        <w:b/>
                        <w:bCs/>
                      </w:rPr>
                    </w:rPrChange>
                  </w:rPr>
                  <w:delText> </w:delText>
                </w:r>
              </w:del>
            </w:ins>
          </w:p>
        </w:tc>
        <w:tc>
          <w:tcPr>
            <w:tcW w:w="1149" w:type="dxa"/>
            <w:tcPrChange w:id="1297" w:author="Kai Pa" w:date="2018-05-21T21:18:00Z">
              <w:tcPr>
                <w:tcW w:w="960" w:type="dxa"/>
                <w:gridSpan w:val="2"/>
              </w:tcPr>
            </w:tcPrChange>
          </w:tcPr>
          <w:p w14:paraId="5F8FE1AB" w14:textId="12943120" w:rsidR="005F3BAC" w:rsidRPr="00B90FBE" w:rsidDel="00393718" w:rsidRDefault="005F3BAC">
            <w:pPr>
              <w:rPr>
                <w:ins w:id="1298" w:author="Hoan Ng" w:date="2017-03-20T22:18:00Z"/>
                <w:del w:id="1299" w:author="Kai Pa" w:date="2018-05-21T21:18:00Z"/>
                <w:bCs/>
                <w:sz w:val="32"/>
                <w:rPrChange w:id="1300" w:author="Kai Pa" w:date="2018-05-21T21:31:00Z">
                  <w:rPr>
                    <w:ins w:id="1301" w:author="Hoan Ng" w:date="2017-03-20T22:18:00Z"/>
                    <w:del w:id="1302" w:author="Kai Pa" w:date="2018-05-21T21:18:00Z"/>
                    <w:b/>
                    <w:bCs/>
                  </w:rPr>
                </w:rPrChange>
              </w:rPr>
            </w:pPr>
            <w:ins w:id="1303" w:author="Hoan Ng" w:date="2017-03-20T22:18:00Z">
              <w:del w:id="1304" w:author="Kai Pa" w:date="2018-05-21T21:18:00Z">
                <w:r w:rsidRPr="00B90FBE" w:rsidDel="00393718">
                  <w:rPr>
                    <w:bCs/>
                    <w:sz w:val="32"/>
                    <w:rPrChange w:id="1305" w:author="Kai Pa" w:date="2018-05-21T21:31:00Z">
                      <w:rPr>
                        <w:b/>
                        <w:bCs/>
                      </w:rPr>
                    </w:rPrChange>
                  </w:rPr>
                  <w:delText> </w:delText>
                </w:r>
              </w:del>
            </w:ins>
          </w:p>
        </w:tc>
        <w:tc>
          <w:tcPr>
            <w:tcW w:w="1164" w:type="dxa"/>
            <w:tcPrChange w:id="1306" w:author="Kai Pa" w:date="2018-05-21T21:18:00Z">
              <w:tcPr>
                <w:tcW w:w="960" w:type="dxa"/>
              </w:tcPr>
            </w:tcPrChange>
          </w:tcPr>
          <w:p w14:paraId="2DD1383C" w14:textId="5A2D55D7" w:rsidR="005F3BAC" w:rsidRPr="00B90FBE" w:rsidDel="00393718" w:rsidRDefault="005F3BAC">
            <w:pPr>
              <w:rPr>
                <w:ins w:id="1307" w:author="Hoan Ng" w:date="2017-03-20T22:18:00Z"/>
                <w:del w:id="1308" w:author="Kai Pa" w:date="2018-05-21T21:18:00Z"/>
                <w:bCs/>
                <w:sz w:val="32"/>
                <w:rPrChange w:id="1309" w:author="Kai Pa" w:date="2018-05-21T21:31:00Z">
                  <w:rPr>
                    <w:ins w:id="1310" w:author="Hoan Ng" w:date="2017-03-20T22:18:00Z"/>
                    <w:del w:id="1311" w:author="Kai Pa" w:date="2018-05-21T21:18:00Z"/>
                    <w:b/>
                    <w:bCs/>
                  </w:rPr>
                </w:rPrChange>
              </w:rPr>
            </w:pPr>
            <w:ins w:id="1312" w:author="Hoan Ng" w:date="2017-03-20T22:18:00Z">
              <w:del w:id="1313" w:author="Kai Pa" w:date="2018-05-21T21:18:00Z">
                <w:r w:rsidRPr="00B90FBE" w:rsidDel="00393718">
                  <w:rPr>
                    <w:bCs/>
                    <w:sz w:val="32"/>
                    <w:rPrChange w:id="1314" w:author="Kai Pa" w:date="2018-05-21T21:31:00Z">
                      <w:rPr>
                        <w:b/>
                        <w:bCs/>
                      </w:rPr>
                    </w:rPrChange>
                  </w:rPr>
                  <w:delText> </w:delText>
                </w:r>
              </w:del>
            </w:ins>
          </w:p>
        </w:tc>
        <w:tc>
          <w:tcPr>
            <w:tcW w:w="793" w:type="dxa"/>
            <w:tcPrChange w:id="1315" w:author="Kai Pa" w:date="2018-05-21T21:18:00Z">
              <w:tcPr>
                <w:tcW w:w="960" w:type="dxa"/>
                <w:gridSpan w:val="2"/>
              </w:tcPr>
            </w:tcPrChange>
          </w:tcPr>
          <w:p w14:paraId="4E672AD7" w14:textId="1843024F" w:rsidR="005F3BAC" w:rsidRPr="00B90FBE" w:rsidDel="00393718" w:rsidRDefault="005F3BAC">
            <w:pPr>
              <w:rPr>
                <w:ins w:id="1316" w:author="Hoan Ng" w:date="2017-03-20T22:18:00Z"/>
                <w:del w:id="1317" w:author="Kai Pa" w:date="2018-05-21T21:18:00Z"/>
                <w:bCs/>
                <w:sz w:val="32"/>
                <w:rPrChange w:id="1318" w:author="Kai Pa" w:date="2018-05-21T21:31:00Z">
                  <w:rPr>
                    <w:ins w:id="1319" w:author="Hoan Ng" w:date="2017-03-20T22:18:00Z"/>
                    <w:del w:id="1320" w:author="Kai Pa" w:date="2018-05-21T21:18:00Z"/>
                    <w:b/>
                    <w:bCs/>
                  </w:rPr>
                </w:rPrChange>
              </w:rPr>
            </w:pPr>
            <w:ins w:id="1321" w:author="Hoan Ng" w:date="2017-03-20T22:18:00Z">
              <w:del w:id="1322" w:author="Kai Pa" w:date="2018-05-21T21:18:00Z">
                <w:r w:rsidRPr="00B90FBE" w:rsidDel="00393718">
                  <w:rPr>
                    <w:bCs/>
                    <w:sz w:val="32"/>
                    <w:rPrChange w:id="1323" w:author="Kai Pa" w:date="2018-05-21T21:31:00Z">
                      <w:rPr>
                        <w:b/>
                        <w:bCs/>
                      </w:rPr>
                    </w:rPrChange>
                  </w:rPr>
                  <w:delText> </w:delText>
                </w:r>
              </w:del>
            </w:ins>
          </w:p>
        </w:tc>
      </w:tr>
      <w:tr w:rsidR="005F3BAC" w:rsidRPr="00B90FBE" w14:paraId="0292CEE1" w14:textId="77777777" w:rsidTr="00393718">
        <w:trPr>
          <w:trHeight w:val="300"/>
          <w:ins w:id="1324" w:author="Hoan Ng" w:date="2017-03-20T22:18:00Z"/>
          <w:trPrChange w:id="1325" w:author="Kai Pa" w:date="2018-05-21T21:18:00Z">
            <w:trPr>
              <w:trHeight w:val="300"/>
            </w:trPr>
          </w:trPrChange>
        </w:trPr>
        <w:tc>
          <w:tcPr>
            <w:tcW w:w="936" w:type="dxa"/>
            <w:hideMark/>
            <w:tcPrChange w:id="1326" w:author="Kai Pa" w:date="2018-05-21T21:18:00Z">
              <w:tcPr>
                <w:tcW w:w="8140" w:type="dxa"/>
                <w:gridSpan w:val="2"/>
                <w:hideMark/>
              </w:tcPr>
            </w:tcPrChange>
          </w:tcPr>
          <w:p w14:paraId="3B06D1DA" w14:textId="77777777" w:rsidR="005F3BAC" w:rsidRPr="00B90FBE" w:rsidRDefault="005F3BAC">
            <w:pPr>
              <w:rPr>
                <w:ins w:id="1327" w:author="Hoan Ng" w:date="2017-03-20T22:18:00Z"/>
                <w:bCs/>
                <w:sz w:val="32"/>
                <w:rPrChange w:id="1328" w:author="Kai Pa" w:date="2018-05-21T21:31:00Z">
                  <w:rPr>
                    <w:ins w:id="1329" w:author="Hoan Ng" w:date="2017-03-20T22:18:00Z"/>
                    <w:b/>
                    <w:bCs/>
                  </w:rPr>
                </w:rPrChange>
              </w:rPr>
            </w:pPr>
            <w:ins w:id="1330" w:author="Hoan Ng" w:date="2017-03-20T22:18:00Z">
              <w:r w:rsidRPr="00B90FBE">
                <w:rPr>
                  <w:bCs/>
                  <w:sz w:val="32"/>
                  <w:rPrChange w:id="1331" w:author="Kai Pa" w:date="2018-05-21T21:31:00Z">
                    <w:rPr>
                      <w:b/>
                      <w:bCs/>
                    </w:rPr>
                  </w:rPrChange>
                </w:rPr>
                <w:t> </w:t>
              </w:r>
            </w:ins>
          </w:p>
        </w:tc>
        <w:tc>
          <w:tcPr>
            <w:tcW w:w="4250" w:type="dxa"/>
            <w:hideMark/>
            <w:tcPrChange w:id="1332" w:author="Kai Pa" w:date="2018-05-21T21:18:00Z">
              <w:tcPr>
                <w:tcW w:w="3340" w:type="dxa"/>
                <w:gridSpan w:val="2"/>
                <w:hideMark/>
              </w:tcPr>
            </w:tcPrChange>
          </w:tcPr>
          <w:p w14:paraId="0FAD74CF" w14:textId="77777777" w:rsidR="005F3BAC" w:rsidRPr="00B90FBE" w:rsidRDefault="005F3BAC">
            <w:pPr>
              <w:rPr>
                <w:ins w:id="1333" w:author="Hoan Ng" w:date="2017-03-20T22:18:00Z"/>
                <w:bCs/>
                <w:sz w:val="32"/>
                <w:rPrChange w:id="1334" w:author="Kai Pa" w:date="2018-05-21T21:31:00Z">
                  <w:rPr>
                    <w:ins w:id="1335" w:author="Hoan Ng" w:date="2017-03-20T22:18:00Z"/>
                    <w:b/>
                    <w:bCs/>
                  </w:rPr>
                </w:rPrChange>
              </w:rPr>
            </w:pPr>
            <w:ins w:id="1336" w:author="Hoan Ng" w:date="2017-03-20T22:18:00Z">
              <w:r w:rsidRPr="00B90FBE">
                <w:rPr>
                  <w:bCs/>
                  <w:sz w:val="32"/>
                  <w:rPrChange w:id="1337" w:author="Kai Pa" w:date="2018-05-21T21:31:00Z">
                    <w:rPr>
                      <w:b/>
                      <w:bCs/>
                    </w:rPr>
                  </w:rPrChange>
                </w:rPr>
                <w:t>Chương 4: Cài đặt</w:t>
              </w:r>
            </w:ins>
          </w:p>
        </w:tc>
        <w:tc>
          <w:tcPr>
            <w:tcW w:w="1220" w:type="dxa"/>
            <w:hideMark/>
            <w:tcPrChange w:id="1338" w:author="Kai Pa" w:date="2018-05-21T21:18:00Z">
              <w:tcPr>
                <w:tcW w:w="960" w:type="dxa"/>
                <w:gridSpan w:val="2"/>
                <w:hideMark/>
              </w:tcPr>
            </w:tcPrChange>
          </w:tcPr>
          <w:p w14:paraId="0C66F029" w14:textId="0D9481B6" w:rsidR="005F3BAC" w:rsidRPr="00B90FBE" w:rsidRDefault="005F3BAC">
            <w:pPr>
              <w:rPr>
                <w:ins w:id="1339" w:author="Hoan Ng" w:date="2017-03-20T22:18:00Z"/>
                <w:bCs/>
                <w:sz w:val="32"/>
                <w:rPrChange w:id="1340" w:author="Kai Pa" w:date="2018-05-21T21:31:00Z">
                  <w:rPr>
                    <w:ins w:id="1341" w:author="Hoan Ng" w:date="2017-03-20T22:18:00Z"/>
                    <w:b/>
                    <w:bCs/>
                  </w:rPr>
                </w:rPrChange>
              </w:rPr>
            </w:pPr>
            <w:ins w:id="1342" w:author="Hoan Ng" w:date="2017-03-20T22:18:00Z">
              <w:r w:rsidRPr="00B90FBE">
                <w:rPr>
                  <w:bCs/>
                  <w:sz w:val="32"/>
                  <w:rPrChange w:id="1343" w:author="Kai Pa" w:date="2018-05-21T21:31:00Z">
                    <w:rPr>
                      <w:b/>
                      <w:bCs/>
                    </w:rPr>
                  </w:rPrChange>
                </w:rPr>
                <w:t> </w:t>
              </w:r>
            </w:ins>
          </w:p>
        </w:tc>
        <w:tc>
          <w:tcPr>
            <w:tcW w:w="1149" w:type="dxa"/>
            <w:hideMark/>
            <w:tcPrChange w:id="1344" w:author="Kai Pa" w:date="2018-05-21T21:18:00Z">
              <w:tcPr>
                <w:tcW w:w="960" w:type="dxa"/>
                <w:gridSpan w:val="2"/>
                <w:hideMark/>
              </w:tcPr>
            </w:tcPrChange>
          </w:tcPr>
          <w:p w14:paraId="641808E5" w14:textId="77777777" w:rsidR="005F3BAC" w:rsidRPr="00B90FBE" w:rsidRDefault="005F3BAC">
            <w:pPr>
              <w:rPr>
                <w:ins w:id="1345" w:author="Hoan Ng" w:date="2017-03-20T22:18:00Z"/>
                <w:bCs/>
                <w:sz w:val="32"/>
                <w:rPrChange w:id="1346" w:author="Kai Pa" w:date="2018-05-21T21:31:00Z">
                  <w:rPr>
                    <w:ins w:id="1347" w:author="Hoan Ng" w:date="2017-03-20T22:18:00Z"/>
                    <w:b/>
                    <w:bCs/>
                  </w:rPr>
                </w:rPrChange>
              </w:rPr>
            </w:pPr>
            <w:ins w:id="1348" w:author="Hoan Ng" w:date="2017-03-20T22:18:00Z">
              <w:r w:rsidRPr="00B90FBE">
                <w:rPr>
                  <w:bCs/>
                  <w:sz w:val="32"/>
                  <w:rPrChange w:id="1349" w:author="Kai Pa" w:date="2018-05-21T21:31:00Z">
                    <w:rPr>
                      <w:b/>
                      <w:bCs/>
                    </w:rPr>
                  </w:rPrChange>
                </w:rPr>
                <w:t> </w:t>
              </w:r>
            </w:ins>
          </w:p>
        </w:tc>
        <w:tc>
          <w:tcPr>
            <w:tcW w:w="1164" w:type="dxa"/>
            <w:hideMark/>
            <w:tcPrChange w:id="1350" w:author="Kai Pa" w:date="2018-05-21T21:18:00Z">
              <w:tcPr>
                <w:tcW w:w="960" w:type="dxa"/>
                <w:hideMark/>
              </w:tcPr>
            </w:tcPrChange>
          </w:tcPr>
          <w:p w14:paraId="091A1548" w14:textId="77777777" w:rsidR="005F3BAC" w:rsidRPr="00B90FBE" w:rsidRDefault="005F3BAC">
            <w:pPr>
              <w:rPr>
                <w:ins w:id="1351" w:author="Hoan Ng" w:date="2017-03-20T22:18:00Z"/>
                <w:bCs/>
                <w:sz w:val="32"/>
                <w:rPrChange w:id="1352" w:author="Kai Pa" w:date="2018-05-21T21:31:00Z">
                  <w:rPr>
                    <w:ins w:id="1353" w:author="Hoan Ng" w:date="2017-03-20T22:18:00Z"/>
                    <w:b/>
                    <w:bCs/>
                  </w:rPr>
                </w:rPrChange>
              </w:rPr>
            </w:pPr>
            <w:ins w:id="1354" w:author="Hoan Ng" w:date="2017-03-20T22:18:00Z">
              <w:r w:rsidRPr="00B90FBE">
                <w:rPr>
                  <w:bCs/>
                  <w:sz w:val="32"/>
                  <w:rPrChange w:id="1355" w:author="Kai Pa" w:date="2018-05-21T21:31:00Z">
                    <w:rPr>
                      <w:b/>
                      <w:bCs/>
                    </w:rPr>
                  </w:rPrChange>
                </w:rPr>
                <w:t> </w:t>
              </w:r>
            </w:ins>
          </w:p>
        </w:tc>
        <w:tc>
          <w:tcPr>
            <w:tcW w:w="793" w:type="dxa"/>
            <w:hideMark/>
            <w:tcPrChange w:id="1356" w:author="Kai Pa" w:date="2018-05-21T21:18:00Z">
              <w:tcPr>
                <w:tcW w:w="960" w:type="dxa"/>
                <w:gridSpan w:val="2"/>
                <w:hideMark/>
              </w:tcPr>
            </w:tcPrChange>
          </w:tcPr>
          <w:p w14:paraId="48AF27B3" w14:textId="77777777" w:rsidR="005F3BAC" w:rsidRPr="00B90FBE" w:rsidRDefault="005F3BAC">
            <w:pPr>
              <w:rPr>
                <w:ins w:id="1357" w:author="Hoan Ng" w:date="2017-03-20T22:18:00Z"/>
                <w:bCs/>
                <w:sz w:val="32"/>
                <w:rPrChange w:id="1358" w:author="Kai Pa" w:date="2018-05-21T21:31:00Z">
                  <w:rPr>
                    <w:ins w:id="1359" w:author="Hoan Ng" w:date="2017-03-20T22:18:00Z"/>
                    <w:b/>
                    <w:bCs/>
                  </w:rPr>
                </w:rPrChange>
              </w:rPr>
            </w:pPr>
            <w:ins w:id="1360" w:author="Hoan Ng" w:date="2017-03-20T22:18:00Z">
              <w:r w:rsidRPr="00B90FBE">
                <w:rPr>
                  <w:bCs/>
                  <w:sz w:val="32"/>
                  <w:rPrChange w:id="1361" w:author="Kai Pa" w:date="2018-05-21T21:31:00Z">
                    <w:rPr>
                      <w:b/>
                      <w:bCs/>
                    </w:rPr>
                  </w:rPrChange>
                </w:rPr>
                <w:t> </w:t>
              </w:r>
            </w:ins>
          </w:p>
        </w:tc>
      </w:tr>
      <w:tr w:rsidR="005F3BAC" w:rsidRPr="00B90FBE" w14:paraId="2474AC26" w14:textId="77777777" w:rsidTr="00393718">
        <w:trPr>
          <w:trHeight w:val="300"/>
          <w:ins w:id="1362" w:author="Hoan Ng" w:date="2017-03-20T22:18:00Z"/>
          <w:trPrChange w:id="1363" w:author="Kai Pa" w:date="2018-05-21T21:18:00Z">
            <w:trPr>
              <w:trHeight w:val="300"/>
            </w:trPr>
          </w:trPrChange>
        </w:trPr>
        <w:tc>
          <w:tcPr>
            <w:tcW w:w="936" w:type="dxa"/>
            <w:hideMark/>
            <w:tcPrChange w:id="1364" w:author="Kai Pa" w:date="2018-05-21T21:18:00Z">
              <w:tcPr>
                <w:tcW w:w="8140" w:type="dxa"/>
                <w:gridSpan w:val="2"/>
                <w:hideMark/>
              </w:tcPr>
            </w:tcPrChange>
          </w:tcPr>
          <w:p w14:paraId="551740D7" w14:textId="77777777" w:rsidR="005F3BAC" w:rsidRPr="00B90FBE" w:rsidRDefault="005F3BAC">
            <w:pPr>
              <w:rPr>
                <w:ins w:id="1365" w:author="Hoan Ng" w:date="2017-03-20T22:18:00Z"/>
                <w:bCs/>
                <w:sz w:val="32"/>
                <w:rPrChange w:id="1366" w:author="Kai Pa" w:date="2018-05-21T21:31:00Z">
                  <w:rPr>
                    <w:ins w:id="1367" w:author="Hoan Ng" w:date="2017-03-20T22:18:00Z"/>
                    <w:b/>
                    <w:bCs/>
                  </w:rPr>
                </w:rPrChange>
              </w:rPr>
            </w:pPr>
            <w:ins w:id="1368" w:author="Hoan Ng" w:date="2017-03-20T22:18:00Z">
              <w:r w:rsidRPr="00B90FBE">
                <w:rPr>
                  <w:bCs/>
                  <w:sz w:val="32"/>
                  <w:rPrChange w:id="1369" w:author="Kai Pa" w:date="2018-05-21T21:31:00Z">
                    <w:rPr>
                      <w:b/>
                      <w:bCs/>
                    </w:rPr>
                  </w:rPrChange>
                </w:rPr>
                <w:t> </w:t>
              </w:r>
            </w:ins>
          </w:p>
        </w:tc>
        <w:tc>
          <w:tcPr>
            <w:tcW w:w="4250" w:type="dxa"/>
            <w:hideMark/>
            <w:tcPrChange w:id="1370" w:author="Kai Pa" w:date="2018-05-21T21:18:00Z">
              <w:tcPr>
                <w:tcW w:w="3340" w:type="dxa"/>
                <w:gridSpan w:val="2"/>
                <w:hideMark/>
              </w:tcPr>
            </w:tcPrChange>
          </w:tcPr>
          <w:p w14:paraId="781F4D4C" w14:textId="55E93BDE" w:rsidR="005F3BAC" w:rsidRPr="00B90FBE" w:rsidRDefault="005F3BAC" w:rsidP="007227D2">
            <w:pPr>
              <w:rPr>
                <w:ins w:id="1371" w:author="Hoan Ng" w:date="2017-03-20T22:18:00Z"/>
                <w:bCs/>
                <w:sz w:val="32"/>
                <w:rPrChange w:id="1372" w:author="Kai Pa" w:date="2018-05-21T21:31:00Z">
                  <w:rPr>
                    <w:ins w:id="1373" w:author="Hoan Ng" w:date="2017-03-20T22:18:00Z"/>
                    <w:b/>
                    <w:bCs/>
                  </w:rPr>
                </w:rPrChange>
              </w:rPr>
              <w:pPrChange w:id="1374" w:author="Kai Pa" w:date="2018-05-21T21:17:00Z">
                <w:pPr/>
              </w:pPrChange>
            </w:pPr>
            <w:ins w:id="1375" w:author="Hoan Ng" w:date="2017-03-20T22:18:00Z">
              <w:r w:rsidRPr="00B90FBE">
                <w:rPr>
                  <w:bCs/>
                  <w:sz w:val="32"/>
                  <w:rPrChange w:id="1376" w:author="Kai Pa" w:date="2018-05-21T21:31:00Z">
                    <w:rPr>
                      <w:b/>
                      <w:bCs/>
                    </w:rPr>
                  </w:rPrChange>
                </w:rPr>
                <w:t>4.1.</w:t>
              </w:r>
            </w:ins>
            <w:ins w:id="1377" w:author="Kai Pa" w:date="2018-05-21T21:16:00Z">
              <w:r w:rsidR="007227D2" w:rsidRPr="00B90FBE">
                <w:rPr>
                  <w:bCs/>
                  <w:sz w:val="32"/>
                  <w:rPrChange w:id="1378" w:author="Kai Pa" w:date="2018-05-21T21:31:00Z">
                    <w:rPr>
                      <w:bCs/>
                      <w:sz w:val="28"/>
                    </w:rPr>
                  </w:rPrChange>
                </w:rPr>
                <w:t xml:space="preserve"> </w:t>
              </w:r>
            </w:ins>
            <w:ins w:id="1379" w:author="Kai Pa" w:date="2018-05-21T21:17:00Z">
              <w:r w:rsidR="007227D2" w:rsidRPr="00B90FBE">
                <w:rPr>
                  <w:bCs/>
                  <w:sz w:val="32"/>
                  <w:rPrChange w:id="1380" w:author="Kai Pa" w:date="2018-05-21T21:31:00Z">
                    <w:rPr>
                      <w:bCs/>
                      <w:sz w:val="28"/>
                    </w:rPr>
                  </w:rPrChange>
                </w:rPr>
                <w:t>Công nghệ sử dụng</w:t>
              </w:r>
            </w:ins>
          </w:p>
        </w:tc>
        <w:tc>
          <w:tcPr>
            <w:tcW w:w="1220" w:type="dxa"/>
            <w:hideMark/>
            <w:tcPrChange w:id="1381" w:author="Kai Pa" w:date="2018-05-21T21:18:00Z">
              <w:tcPr>
                <w:tcW w:w="960" w:type="dxa"/>
                <w:gridSpan w:val="2"/>
                <w:hideMark/>
              </w:tcPr>
            </w:tcPrChange>
          </w:tcPr>
          <w:p w14:paraId="63E5619B" w14:textId="77777777" w:rsidR="005F3BAC" w:rsidRPr="00B90FBE" w:rsidRDefault="005F3BAC">
            <w:pPr>
              <w:rPr>
                <w:ins w:id="1382" w:author="Hoan Ng" w:date="2017-03-20T22:18:00Z"/>
                <w:bCs/>
                <w:sz w:val="32"/>
                <w:rPrChange w:id="1383" w:author="Kai Pa" w:date="2018-05-21T21:31:00Z">
                  <w:rPr>
                    <w:ins w:id="1384" w:author="Hoan Ng" w:date="2017-03-20T22:18:00Z"/>
                    <w:b/>
                    <w:bCs/>
                  </w:rPr>
                </w:rPrChange>
              </w:rPr>
            </w:pPr>
            <w:ins w:id="1385" w:author="Hoan Ng" w:date="2017-03-20T22:18:00Z">
              <w:r w:rsidRPr="00B90FBE">
                <w:rPr>
                  <w:bCs/>
                  <w:sz w:val="32"/>
                  <w:rPrChange w:id="1386" w:author="Kai Pa" w:date="2018-05-21T21:31:00Z">
                    <w:rPr>
                      <w:b/>
                      <w:bCs/>
                    </w:rPr>
                  </w:rPrChange>
                </w:rPr>
                <w:t> </w:t>
              </w:r>
            </w:ins>
          </w:p>
        </w:tc>
        <w:tc>
          <w:tcPr>
            <w:tcW w:w="1149" w:type="dxa"/>
            <w:hideMark/>
            <w:tcPrChange w:id="1387" w:author="Kai Pa" w:date="2018-05-21T21:18:00Z">
              <w:tcPr>
                <w:tcW w:w="960" w:type="dxa"/>
                <w:gridSpan w:val="2"/>
                <w:hideMark/>
              </w:tcPr>
            </w:tcPrChange>
          </w:tcPr>
          <w:p w14:paraId="71DE6108" w14:textId="77777777" w:rsidR="005F3BAC" w:rsidRPr="00B90FBE" w:rsidRDefault="005F3BAC">
            <w:pPr>
              <w:rPr>
                <w:ins w:id="1388" w:author="Hoan Ng" w:date="2017-03-20T22:18:00Z"/>
                <w:bCs/>
                <w:sz w:val="32"/>
                <w:rPrChange w:id="1389" w:author="Kai Pa" w:date="2018-05-21T21:31:00Z">
                  <w:rPr>
                    <w:ins w:id="1390" w:author="Hoan Ng" w:date="2017-03-20T22:18:00Z"/>
                    <w:b/>
                    <w:bCs/>
                  </w:rPr>
                </w:rPrChange>
              </w:rPr>
            </w:pPr>
            <w:ins w:id="1391" w:author="Hoan Ng" w:date="2017-03-20T22:18:00Z">
              <w:r w:rsidRPr="00B90FBE">
                <w:rPr>
                  <w:bCs/>
                  <w:sz w:val="32"/>
                  <w:rPrChange w:id="1392" w:author="Kai Pa" w:date="2018-05-21T21:31:00Z">
                    <w:rPr>
                      <w:b/>
                      <w:bCs/>
                    </w:rPr>
                  </w:rPrChange>
                </w:rPr>
                <w:t> </w:t>
              </w:r>
            </w:ins>
          </w:p>
        </w:tc>
        <w:tc>
          <w:tcPr>
            <w:tcW w:w="1164" w:type="dxa"/>
            <w:hideMark/>
            <w:tcPrChange w:id="1393" w:author="Kai Pa" w:date="2018-05-21T21:18:00Z">
              <w:tcPr>
                <w:tcW w:w="960" w:type="dxa"/>
                <w:hideMark/>
              </w:tcPr>
            </w:tcPrChange>
          </w:tcPr>
          <w:p w14:paraId="7B3D550E" w14:textId="77777777" w:rsidR="005F3BAC" w:rsidRPr="00B90FBE" w:rsidRDefault="005F3BAC">
            <w:pPr>
              <w:rPr>
                <w:ins w:id="1394" w:author="Hoan Ng" w:date="2017-03-20T22:18:00Z"/>
                <w:bCs/>
                <w:sz w:val="32"/>
                <w:rPrChange w:id="1395" w:author="Kai Pa" w:date="2018-05-21T21:31:00Z">
                  <w:rPr>
                    <w:ins w:id="1396" w:author="Hoan Ng" w:date="2017-03-20T22:18:00Z"/>
                    <w:b/>
                    <w:bCs/>
                  </w:rPr>
                </w:rPrChange>
              </w:rPr>
            </w:pPr>
            <w:ins w:id="1397" w:author="Hoan Ng" w:date="2017-03-20T22:18:00Z">
              <w:r w:rsidRPr="00B90FBE">
                <w:rPr>
                  <w:bCs/>
                  <w:sz w:val="32"/>
                  <w:rPrChange w:id="1398" w:author="Kai Pa" w:date="2018-05-21T21:31:00Z">
                    <w:rPr>
                      <w:b/>
                      <w:bCs/>
                    </w:rPr>
                  </w:rPrChange>
                </w:rPr>
                <w:t> </w:t>
              </w:r>
            </w:ins>
          </w:p>
        </w:tc>
        <w:tc>
          <w:tcPr>
            <w:tcW w:w="793" w:type="dxa"/>
            <w:hideMark/>
            <w:tcPrChange w:id="1399" w:author="Kai Pa" w:date="2018-05-21T21:18:00Z">
              <w:tcPr>
                <w:tcW w:w="960" w:type="dxa"/>
                <w:gridSpan w:val="2"/>
                <w:hideMark/>
              </w:tcPr>
            </w:tcPrChange>
          </w:tcPr>
          <w:p w14:paraId="7AF502AD" w14:textId="77777777" w:rsidR="005F3BAC" w:rsidRPr="00B90FBE" w:rsidRDefault="005F3BAC">
            <w:pPr>
              <w:rPr>
                <w:ins w:id="1400" w:author="Hoan Ng" w:date="2017-03-20T22:18:00Z"/>
                <w:bCs/>
                <w:sz w:val="32"/>
                <w:rPrChange w:id="1401" w:author="Kai Pa" w:date="2018-05-21T21:31:00Z">
                  <w:rPr>
                    <w:ins w:id="1402" w:author="Hoan Ng" w:date="2017-03-20T22:18:00Z"/>
                    <w:b/>
                    <w:bCs/>
                  </w:rPr>
                </w:rPrChange>
              </w:rPr>
            </w:pPr>
            <w:ins w:id="1403" w:author="Hoan Ng" w:date="2017-03-20T22:18:00Z">
              <w:r w:rsidRPr="00B90FBE">
                <w:rPr>
                  <w:bCs/>
                  <w:sz w:val="32"/>
                  <w:rPrChange w:id="1404" w:author="Kai Pa" w:date="2018-05-21T21:31:00Z">
                    <w:rPr>
                      <w:b/>
                      <w:bCs/>
                    </w:rPr>
                  </w:rPrChange>
                </w:rPr>
                <w:t> </w:t>
              </w:r>
            </w:ins>
          </w:p>
        </w:tc>
      </w:tr>
      <w:tr w:rsidR="005F3BAC" w:rsidRPr="00B90FBE" w14:paraId="5DCD9365" w14:textId="77777777" w:rsidTr="00393718">
        <w:trPr>
          <w:trHeight w:val="300"/>
          <w:ins w:id="1405" w:author="Hoan Ng" w:date="2017-03-20T22:18:00Z"/>
          <w:trPrChange w:id="1406" w:author="Kai Pa" w:date="2018-05-21T21:18:00Z">
            <w:trPr>
              <w:trHeight w:val="300"/>
            </w:trPr>
          </w:trPrChange>
        </w:trPr>
        <w:tc>
          <w:tcPr>
            <w:tcW w:w="936" w:type="dxa"/>
            <w:hideMark/>
            <w:tcPrChange w:id="1407" w:author="Kai Pa" w:date="2018-05-21T21:18:00Z">
              <w:tcPr>
                <w:tcW w:w="8140" w:type="dxa"/>
                <w:gridSpan w:val="2"/>
                <w:hideMark/>
              </w:tcPr>
            </w:tcPrChange>
          </w:tcPr>
          <w:p w14:paraId="2AFCE6AD" w14:textId="77777777" w:rsidR="005F3BAC" w:rsidRPr="00B90FBE" w:rsidRDefault="005F3BAC">
            <w:pPr>
              <w:rPr>
                <w:ins w:id="1408" w:author="Hoan Ng" w:date="2017-03-20T22:18:00Z"/>
                <w:bCs/>
                <w:sz w:val="32"/>
                <w:rPrChange w:id="1409" w:author="Kai Pa" w:date="2018-05-21T21:31:00Z">
                  <w:rPr>
                    <w:ins w:id="1410" w:author="Hoan Ng" w:date="2017-03-20T22:18:00Z"/>
                    <w:b/>
                    <w:bCs/>
                  </w:rPr>
                </w:rPrChange>
              </w:rPr>
            </w:pPr>
            <w:ins w:id="1411" w:author="Hoan Ng" w:date="2017-03-20T22:18:00Z">
              <w:r w:rsidRPr="00B90FBE">
                <w:rPr>
                  <w:bCs/>
                  <w:sz w:val="32"/>
                  <w:rPrChange w:id="1412" w:author="Kai Pa" w:date="2018-05-21T21:31:00Z">
                    <w:rPr>
                      <w:b/>
                      <w:bCs/>
                    </w:rPr>
                  </w:rPrChange>
                </w:rPr>
                <w:t> </w:t>
              </w:r>
            </w:ins>
          </w:p>
        </w:tc>
        <w:tc>
          <w:tcPr>
            <w:tcW w:w="4250" w:type="dxa"/>
            <w:hideMark/>
            <w:tcPrChange w:id="1413" w:author="Kai Pa" w:date="2018-05-21T21:18:00Z">
              <w:tcPr>
                <w:tcW w:w="3340" w:type="dxa"/>
                <w:gridSpan w:val="2"/>
                <w:hideMark/>
              </w:tcPr>
            </w:tcPrChange>
          </w:tcPr>
          <w:p w14:paraId="432A4F84" w14:textId="741B120E" w:rsidR="005F3BAC" w:rsidRPr="00B90FBE" w:rsidRDefault="005F3BAC" w:rsidP="007227D2">
            <w:pPr>
              <w:rPr>
                <w:ins w:id="1414" w:author="Hoan Ng" w:date="2017-03-20T22:18:00Z"/>
                <w:bCs/>
                <w:sz w:val="32"/>
                <w:rPrChange w:id="1415" w:author="Kai Pa" w:date="2018-05-21T21:31:00Z">
                  <w:rPr>
                    <w:ins w:id="1416" w:author="Hoan Ng" w:date="2017-03-20T22:18:00Z"/>
                    <w:b/>
                    <w:bCs/>
                  </w:rPr>
                </w:rPrChange>
              </w:rPr>
              <w:pPrChange w:id="1417" w:author="Kai Pa" w:date="2018-05-21T21:17:00Z">
                <w:pPr/>
              </w:pPrChange>
            </w:pPr>
            <w:ins w:id="1418" w:author="Hoan Ng" w:date="2017-03-20T22:18:00Z">
              <w:r w:rsidRPr="00B90FBE">
                <w:rPr>
                  <w:bCs/>
                  <w:sz w:val="32"/>
                  <w:rPrChange w:id="1419" w:author="Kai Pa" w:date="2018-05-21T21:31:00Z">
                    <w:rPr>
                      <w:b/>
                      <w:bCs/>
                    </w:rPr>
                  </w:rPrChange>
                </w:rPr>
                <w:t>4.2.</w:t>
              </w:r>
            </w:ins>
            <w:ins w:id="1420" w:author="Kai Pa" w:date="2018-05-21T21:17:00Z">
              <w:r w:rsidR="007227D2" w:rsidRPr="00B90FBE">
                <w:rPr>
                  <w:bCs/>
                  <w:sz w:val="32"/>
                  <w:rPrChange w:id="1421" w:author="Kai Pa" w:date="2018-05-21T21:31:00Z">
                    <w:rPr>
                      <w:bCs/>
                      <w:sz w:val="28"/>
                    </w:rPr>
                  </w:rPrChange>
                </w:rPr>
                <w:t xml:space="preserve"> Vấn đề khi cài đặt</w:t>
              </w:r>
            </w:ins>
          </w:p>
        </w:tc>
        <w:tc>
          <w:tcPr>
            <w:tcW w:w="1220" w:type="dxa"/>
            <w:hideMark/>
            <w:tcPrChange w:id="1422" w:author="Kai Pa" w:date="2018-05-21T21:18:00Z">
              <w:tcPr>
                <w:tcW w:w="960" w:type="dxa"/>
                <w:gridSpan w:val="2"/>
                <w:hideMark/>
              </w:tcPr>
            </w:tcPrChange>
          </w:tcPr>
          <w:p w14:paraId="49395E88" w14:textId="54CF3DF8" w:rsidR="005F3BAC" w:rsidRPr="00B90FBE" w:rsidRDefault="005F3BAC">
            <w:pPr>
              <w:rPr>
                <w:ins w:id="1423" w:author="Hoan Ng" w:date="2017-03-20T22:18:00Z"/>
                <w:bCs/>
                <w:sz w:val="32"/>
                <w:rPrChange w:id="1424" w:author="Kai Pa" w:date="2018-05-21T21:31:00Z">
                  <w:rPr>
                    <w:ins w:id="1425" w:author="Hoan Ng" w:date="2017-03-20T22:18:00Z"/>
                    <w:b/>
                    <w:bCs/>
                  </w:rPr>
                </w:rPrChange>
              </w:rPr>
            </w:pPr>
            <w:ins w:id="1426" w:author="Hoan Ng" w:date="2017-03-20T22:18:00Z">
              <w:r w:rsidRPr="00B90FBE">
                <w:rPr>
                  <w:bCs/>
                  <w:sz w:val="32"/>
                  <w:rPrChange w:id="1427" w:author="Kai Pa" w:date="2018-05-21T21:31:00Z">
                    <w:rPr>
                      <w:b/>
                      <w:bCs/>
                    </w:rPr>
                  </w:rPrChange>
                </w:rPr>
                <w:t> </w:t>
              </w:r>
            </w:ins>
          </w:p>
        </w:tc>
        <w:tc>
          <w:tcPr>
            <w:tcW w:w="1149" w:type="dxa"/>
            <w:hideMark/>
            <w:tcPrChange w:id="1428" w:author="Kai Pa" w:date="2018-05-21T21:18:00Z">
              <w:tcPr>
                <w:tcW w:w="960" w:type="dxa"/>
                <w:gridSpan w:val="2"/>
                <w:hideMark/>
              </w:tcPr>
            </w:tcPrChange>
          </w:tcPr>
          <w:p w14:paraId="38EC709B" w14:textId="77777777" w:rsidR="005F3BAC" w:rsidRPr="00B90FBE" w:rsidRDefault="005F3BAC">
            <w:pPr>
              <w:rPr>
                <w:ins w:id="1429" w:author="Hoan Ng" w:date="2017-03-20T22:18:00Z"/>
                <w:bCs/>
                <w:sz w:val="32"/>
                <w:rPrChange w:id="1430" w:author="Kai Pa" w:date="2018-05-21T21:31:00Z">
                  <w:rPr>
                    <w:ins w:id="1431" w:author="Hoan Ng" w:date="2017-03-20T22:18:00Z"/>
                    <w:b/>
                    <w:bCs/>
                  </w:rPr>
                </w:rPrChange>
              </w:rPr>
            </w:pPr>
            <w:ins w:id="1432" w:author="Hoan Ng" w:date="2017-03-20T22:18:00Z">
              <w:r w:rsidRPr="00B90FBE">
                <w:rPr>
                  <w:bCs/>
                  <w:sz w:val="32"/>
                  <w:rPrChange w:id="1433" w:author="Kai Pa" w:date="2018-05-21T21:31:00Z">
                    <w:rPr>
                      <w:b/>
                      <w:bCs/>
                    </w:rPr>
                  </w:rPrChange>
                </w:rPr>
                <w:t> </w:t>
              </w:r>
            </w:ins>
          </w:p>
        </w:tc>
        <w:tc>
          <w:tcPr>
            <w:tcW w:w="1164" w:type="dxa"/>
            <w:hideMark/>
            <w:tcPrChange w:id="1434" w:author="Kai Pa" w:date="2018-05-21T21:18:00Z">
              <w:tcPr>
                <w:tcW w:w="960" w:type="dxa"/>
                <w:hideMark/>
              </w:tcPr>
            </w:tcPrChange>
          </w:tcPr>
          <w:p w14:paraId="61A8C50C" w14:textId="77777777" w:rsidR="005F3BAC" w:rsidRPr="00B90FBE" w:rsidRDefault="005F3BAC">
            <w:pPr>
              <w:rPr>
                <w:ins w:id="1435" w:author="Hoan Ng" w:date="2017-03-20T22:18:00Z"/>
                <w:bCs/>
                <w:sz w:val="32"/>
                <w:rPrChange w:id="1436" w:author="Kai Pa" w:date="2018-05-21T21:31:00Z">
                  <w:rPr>
                    <w:ins w:id="1437" w:author="Hoan Ng" w:date="2017-03-20T22:18:00Z"/>
                    <w:b/>
                    <w:bCs/>
                  </w:rPr>
                </w:rPrChange>
              </w:rPr>
            </w:pPr>
            <w:ins w:id="1438" w:author="Hoan Ng" w:date="2017-03-20T22:18:00Z">
              <w:r w:rsidRPr="00B90FBE">
                <w:rPr>
                  <w:bCs/>
                  <w:sz w:val="32"/>
                  <w:rPrChange w:id="1439" w:author="Kai Pa" w:date="2018-05-21T21:31:00Z">
                    <w:rPr>
                      <w:b/>
                      <w:bCs/>
                    </w:rPr>
                  </w:rPrChange>
                </w:rPr>
                <w:t> </w:t>
              </w:r>
            </w:ins>
          </w:p>
        </w:tc>
        <w:tc>
          <w:tcPr>
            <w:tcW w:w="793" w:type="dxa"/>
            <w:hideMark/>
            <w:tcPrChange w:id="1440" w:author="Kai Pa" w:date="2018-05-21T21:18:00Z">
              <w:tcPr>
                <w:tcW w:w="960" w:type="dxa"/>
                <w:gridSpan w:val="2"/>
                <w:hideMark/>
              </w:tcPr>
            </w:tcPrChange>
          </w:tcPr>
          <w:p w14:paraId="229C35ED" w14:textId="77777777" w:rsidR="005F3BAC" w:rsidRPr="00B90FBE" w:rsidRDefault="005F3BAC">
            <w:pPr>
              <w:rPr>
                <w:ins w:id="1441" w:author="Hoan Ng" w:date="2017-03-20T22:18:00Z"/>
                <w:bCs/>
                <w:sz w:val="32"/>
                <w:rPrChange w:id="1442" w:author="Kai Pa" w:date="2018-05-21T21:31:00Z">
                  <w:rPr>
                    <w:ins w:id="1443" w:author="Hoan Ng" w:date="2017-03-20T22:18:00Z"/>
                    <w:b/>
                    <w:bCs/>
                  </w:rPr>
                </w:rPrChange>
              </w:rPr>
            </w:pPr>
            <w:ins w:id="1444" w:author="Hoan Ng" w:date="2017-03-20T22:18:00Z">
              <w:r w:rsidRPr="00B90FBE">
                <w:rPr>
                  <w:bCs/>
                  <w:sz w:val="32"/>
                  <w:rPrChange w:id="1445" w:author="Kai Pa" w:date="2018-05-21T21:31:00Z">
                    <w:rPr>
                      <w:b/>
                      <w:bCs/>
                    </w:rPr>
                  </w:rPrChange>
                </w:rPr>
                <w:t> </w:t>
              </w:r>
            </w:ins>
          </w:p>
        </w:tc>
      </w:tr>
      <w:tr w:rsidR="005F3BAC" w:rsidRPr="00B90FBE" w14:paraId="406C40F0" w14:textId="77777777" w:rsidTr="00393718">
        <w:trPr>
          <w:trHeight w:val="300"/>
          <w:ins w:id="1446" w:author="Hoan Ng" w:date="2017-03-20T22:18:00Z"/>
          <w:trPrChange w:id="1447" w:author="Kai Pa" w:date="2018-05-21T21:18:00Z">
            <w:trPr>
              <w:trHeight w:val="300"/>
            </w:trPr>
          </w:trPrChange>
        </w:trPr>
        <w:tc>
          <w:tcPr>
            <w:tcW w:w="936" w:type="dxa"/>
            <w:hideMark/>
            <w:tcPrChange w:id="1448" w:author="Kai Pa" w:date="2018-05-21T21:18:00Z">
              <w:tcPr>
                <w:tcW w:w="8140" w:type="dxa"/>
                <w:gridSpan w:val="2"/>
                <w:hideMark/>
              </w:tcPr>
            </w:tcPrChange>
          </w:tcPr>
          <w:p w14:paraId="329C82C7" w14:textId="77777777" w:rsidR="005F3BAC" w:rsidRPr="00B90FBE" w:rsidRDefault="005F3BAC">
            <w:pPr>
              <w:rPr>
                <w:ins w:id="1449" w:author="Hoan Ng" w:date="2017-03-20T22:18:00Z"/>
                <w:bCs/>
                <w:sz w:val="32"/>
                <w:rPrChange w:id="1450" w:author="Kai Pa" w:date="2018-05-21T21:31:00Z">
                  <w:rPr>
                    <w:ins w:id="1451" w:author="Hoan Ng" w:date="2017-03-20T22:18:00Z"/>
                    <w:b/>
                    <w:bCs/>
                  </w:rPr>
                </w:rPrChange>
              </w:rPr>
            </w:pPr>
            <w:ins w:id="1452" w:author="Hoan Ng" w:date="2017-03-20T22:18:00Z">
              <w:r w:rsidRPr="00B90FBE">
                <w:rPr>
                  <w:bCs/>
                  <w:sz w:val="32"/>
                  <w:rPrChange w:id="1453" w:author="Kai Pa" w:date="2018-05-21T21:31:00Z">
                    <w:rPr>
                      <w:b/>
                      <w:bCs/>
                    </w:rPr>
                  </w:rPrChange>
                </w:rPr>
                <w:t> </w:t>
              </w:r>
            </w:ins>
          </w:p>
        </w:tc>
        <w:tc>
          <w:tcPr>
            <w:tcW w:w="4250" w:type="dxa"/>
            <w:hideMark/>
            <w:tcPrChange w:id="1454" w:author="Kai Pa" w:date="2018-05-21T21:18:00Z">
              <w:tcPr>
                <w:tcW w:w="3340" w:type="dxa"/>
                <w:gridSpan w:val="2"/>
                <w:hideMark/>
              </w:tcPr>
            </w:tcPrChange>
          </w:tcPr>
          <w:p w14:paraId="3951D426" w14:textId="668C5F56" w:rsidR="005F3BAC" w:rsidRPr="00B90FBE" w:rsidRDefault="005F3BAC" w:rsidP="007227D2">
            <w:pPr>
              <w:rPr>
                <w:ins w:id="1455" w:author="Hoan Ng" w:date="2017-03-20T22:18:00Z"/>
                <w:bCs/>
                <w:sz w:val="32"/>
                <w:rPrChange w:id="1456" w:author="Kai Pa" w:date="2018-05-21T21:31:00Z">
                  <w:rPr>
                    <w:ins w:id="1457" w:author="Hoan Ng" w:date="2017-03-20T22:18:00Z"/>
                    <w:b/>
                    <w:bCs/>
                  </w:rPr>
                </w:rPrChange>
              </w:rPr>
              <w:pPrChange w:id="1458" w:author="Kai Pa" w:date="2018-05-21T21:17:00Z">
                <w:pPr/>
              </w:pPrChange>
            </w:pPr>
            <w:ins w:id="1459" w:author="Hoan Ng" w:date="2017-03-20T22:18:00Z">
              <w:r w:rsidRPr="00B90FBE">
                <w:rPr>
                  <w:bCs/>
                  <w:sz w:val="32"/>
                  <w:rPrChange w:id="1460" w:author="Kai Pa" w:date="2018-05-21T21:31:00Z">
                    <w:rPr>
                      <w:b/>
                      <w:bCs/>
                    </w:rPr>
                  </w:rPrChange>
                </w:rPr>
                <w:t>4.3</w:t>
              </w:r>
            </w:ins>
            <w:ins w:id="1461" w:author="Kai Pa" w:date="2018-05-21T21:17:00Z">
              <w:r w:rsidR="007227D2" w:rsidRPr="00B90FBE">
                <w:rPr>
                  <w:bCs/>
                  <w:sz w:val="32"/>
                  <w:rPrChange w:id="1462" w:author="Kai Pa" w:date="2018-05-21T21:31:00Z">
                    <w:rPr>
                      <w:bCs/>
                      <w:sz w:val="28"/>
                    </w:rPr>
                  </w:rPrChange>
                </w:rPr>
                <w:t>. Phương pháp giải quyết</w:t>
              </w:r>
            </w:ins>
          </w:p>
        </w:tc>
        <w:tc>
          <w:tcPr>
            <w:tcW w:w="1220" w:type="dxa"/>
            <w:hideMark/>
            <w:tcPrChange w:id="1463" w:author="Kai Pa" w:date="2018-05-21T21:18:00Z">
              <w:tcPr>
                <w:tcW w:w="960" w:type="dxa"/>
                <w:gridSpan w:val="2"/>
                <w:hideMark/>
              </w:tcPr>
            </w:tcPrChange>
          </w:tcPr>
          <w:p w14:paraId="13449711" w14:textId="77777777" w:rsidR="005F3BAC" w:rsidRPr="00B90FBE" w:rsidRDefault="005F3BAC">
            <w:pPr>
              <w:rPr>
                <w:ins w:id="1464" w:author="Hoan Ng" w:date="2017-03-20T22:18:00Z"/>
                <w:bCs/>
                <w:sz w:val="32"/>
                <w:rPrChange w:id="1465" w:author="Kai Pa" w:date="2018-05-21T21:31:00Z">
                  <w:rPr>
                    <w:ins w:id="1466" w:author="Hoan Ng" w:date="2017-03-20T22:18:00Z"/>
                    <w:b/>
                    <w:bCs/>
                  </w:rPr>
                </w:rPrChange>
              </w:rPr>
            </w:pPr>
            <w:ins w:id="1467" w:author="Hoan Ng" w:date="2017-03-20T22:18:00Z">
              <w:r w:rsidRPr="00B90FBE">
                <w:rPr>
                  <w:bCs/>
                  <w:sz w:val="32"/>
                  <w:rPrChange w:id="1468" w:author="Kai Pa" w:date="2018-05-21T21:31:00Z">
                    <w:rPr>
                      <w:b/>
                      <w:bCs/>
                    </w:rPr>
                  </w:rPrChange>
                </w:rPr>
                <w:t> </w:t>
              </w:r>
            </w:ins>
          </w:p>
        </w:tc>
        <w:tc>
          <w:tcPr>
            <w:tcW w:w="1149" w:type="dxa"/>
            <w:hideMark/>
            <w:tcPrChange w:id="1469" w:author="Kai Pa" w:date="2018-05-21T21:18:00Z">
              <w:tcPr>
                <w:tcW w:w="960" w:type="dxa"/>
                <w:gridSpan w:val="2"/>
                <w:hideMark/>
              </w:tcPr>
            </w:tcPrChange>
          </w:tcPr>
          <w:p w14:paraId="496411CF" w14:textId="77777777" w:rsidR="005F3BAC" w:rsidRPr="00B90FBE" w:rsidRDefault="005F3BAC">
            <w:pPr>
              <w:rPr>
                <w:ins w:id="1470" w:author="Hoan Ng" w:date="2017-03-20T22:18:00Z"/>
                <w:bCs/>
                <w:sz w:val="32"/>
                <w:rPrChange w:id="1471" w:author="Kai Pa" w:date="2018-05-21T21:31:00Z">
                  <w:rPr>
                    <w:ins w:id="1472" w:author="Hoan Ng" w:date="2017-03-20T22:18:00Z"/>
                    <w:b/>
                    <w:bCs/>
                  </w:rPr>
                </w:rPrChange>
              </w:rPr>
            </w:pPr>
            <w:ins w:id="1473" w:author="Hoan Ng" w:date="2017-03-20T22:18:00Z">
              <w:r w:rsidRPr="00B90FBE">
                <w:rPr>
                  <w:bCs/>
                  <w:sz w:val="32"/>
                  <w:rPrChange w:id="1474" w:author="Kai Pa" w:date="2018-05-21T21:31:00Z">
                    <w:rPr>
                      <w:b/>
                      <w:bCs/>
                    </w:rPr>
                  </w:rPrChange>
                </w:rPr>
                <w:t> </w:t>
              </w:r>
            </w:ins>
          </w:p>
        </w:tc>
        <w:tc>
          <w:tcPr>
            <w:tcW w:w="1164" w:type="dxa"/>
            <w:hideMark/>
            <w:tcPrChange w:id="1475" w:author="Kai Pa" w:date="2018-05-21T21:18:00Z">
              <w:tcPr>
                <w:tcW w:w="960" w:type="dxa"/>
                <w:hideMark/>
              </w:tcPr>
            </w:tcPrChange>
          </w:tcPr>
          <w:p w14:paraId="1F0C199A" w14:textId="77777777" w:rsidR="005F3BAC" w:rsidRPr="00B90FBE" w:rsidRDefault="005F3BAC">
            <w:pPr>
              <w:rPr>
                <w:ins w:id="1476" w:author="Hoan Ng" w:date="2017-03-20T22:18:00Z"/>
                <w:bCs/>
                <w:sz w:val="32"/>
                <w:rPrChange w:id="1477" w:author="Kai Pa" w:date="2018-05-21T21:31:00Z">
                  <w:rPr>
                    <w:ins w:id="1478" w:author="Hoan Ng" w:date="2017-03-20T22:18:00Z"/>
                    <w:b/>
                    <w:bCs/>
                  </w:rPr>
                </w:rPrChange>
              </w:rPr>
            </w:pPr>
            <w:ins w:id="1479" w:author="Hoan Ng" w:date="2017-03-20T22:18:00Z">
              <w:r w:rsidRPr="00B90FBE">
                <w:rPr>
                  <w:bCs/>
                  <w:sz w:val="32"/>
                  <w:rPrChange w:id="1480" w:author="Kai Pa" w:date="2018-05-21T21:31:00Z">
                    <w:rPr>
                      <w:b/>
                      <w:bCs/>
                    </w:rPr>
                  </w:rPrChange>
                </w:rPr>
                <w:t> </w:t>
              </w:r>
            </w:ins>
          </w:p>
        </w:tc>
        <w:tc>
          <w:tcPr>
            <w:tcW w:w="793" w:type="dxa"/>
            <w:hideMark/>
            <w:tcPrChange w:id="1481" w:author="Kai Pa" w:date="2018-05-21T21:18:00Z">
              <w:tcPr>
                <w:tcW w:w="960" w:type="dxa"/>
                <w:gridSpan w:val="2"/>
                <w:hideMark/>
              </w:tcPr>
            </w:tcPrChange>
          </w:tcPr>
          <w:p w14:paraId="2E3EF5E6" w14:textId="77777777" w:rsidR="005F3BAC" w:rsidRPr="00B90FBE" w:rsidRDefault="005F3BAC">
            <w:pPr>
              <w:rPr>
                <w:ins w:id="1482" w:author="Hoan Ng" w:date="2017-03-20T22:18:00Z"/>
                <w:bCs/>
                <w:sz w:val="32"/>
                <w:rPrChange w:id="1483" w:author="Kai Pa" w:date="2018-05-21T21:31:00Z">
                  <w:rPr>
                    <w:ins w:id="1484" w:author="Hoan Ng" w:date="2017-03-20T22:18:00Z"/>
                    <w:b/>
                    <w:bCs/>
                  </w:rPr>
                </w:rPrChange>
              </w:rPr>
            </w:pPr>
            <w:ins w:id="1485" w:author="Hoan Ng" w:date="2017-03-20T22:18:00Z">
              <w:r w:rsidRPr="00B90FBE">
                <w:rPr>
                  <w:bCs/>
                  <w:sz w:val="32"/>
                  <w:rPrChange w:id="1486" w:author="Kai Pa" w:date="2018-05-21T21:31:00Z">
                    <w:rPr>
                      <w:b/>
                      <w:bCs/>
                    </w:rPr>
                  </w:rPrChange>
                </w:rPr>
                <w:t> </w:t>
              </w:r>
            </w:ins>
          </w:p>
        </w:tc>
      </w:tr>
      <w:tr w:rsidR="005F3BAC" w:rsidRPr="00B90FBE" w14:paraId="21C807D0" w14:textId="77777777" w:rsidTr="00393718">
        <w:trPr>
          <w:trHeight w:val="300"/>
          <w:ins w:id="1487" w:author="Hoan Ng" w:date="2017-03-20T22:18:00Z"/>
          <w:trPrChange w:id="1488" w:author="Kai Pa" w:date="2018-05-21T21:18:00Z">
            <w:trPr>
              <w:trHeight w:val="300"/>
            </w:trPr>
          </w:trPrChange>
        </w:trPr>
        <w:tc>
          <w:tcPr>
            <w:tcW w:w="936" w:type="dxa"/>
            <w:hideMark/>
            <w:tcPrChange w:id="1489" w:author="Kai Pa" w:date="2018-05-21T21:18:00Z">
              <w:tcPr>
                <w:tcW w:w="8140" w:type="dxa"/>
                <w:gridSpan w:val="2"/>
                <w:hideMark/>
              </w:tcPr>
            </w:tcPrChange>
          </w:tcPr>
          <w:p w14:paraId="1403FC80" w14:textId="77777777" w:rsidR="005F3BAC" w:rsidRPr="00B90FBE" w:rsidRDefault="005F3BAC">
            <w:pPr>
              <w:rPr>
                <w:ins w:id="1490" w:author="Hoan Ng" w:date="2017-03-20T22:18:00Z"/>
                <w:bCs/>
                <w:sz w:val="32"/>
                <w:rPrChange w:id="1491" w:author="Kai Pa" w:date="2018-05-21T21:31:00Z">
                  <w:rPr>
                    <w:ins w:id="1492" w:author="Hoan Ng" w:date="2017-03-20T22:18:00Z"/>
                    <w:b/>
                    <w:bCs/>
                  </w:rPr>
                </w:rPrChange>
              </w:rPr>
            </w:pPr>
            <w:ins w:id="1493" w:author="Hoan Ng" w:date="2017-03-20T22:18:00Z">
              <w:r w:rsidRPr="00B90FBE">
                <w:rPr>
                  <w:bCs/>
                  <w:sz w:val="32"/>
                  <w:rPrChange w:id="1494" w:author="Kai Pa" w:date="2018-05-21T21:31:00Z">
                    <w:rPr>
                      <w:b/>
                      <w:bCs/>
                    </w:rPr>
                  </w:rPrChange>
                </w:rPr>
                <w:t> </w:t>
              </w:r>
            </w:ins>
          </w:p>
        </w:tc>
        <w:tc>
          <w:tcPr>
            <w:tcW w:w="4250" w:type="dxa"/>
            <w:hideMark/>
            <w:tcPrChange w:id="1495" w:author="Kai Pa" w:date="2018-05-21T21:18:00Z">
              <w:tcPr>
                <w:tcW w:w="3340" w:type="dxa"/>
                <w:gridSpan w:val="2"/>
                <w:hideMark/>
              </w:tcPr>
            </w:tcPrChange>
          </w:tcPr>
          <w:p w14:paraId="77FA6EA6" w14:textId="77777777" w:rsidR="005F3BAC" w:rsidRPr="00B90FBE" w:rsidRDefault="005F3BAC">
            <w:pPr>
              <w:rPr>
                <w:ins w:id="1496" w:author="Hoan Ng" w:date="2017-03-20T22:18:00Z"/>
                <w:bCs/>
                <w:sz w:val="32"/>
                <w:rPrChange w:id="1497" w:author="Kai Pa" w:date="2018-05-21T21:31:00Z">
                  <w:rPr>
                    <w:ins w:id="1498" w:author="Hoan Ng" w:date="2017-03-20T22:18:00Z"/>
                    <w:b/>
                    <w:bCs/>
                  </w:rPr>
                </w:rPrChange>
              </w:rPr>
            </w:pPr>
            <w:ins w:id="1499" w:author="Hoan Ng" w:date="2017-03-20T22:18:00Z">
              <w:r w:rsidRPr="00B90FBE">
                <w:rPr>
                  <w:bCs/>
                  <w:sz w:val="32"/>
                  <w:rPrChange w:id="1500" w:author="Kai Pa" w:date="2018-05-21T21:31:00Z">
                    <w:rPr>
                      <w:b/>
                      <w:bCs/>
                    </w:rPr>
                  </w:rPrChange>
                </w:rPr>
                <w:t>Chương 5: Kiểm thử</w:t>
              </w:r>
            </w:ins>
          </w:p>
        </w:tc>
        <w:tc>
          <w:tcPr>
            <w:tcW w:w="1220" w:type="dxa"/>
            <w:hideMark/>
            <w:tcPrChange w:id="1501" w:author="Kai Pa" w:date="2018-05-21T21:18:00Z">
              <w:tcPr>
                <w:tcW w:w="960" w:type="dxa"/>
                <w:gridSpan w:val="2"/>
                <w:hideMark/>
              </w:tcPr>
            </w:tcPrChange>
          </w:tcPr>
          <w:p w14:paraId="5D73C054" w14:textId="3228A737" w:rsidR="005F3BAC" w:rsidRPr="00B90FBE" w:rsidRDefault="005F3BAC">
            <w:pPr>
              <w:rPr>
                <w:ins w:id="1502" w:author="Hoan Ng" w:date="2017-03-20T22:18:00Z"/>
                <w:bCs/>
                <w:sz w:val="32"/>
                <w:rPrChange w:id="1503" w:author="Kai Pa" w:date="2018-05-21T21:31:00Z">
                  <w:rPr>
                    <w:ins w:id="1504" w:author="Hoan Ng" w:date="2017-03-20T22:18:00Z"/>
                    <w:b/>
                    <w:bCs/>
                  </w:rPr>
                </w:rPrChange>
              </w:rPr>
            </w:pPr>
            <w:ins w:id="1505" w:author="Hoan Ng" w:date="2017-03-20T22:18:00Z">
              <w:r w:rsidRPr="00B90FBE">
                <w:rPr>
                  <w:bCs/>
                  <w:sz w:val="32"/>
                  <w:rPrChange w:id="1506" w:author="Kai Pa" w:date="2018-05-21T21:31:00Z">
                    <w:rPr>
                      <w:b/>
                      <w:bCs/>
                    </w:rPr>
                  </w:rPrChange>
                </w:rPr>
                <w:t> </w:t>
              </w:r>
            </w:ins>
          </w:p>
        </w:tc>
        <w:tc>
          <w:tcPr>
            <w:tcW w:w="1149" w:type="dxa"/>
            <w:hideMark/>
            <w:tcPrChange w:id="1507" w:author="Kai Pa" w:date="2018-05-21T21:18:00Z">
              <w:tcPr>
                <w:tcW w:w="960" w:type="dxa"/>
                <w:gridSpan w:val="2"/>
                <w:hideMark/>
              </w:tcPr>
            </w:tcPrChange>
          </w:tcPr>
          <w:p w14:paraId="3CA63141" w14:textId="77777777" w:rsidR="005F3BAC" w:rsidRPr="00B90FBE" w:rsidRDefault="005F3BAC">
            <w:pPr>
              <w:rPr>
                <w:ins w:id="1508" w:author="Hoan Ng" w:date="2017-03-20T22:18:00Z"/>
                <w:bCs/>
                <w:sz w:val="32"/>
                <w:rPrChange w:id="1509" w:author="Kai Pa" w:date="2018-05-21T21:31:00Z">
                  <w:rPr>
                    <w:ins w:id="1510" w:author="Hoan Ng" w:date="2017-03-20T22:18:00Z"/>
                    <w:b/>
                    <w:bCs/>
                  </w:rPr>
                </w:rPrChange>
              </w:rPr>
            </w:pPr>
            <w:ins w:id="1511" w:author="Hoan Ng" w:date="2017-03-20T22:18:00Z">
              <w:r w:rsidRPr="00B90FBE">
                <w:rPr>
                  <w:bCs/>
                  <w:sz w:val="32"/>
                  <w:rPrChange w:id="1512" w:author="Kai Pa" w:date="2018-05-21T21:31:00Z">
                    <w:rPr>
                      <w:b/>
                      <w:bCs/>
                    </w:rPr>
                  </w:rPrChange>
                </w:rPr>
                <w:t> </w:t>
              </w:r>
            </w:ins>
          </w:p>
        </w:tc>
        <w:tc>
          <w:tcPr>
            <w:tcW w:w="1164" w:type="dxa"/>
            <w:hideMark/>
            <w:tcPrChange w:id="1513" w:author="Kai Pa" w:date="2018-05-21T21:18:00Z">
              <w:tcPr>
                <w:tcW w:w="960" w:type="dxa"/>
                <w:hideMark/>
              </w:tcPr>
            </w:tcPrChange>
          </w:tcPr>
          <w:p w14:paraId="4EBC632E" w14:textId="77777777" w:rsidR="005F3BAC" w:rsidRPr="00B90FBE" w:rsidRDefault="005F3BAC">
            <w:pPr>
              <w:rPr>
                <w:ins w:id="1514" w:author="Hoan Ng" w:date="2017-03-20T22:18:00Z"/>
                <w:bCs/>
                <w:sz w:val="32"/>
                <w:rPrChange w:id="1515" w:author="Kai Pa" w:date="2018-05-21T21:31:00Z">
                  <w:rPr>
                    <w:ins w:id="1516" w:author="Hoan Ng" w:date="2017-03-20T22:18:00Z"/>
                    <w:b/>
                    <w:bCs/>
                  </w:rPr>
                </w:rPrChange>
              </w:rPr>
            </w:pPr>
            <w:ins w:id="1517" w:author="Hoan Ng" w:date="2017-03-20T22:18:00Z">
              <w:r w:rsidRPr="00B90FBE">
                <w:rPr>
                  <w:bCs/>
                  <w:sz w:val="32"/>
                  <w:rPrChange w:id="1518" w:author="Kai Pa" w:date="2018-05-21T21:31:00Z">
                    <w:rPr>
                      <w:b/>
                      <w:bCs/>
                    </w:rPr>
                  </w:rPrChange>
                </w:rPr>
                <w:t> </w:t>
              </w:r>
            </w:ins>
          </w:p>
        </w:tc>
        <w:tc>
          <w:tcPr>
            <w:tcW w:w="793" w:type="dxa"/>
            <w:hideMark/>
            <w:tcPrChange w:id="1519" w:author="Kai Pa" w:date="2018-05-21T21:18:00Z">
              <w:tcPr>
                <w:tcW w:w="960" w:type="dxa"/>
                <w:gridSpan w:val="2"/>
                <w:hideMark/>
              </w:tcPr>
            </w:tcPrChange>
          </w:tcPr>
          <w:p w14:paraId="2C35AA03" w14:textId="77777777" w:rsidR="005F3BAC" w:rsidRPr="00B90FBE" w:rsidRDefault="005F3BAC">
            <w:pPr>
              <w:rPr>
                <w:ins w:id="1520" w:author="Hoan Ng" w:date="2017-03-20T22:18:00Z"/>
                <w:bCs/>
                <w:sz w:val="32"/>
                <w:rPrChange w:id="1521" w:author="Kai Pa" w:date="2018-05-21T21:31:00Z">
                  <w:rPr>
                    <w:ins w:id="1522" w:author="Hoan Ng" w:date="2017-03-20T22:18:00Z"/>
                    <w:b/>
                    <w:bCs/>
                  </w:rPr>
                </w:rPrChange>
              </w:rPr>
            </w:pPr>
            <w:ins w:id="1523" w:author="Hoan Ng" w:date="2017-03-20T22:18:00Z">
              <w:r w:rsidRPr="00B90FBE">
                <w:rPr>
                  <w:bCs/>
                  <w:sz w:val="32"/>
                  <w:rPrChange w:id="1524" w:author="Kai Pa" w:date="2018-05-21T21:31:00Z">
                    <w:rPr>
                      <w:b/>
                      <w:bCs/>
                    </w:rPr>
                  </w:rPrChange>
                </w:rPr>
                <w:t> </w:t>
              </w:r>
            </w:ins>
          </w:p>
        </w:tc>
      </w:tr>
      <w:tr w:rsidR="005F3BAC" w:rsidRPr="00B90FBE" w14:paraId="196FFD71" w14:textId="77777777" w:rsidTr="00393718">
        <w:trPr>
          <w:trHeight w:val="300"/>
          <w:ins w:id="1525" w:author="Hoan Ng" w:date="2017-03-20T22:18:00Z"/>
          <w:trPrChange w:id="1526" w:author="Kai Pa" w:date="2018-05-21T21:18:00Z">
            <w:trPr>
              <w:trHeight w:val="300"/>
            </w:trPr>
          </w:trPrChange>
        </w:trPr>
        <w:tc>
          <w:tcPr>
            <w:tcW w:w="936" w:type="dxa"/>
            <w:hideMark/>
            <w:tcPrChange w:id="1527" w:author="Kai Pa" w:date="2018-05-21T21:18:00Z">
              <w:tcPr>
                <w:tcW w:w="8140" w:type="dxa"/>
                <w:gridSpan w:val="2"/>
                <w:hideMark/>
              </w:tcPr>
            </w:tcPrChange>
          </w:tcPr>
          <w:p w14:paraId="11E07E6C" w14:textId="77777777" w:rsidR="005F3BAC" w:rsidRPr="00B90FBE" w:rsidRDefault="005F3BAC">
            <w:pPr>
              <w:rPr>
                <w:ins w:id="1528" w:author="Hoan Ng" w:date="2017-03-20T22:18:00Z"/>
                <w:bCs/>
                <w:sz w:val="32"/>
                <w:rPrChange w:id="1529" w:author="Kai Pa" w:date="2018-05-21T21:31:00Z">
                  <w:rPr>
                    <w:ins w:id="1530" w:author="Hoan Ng" w:date="2017-03-20T22:18:00Z"/>
                    <w:b/>
                    <w:bCs/>
                  </w:rPr>
                </w:rPrChange>
              </w:rPr>
            </w:pPr>
            <w:ins w:id="1531" w:author="Hoan Ng" w:date="2017-03-20T22:18:00Z">
              <w:r w:rsidRPr="00B90FBE">
                <w:rPr>
                  <w:bCs/>
                  <w:sz w:val="32"/>
                  <w:rPrChange w:id="1532" w:author="Kai Pa" w:date="2018-05-21T21:31:00Z">
                    <w:rPr>
                      <w:b/>
                      <w:bCs/>
                    </w:rPr>
                  </w:rPrChange>
                </w:rPr>
                <w:t> </w:t>
              </w:r>
            </w:ins>
          </w:p>
        </w:tc>
        <w:tc>
          <w:tcPr>
            <w:tcW w:w="4250" w:type="dxa"/>
            <w:hideMark/>
            <w:tcPrChange w:id="1533" w:author="Kai Pa" w:date="2018-05-21T21:18:00Z">
              <w:tcPr>
                <w:tcW w:w="3340" w:type="dxa"/>
                <w:gridSpan w:val="2"/>
                <w:hideMark/>
              </w:tcPr>
            </w:tcPrChange>
          </w:tcPr>
          <w:p w14:paraId="6C5EB020" w14:textId="77777777" w:rsidR="005F3BAC" w:rsidRPr="00B90FBE" w:rsidRDefault="005F3BAC">
            <w:pPr>
              <w:rPr>
                <w:ins w:id="1534" w:author="Hoan Ng" w:date="2017-03-20T22:18:00Z"/>
                <w:bCs/>
                <w:sz w:val="32"/>
                <w:rPrChange w:id="1535" w:author="Kai Pa" w:date="2018-05-21T21:31:00Z">
                  <w:rPr>
                    <w:ins w:id="1536" w:author="Hoan Ng" w:date="2017-03-20T22:18:00Z"/>
                    <w:b/>
                    <w:bCs/>
                  </w:rPr>
                </w:rPrChange>
              </w:rPr>
            </w:pPr>
            <w:ins w:id="1537" w:author="Hoan Ng" w:date="2017-03-20T22:18:00Z">
              <w:r w:rsidRPr="00B90FBE">
                <w:rPr>
                  <w:bCs/>
                  <w:sz w:val="32"/>
                  <w:rPrChange w:id="1538" w:author="Kai Pa" w:date="2018-05-21T21:31:00Z">
                    <w:rPr>
                      <w:b/>
                      <w:bCs/>
                    </w:rPr>
                  </w:rPrChange>
                </w:rPr>
                <w:t>Chương 6: Kết luận</w:t>
              </w:r>
            </w:ins>
          </w:p>
        </w:tc>
        <w:tc>
          <w:tcPr>
            <w:tcW w:w="1220" w:type="dxa"/>
            <w:hideMark/>
            <w:tcPrChange w:id="1539" w:author="Kai Pa" w:date="2018-05-21T21:18:00Z">
              <w:tcPr>
                <w:tcW w:w="960" w:type="dxa"/>
                <w:gridSpan w:val="2"/>
                <w:hideMark/>
              </w:tcPr>
            </w:tcPrChange>
          </w:tcPr>
          <w:p w14:paraId="0797B2FD" w14:textId="77777777" w:rsidR="005F3BAC" w:rsidRPr="00B90FBE" w:rsidRDefault="005F3BAC">
            <w:pPr>
              <w:rPr>
                <w:ins w:id="1540" w:author="Hoan Ng" w:date="2017-03-20T22:18:00Z"/>
                <w:bCs/>
                <w:sz w:val="32"/>
                <w:rPrChange w:id="1541" w:author="Kai Pa" w:date="2018-05-21T21:31:00Z">
                  <w:rPr>
                    <w:ins w:id="1542" w:author="Hoan Ng" w:date="2017-03-20T22:18:00Z"/>
                    <w:b/>
                    <w:bCs/>
                  </w:rPr>
                </w:rPrChange>
              </w:rPr>
            </w:pPr>
            <w:ins w:id="1543" w:author="Hoan Ng" w:date="2017-03-20T22:18:00Z">
              <w:r w:rsidRPr="00B90FBE">
                <w:rPr>
                  <w:bCs/>
                  <w:sz w:val="32"/>
                  <w:rPrChange w:id="1544" w:author="Kai Pa" w:date="2018-05-21T21:31:00Z">
                    <w:rPr>
                      <w:b/>
                      <w:bCs/>
                    </w:rPr>
                  </w:rPrChange>
                </w:rPr>
                <w:t> </w:t>
              </w:r>
            </w:ins>
          </w:p>
        </w:tc>
        <w:tc>
          <w:tcPr>
            <w:tcW w:w="1149" w:type="dxa"/>
            <w:hideMark/>
            <w:tcPrChange w:id="1545" w:author="Kai Pa" w:date="2018-05-21T21:18:00Z">
              <w:tcPr>
                <w:tcW w:w="960" w:type="dxa"/>
                <w:gridSpan w:val="2"/>
                <w:hideMark/>
              </w:tcPr>
            </w:tcPrChange>
          </w:tcPr>
          <w:p w14:paraId="61BA5505" w14:textId="77777777" w:rsidR="005F3BAC" w:rsidRPr="00B90FBE" w:rsidRDefault="005F3BAC">
            <w:pPr>
              <w:rPr>
                <w:ins w:id="1546" w:author="Hoan Ng" w:date="2017-03-20T22:18:00Z"/>
                <w:bCs/>
                <w:sz w:val="32"/>
                <w:rPrChange w:id="1547" w:author="Kai Pa" w:date="2018-05-21T21:31:00Z">
                  <w:rPr>
                    <w:ins w:id="1548" w:author="Hoan Ng" w:date="2017-03-20T22:18:00Z"/>
                    <w:b/>
                    <w:bCs/>
                  </w:rPr>
                </w:rPrChange>
              </w:rPr>
            </w:pPr>
            <w:ins w:id="1549" w:author="Hoan Ng" w:date="2017-03-20T22:18:00Z">
              <w:r w:rsidRPr="00B90FBE">
                <w:rPr>
                  <w:bCs/>
                  <w:sz w:val="32"/>
                  <w:rPrChange w:id="1550" w:author="Kai Pa" w:date="2018-05-21T21:31:00Z">
                    <w:rPr>
                      <w:b/>
                      <w:bCs/>
                    </w:rPr>
                  </w:rPrChange>
                </w:rPr>
                <w:t> </w:t>
              </w:r>
            </w:ins>
          </w:p>
        </w:tc>
        <w:tc>
          <w:tcPr>
            <w:tcW w:w="1164" w:type="dxa"/>
            <w:hideMark/>
            <w:tcPrChange w:id="1551" w:author="Kai Pa" w:date="2018-05-21T21:18:00Z">
              <w:tcPr>
                <w:tcW w:w="960" w:type="dxa"/>
                <w:hideMark/>
              </w:tcPr>
            </w:tcPrChange>
          </w:tcPr>
          <w:p w14:paraId="445C9B19" w14:textId="77777777" w:rsidR="005F3BAC" w:rsidRPr="00B90FBE" w:rsidRDefault="005F3BAC">
            <w:pPr>
              <w:rPr>
                <w:ins w:id="1552" w:author="Hoan Ng" w:date="2017-03-20T22:18:00Z"/>
                <w:bCs/>
                <w:sz w:val="32"/>
                <w:rPrChange w:id="1553" w:author="Kai Pa" w:date="2018-05-21T21:31:00Z">
                  <w:rPr>
                    <w:ins w:id="1554" w:author="Hoan Ng" w:date="2017-03-20T22:18:00Z"/>
                    <w:b/>
                    <w:bCs/>
                  </w:rPr>
                </w:rPrChange>
              </w:rPr>
            </w:pPr>
            <w:ins w:id="1555" w:author="Hoan Ng" w:date="2017-03-20T22:18:00Z">
              <w:r w:rsidRPr="00B90FBE">
                <w:rPr>
                  <w:bCs/>
                  <w:sz w:val="32"/>
                  <w:rPrChange w:id="1556" w:author="Kai Pa" w:date="2018-05-21T21:31:00Z">
                    <w:rPr>
                      <w:b/>
                      <w:bCs/>
                    </w:rPr>
                  </w:rPrChange>
                </w:rPr>
                <w:t> </w:t>
              </w:r>
            </w:ins>
          </w:p>
        </w:tc>
        <w:tc>
          <w:tcPr>
            <w:tcW w:w="793" w:type="dxa"/>
            <w:hideMark/>
            <w:tcPrChange w:id="1557" w:author="Kai Pa" w:date="2018-05-21T21:18:00Z">
              <w:tcPr>
                <w:tcW w:w="960" w:type="dxa"/>
                <w:gridSpan w:val="2"/>
                <w:hideMark/>
              </w:tcPr>
            </w:tcPrChange>
          </w:tcPr>
          <w:p w14:paraId="2FB6F8B5" w14:textId="77777777" w:rsidR="005F3BAC" w:rsidRPr="00B90FBE" w:rsidRDefault="005F3BAC">
            <w:pPr>
              <w:rPr>
                <w:ins w:id="1558" w:author="Hoan Ng" w:date="2017-03-20T22:18:00Z"/>
                <w:bCs/>
                <w:sz w:val="32"/>
                <w:rPrChange w:id="1559" w:author="Kai Pa" w:date="2018-05-21T21:31:00Z">
                  <w:rPr>
                    <w:ins w:id="1560" w:author="Hoan Ng" w:date="2017-03-20T22:18:00Z"/>
                    <w:b/>
                    <w:bCs/>
                  </w:rPr>
                </w:rPrChange>
              </w:rPr>
            </w:pPr>
            <w:ins w:id="1561" w:author="Hoan Ng" w:date="2017-03-20T22:18:00Z">
              <w:r w:rsidRPr="00B90FBE">
                <w:rPr>
                  <w:bCs/>
                  <w:sz w:val="32"/>
                  <w:rPrChange w:id="1562" w:author="Kai Pa" w:date="2018-05-21T21:31:00Z">
                    <w:rPr>
                      <w:b/>
                      <w:bCs/>
                    </w:rPr>
                  </w:rPrChange>
                </w:rPr>
                <w:t> </w:t>
              </w:r>
            </w:ins>
          </w:p>
        </w:tc>
      </w:tr>
      <w:tr w:rsidR="005F3BAC" w:rsidRPr="00B90FBE" w14:paraId="4A16D28F" w14:textId="77777777" w:rsidTr="00393718">
        <w:trPr>
          <w:trHeight w:val="300"/>
          <w:ins w:id="1563" w:author="Hoan Ng" w:date="2017-03-20T22:18:00Z"/>
          <w:trPrChange w:id="1564" w:author="Kai Pa" w:date="2018-05-21T21:18:00Z">
            <w:trPr>
              <w:trHeight w:val="300"/>
            </w:trPr>
          </w:trPrChange>
        </w:trPr>
        <w:tc>
          <w:tcPr>
            <w:tcW w:w="936" w:type="dxa"/>
            <w:hideMark/>
            <w:tcPrChange w:id="1565" w:author="Kai Pa" w:date="2018-05-21T21:18:00Z">
              <w:tcPr>
                <w:tcW w:w="8140" w:type="dxa"/>
                <w:gridSpan w:val="2"/>
                <w:hideMark/>
              </w:tcPr>
            </w:tcPrChange>
          </w:tcPr>
          <w:p w14:paraId="785A88AD" w14:textId="77777777" w:rsidR="005F3BAC" w:rsidRPr="00B90FBE" w:rsidRDefault="005F3BAC">
            <w:pPr>
              <w:rPr>
                <w:ins w:id="1566" w:author="Hoan Ng" w:date="2017-03-20T22:18:00Z"/>
                <w:bCs/>
                <w:sz w:val="32"/>
                <w:rPrChange w:id="1567" w:author="Kai Pa" w:date="2018-05-21T21:31:00Z">
                  <w:rPr>
                    <w:ins w:id="1568" w:author="Hoan Ng" w:date="2017-03-20T22:18:00Z"/>
                    <w:b/>
                    <w:bCs/>
                  </w:rPr>
                </w:rPrChange>
              </w:rPr>
            </w:pPr>
            <w:ins w:id="1569" w:author="Hoan Ng" w:date="2017-03-20T22:18:00Z">
              <w:r w:rsidRPr="00B90FBE">
                <w:rPr>
                  <w:bCs/>
                  <w:sz w:val="32"/>
                  <w:rPrChange w:id="1570" w:author="Kai Pa" w:date="2018-05-21T21:31:00Z">
                    <w:rPr>
                      <w:b/>
                      <w:bCs/>
                    </w:rPr>
                  </w:rPrChange>
                </w:rPr>
                <w:t> </w:t>
              </w:r>
            </w:ins>
          </w:p>
        </w:tc>
        <w:tc>
          <w:tcPr>
            <w:tcW w:w="4250" w:type="dxa"/>
            <w:hideMark/>
            <w:tcPrChange w:id="1571" w:author="Kai Pa" w:date="2018-05-21T21:18:00Z">
              <w:tcPr>
                <w:tcW w:w="3340" w:type="dxa"/>
                <w:gridSpan w:val="2"/>
                <w:hideMark/>
              </w:tcPr>
            </w:tcPrChange>
          </w:tcPr>
          <w:p w14:paraId="443A50A1" w14:textId="77777777" w:rsidR="005F3BAC" w:rsidRPr="00B90FBE" w:rsidRDefault="005F3BAC">
            <w:pPr>
              <w:rPr>
                <w:ins w:id="1572" w:author="Hoan Ng" w:date="2017-03-20T22:18:00Z"/>
                <w:bCs/>
                <w:sz w:val="32"/>
                <w:rPrChange w:id="1573" w:author="Kai Pa" w:date="2018-05-21T21:31:00Z">
                  <w:rPr>
                    <w:ins w:id="1574" w:author="Hoan Ng" w:date="2017-03-20T22:18:00Z"/>
                    <w:b/>
                    <w:bCs/>
                  </w:rPr>
                </w:rPrChange>
              </w:rPr>
            </w:pPr>
            <w:ins w:id="1575" w:author="Hoan Ng" w:date="2017-03-20T22:18:00Z">
              <w:r w:rsidRPr="00B90FBE">
                <w:rPr>
                  <w:bCs/>
                  <w:sz w:val="32"/>
                  <w:rPrChange w:id="1576" w:author="Kai Pa" w:date="2018-05-21T21:31:00Z">
                    <w:rPr>
                      <w:b/>
                      <w:bCs/>
                    </w:rPr>
                  </w:rPrChange>
                </w:rPr>
                <w:t>Tài liệu tham khảo</w:t>
              </w:r>
            </w:ins>
          </w:p>
        </w:tc>
        <w:tc>
          <w:tcPr>
            <w:tcW w:w="1220" w:type="dxa"/>
            <w:hideMark/>
            <w:tcPrChange w:id="1577" w:author="Kai Pa" w:date="2018-05-21T21:18:00Z">
              <w:tcPr>
                <w:tcW w:w="960" w:type="dxa"/>
                <w:gridSpan w:val="2"/>
                <w:hideMark/>
              </w:tcPr>
            </w:tcPrChange>
          </w:tcPr>
          <w:p w14:paraId="0C340D07" w14:textId="77777777" w:rsidR="005F3BAC" w:rsidRPr="00B90FBE" w:rsidRDefault="005F3BAC">
            <w:pPr>
              <w:rPr>
                <w:ins w:id="1578" w:author="Hoan Ng" w:date="2017-03-20T22:18:00Z"/>
                <w:bCs/>
                <w:sz w:val="32"/>
                <w:rPrChange w:id="1579" w:author="Kai Pa" w:date="2018-05-21T21:31:00Z">
                  <w:rPr>
                    <w:ins w:id="1580" w:author="Hoan Ng" w:date="2017-03-20T22:18:00Z"/>
                    <w:b/>
                    <w:bCs/>
                  </w:rPr>
                </w:rPrChange>
              </w:rPr>
            </w:pPr>
            <w:ins w:id="1581" w:author="Hoan Ng" w:date="2017-03-20T22:18:00Z">
              <w:r w:rsidRPr="00B90FBE">
                <w:rPr>
                  <w:bCs/>
                  <w:sz w:val="32"/>
                  <w:rPrChange w:id="1582" w:author="Kai Pa" w:date="2018-05-21T21:31:00Z">
                    <w:rPr>
                      <w:b/>
                      <w:bCs/>
                    </w:rPr>
                  </w:rPrChange>
                </w:rPr>
                <w:t> </w:t>
              </w:r>
            </w:ins>
          </w:p>
        </w:tc>
        <w:tc>
          <w:tcPr>
            <w:tcW w:w="1149" w:type="dxa"/>
            <w:hideMark/>
            <w:tcPrChange w:id="1583" w:author="Kai Pa" w:date="2018-05-21T21:18:00Z">
              <w:tcPr>
                <w:tcW w:w="960" w:type="dxa"/>
                <w:gridSpan w:val="2"/>
                <w:hideMark/>
              </w:tcPr>
            </w:tcPrChange>
          </w:tcPr>
          <w:p w14:paraId="43E48588" w14:textId="77777777" w:rsidR="005F3BAC" w:rsidRPr="00B90FBE" w:rsidRDefault="005F3BAC">
            <w:pPr>
              <w:rPr>
                <w:ins w:id="1584" w:author="Hoan Ng" w:date="2017-03-20T22:18:00Z"/>
                <w:bCs/>
                <w:sz w:val="32"/>
                <w:rPrChange w:id="1585" w:author="Kai Pa" w:date="2018-05-21T21:31:00Z">
                  <w:rPr>
                    <w:ins w:id="1586" w:author="Hoan Ng" w:date="2017-03-20T22:18:00Z"/>
                    <w:b/>
                    <w:bCs/>
                  </w:rPr>
                </w:rPrChange>
              </w:rPr>
            </w:pPr>
            <w:ins w:id="1587" w:author="Hoan Ng" w:date="2017-03-20T22:18:00Z">
              <w:r w:rsidRPr="00B90FBE">
                <w:rPr>
                  <w:bCs/>
                  <w:sz w:val="32"/>
                  <w:rPrChange w:id="1588" w:author="Kai Pa" w:date="2018-05-21T21:31:00Z">
                    <w:rPr>
                      <w:b/>
                      <w:bCs/>
                    </w:rPr>
                  </w:rPrChange>
                </w:rPr>
                <w:t> </w:t>
              </w:r>
            </w:ins>
          </w:p>
        </w:tc>
        <w:tc>
          <w:tcPr>
            <w:tcW w:w="1164" w:type="dxa"/>
            <w:hideMark/>
            <w:tcPrChange w:id="1589" w:author="Kai Pa" w:date="2018-05-21T21:18:00Z">
              <w:tcPr>
                <w:tcW w:w="960" w:type="dxa"/>
                <w:hideMark/>
              </w:tcPr>
            </w:tcPrChange>
          </w:tcPr>
          <w:p w14:paraId="30E390E4" w14:textId="77777777" w:rsidR="005F3BAC" w:rsidRPr="00B90FBE" w:rsidRDefault="005F3BAC">
            <w:pPr>
              <w:rPr>
                <w:ins w:id="1590" w:author="Hoan Ng" w:date="2017-03-20T22:18:00Z"/>
                <w:bCs/>
                <w:sz w:val="32"/>
                <w:rPrChange w:id="1591" w:author="Kai Pa" w:date="2018-05-21T21:31:00Z">
                  <w:rPr>
                    <w:ins w:id="1592" w:author="Hoan Ng" w:date="2017-03-20T22:18:00Z"/>
                    <w:b/>
                    <w:bCs/>
                  </w:rPr>
                </w:rPrChange>
              </w:rPr>
            </w:pPr>
            <w:ins w:id="1593" w:author="Hoan Ng" w:date="2017-03-20T22:18:00Z">
              <w:r w:rsidRPr="00B90FBE">
                <w:rPr>
                  <w:bCs/>
                  <w:sz w:val="32"/>
                  <w:rPrChange w:id="1594" w:author="Kai Pa" w:date="2018-05-21T21:31:00Z">
                    <w:rPr>
                      <w:b/>
                      <w:bCs/>
                    </w:rPr>
                  </w:rPrChange>
                </w:rPr>
                <w:t> </w:t>
              </w:r>
            </w:ins>
          </w:p>
        </w:tc>
        <w:tc>
          <w:tcPr>
            <w:tcW w:w="793" w:type="dxa"/>
            <w:hideMark/>
            <w:tcPrChange w:id="1595" w:author="Kai Pa" w:date="2018-05-21T21:18:00Z">
              <w:tcPr>
                <w:tcW w:w="960" w:type="dxa"/>
                <w:gridSpan w:val="2"/>
                <w:hideMark/>
              </w:tcPr>
            </w:tcPrChange>
          </w:tcPr>
          <w:p w14:paraId="253A568B" w14:textId="77777777" w:rsidR="005F3BAC" w:rsidRPr="00B90FBE" w:rsidRDefault="005F3BAC">
            <w:pPr>
              <w:rPr>
                <w:ins w:id="1596" w:author="Hoan Ng" w:date="2017-03-20T22:18:00Z"/>
                <w:bCs/>
                <w:sz w:val="32"/>
                <w:rPrChange w:id="1597" w:author="Kai Pa" w:date="2018-05-21T21:31:00Z">
                  <w:rPr>
                    <w:ins w:id="1598" w:author="Hoan Ng" w:date="2017-03-20T22:18:00Z"/>
                    <w:b/>
                    <w:bCs/>
                  </w:rPr>
                </w:rPrChange>
              </w:rPr>
            </w:pPr>
            <w:ins w:id="1599" w:author="Hoan Ng" w:date="2017-03-20T22:18:00Z">
              <w:r w:rsidRPr="00B90FBE">
                <w:rPr>
                  <w:bCs/>
                  <w:sz w:val="32"/>
                  <w:rPrChange w:id="1600" w:author="Kai Pa" w:date="2018-05-21T21:31:00Z">
                    <w:rPr>
                      <w:b/>
                      <w:bCs/>
                    </w:rPr>
                  </w:rPrChange>
                </w:rPr>
                <w:t> </w:t>
              </w:r>
            </w:ins>
          </w:p>
        </w:tc>
      </w:tr>
      <w:tr w:rsidR="005F3BAC" w:rsidRPr="00B90FBE" w14:paraId="41DB5002" w14:textId="77777777" w:rsidTr="004943FF">
        <w:trPr>
          <w:trHeight w:val="300"/>
          <w:ins w:id="1601" w:author="Hoan Ng" w:date="2017-03-20T22:18:00Z"/>
          <w:trPrChange w:id="1602" w:author="Kai Pa" w:date="2018-05-21T21:16:00Z">
            <w:trPr>
              <w:trHeight w:val="300"/>
            </w:trPr>
          </w:trPrChange>
        </w:trPr>
        <w:tc>
          <w:tcPr>
            <w:tcW w:w="9512" w:type="dxa"/>
            <w:gridSpan w:val="6"/>
            <w:hideMark/>
            <w:tcPrChange w:id="1603" w:author="Kai Pa" w:date="2018-05-21T21:16:00Z">
              <w:tcPr>
                <w:tcW w:w="15320" w:type="dxa"/>
                <w:gridSpan w:val="11"/>
                <w:hideMark/>
              </w:tcPr>
            </w:tcPrChange>
          </w:tcPr>
          <w:p w14:paraId="68989D66" w14:textId="77777777" w:rsidR="005F3BAC" w:rsidRPr="00B90FBE" w:rsidRDefault="005F3BAC">
            <w:pPr>
              <w:rPr>
                <w:ins w:id="1604" w:author="Hoan Ng" w:date="2017-03-20T22:18:00Z"/>
                <w:bCs/>
                <w:sz w:val="32"/>
                <w:rPrChange w:id="1605" w:author="Kai Pa" w:date="2018-05-21T21:31:00Z">
                  <w:rPr>
                    <w:ins w:id="1606" w:author="Hoan Ng" w:date="2017-03-20T22:18:00Z"/>
                    <w:b/>
                    <w:bCs/>
                  </w:rPr>
                </w:rPrChange>
              </w:rPr>
            </w:pPr>
            <w:ins w:id="1607" w:author="Hoan Ng" w:date="2017-03-20T22:18:00Z">
              <w:r w:rsidRPr="00B90FBE">
                <w:rPr>
                  <w:bCs/>
                  <w:sz w:val="32"/>
                  <w:rPrChange w:id="1608" w:author="Kai Pa" w:date="2018-05-21T21:31:00Z">
                    <w:rPr>
                      <w:b/>
                      <w:bCs/>
                    </w:rPr>
                  </w:rPrChange>
                </w:rPr>
                <w:lastRenderedPageBreak/>
                <w:t>II. LẬP TRÌNH</w:t>
              </w:r>
            </w:ins>
          </w:p>
        </w:tc>
      </w:tr>
      <w:tr w:rsidR="005F3BAC" w:rsidRPr="00B90FBE" w14:paraId="44C350E3" w14:textId="77777777" w:rsidTr="00393718">
        <w:trPr>
          <w:trHeight w:val="300"/>
          <w:ins w:id="1609" w:author="Hoan Ng" w:date="2017-03-20T22:18:00Z"/>
          <w:trPrChange w:id="1610" w:author="Kai Pa" w:date="2018-05-21T21:18:00Z">
            <w:trPr>
              <w:trHeight w:val="300"/>
            </w:trPr>
          </w:trPrChange>
        </w:trPr>
        <w:tc>
          <w:tcPr>
            <w:tcW w:w="936" w:type="dxa"/>
            <w:hideMark/>
            <w:tcPrChange w:id="1611" w:author="Kai Pa" w:date="2018-05-21T21:18:00Z">
              <w:tcPr>
                <w:tcW w:w="8140" w:type="dxa"/>
                <w:gridSpan w:val="2"/>
                <w:hideMark/>
              </w:tcPr>
            </w:tcPrChange>
          </w:tcPr>
          <w:p w14:paraId="15994388" w14:textId="77777777" w:rsidR="005F3BAC" w:rsidRPr="00B90FBE" w:rsidRDefault="005F3BAC">
            <w:pPr>
              <w:rPr>
                <w:ins w:id="1612" w:author="Hoan Ng" w:date="2017-03-20T22:18:00Z"/>
                <w:bCs/>
                <w:sz w:val="32"/>
                <w:rPrChange w:id="1613" w:author="Kai Pa" w:date="2018-05-21T21:31:00Z">
                  <w:rPr>
                    <w:ins w:id="1614" w:author="Hoan Ng" w:date="2017-03-20T22:18:00Z"/>
                    <w:b/>
                    <w:bCs/>
                  </w:rPr>
                </w:rPrChange>
              </w:rPr>
            </w:pPr>
            <w:ins w:id="1615" w:author="Hoan Ng" w:date="2017-03-20T22:18:00Z">
              <w:r w:rsidRPr="00B90FBE">
                <w:rPr>
                  <w:bCs/>
                  <w:sz w:val="32"/>
                  <w:rPrChange w:id="1616" w:author="Kai Pa" w:date="2018-05-21T21:31:00Z">
                    <w:rPr>
                      <w:b/>
                      <w:bCs/>
                    </w:rPr>
                  </w:rPrChange>
                </w:rPr>
                <w:t> </w:t>
              </w:r>
            </w:ins>
          </w:p>
        </w:tc>
        <w:tc>
          <w:tcPr>
            <w:tcW w:w="4250" w:type="dxa"/>
            <w:hideMark/>
            <w:tcPrChange w:id="1617" w:author="Kai Pa" w:date="2018-05-21T21:18:00Z">
              <w:tcPr>
                <w:tcW w:w="3340" w:type="dxa"/>
                <w:gridSpan w:val="2"/>
                <w:hideMark/>
              </w:tcPr>
            </w:tcPrChange>
          </w:tcPr>
          <w:p w14:paraId="33C073FA" w14:textId="77777777" w:rsidR="005F3BAC" w:rsidRPr="00B90FBE" w:rsidRDefault="005F3BAC" w:rsidP="005F3BAC">
            <w:pPr>
              <w:rPr>
                <w:ins w:id="1618" w:author="Hoan Ng" w:date="2017-03-20T22:18:00Z"/>
                <w:bCs/>
                <w:sz w:val="32"/>
                <w:rPrChange w:id="1619" w:author="Kai Pa" w:date="2018-05-21T21:31:00Z">
                  <w:rPr>
                    <w:ins w:id="1620" w:author="Hoan Ng" w:date="2017-03-20T22:18:00Z"/>
                    <w:b/>
                    <w:bCs/>
                  </w:rPr>
                </w:rPrChange>
              </w:rPr>
            </w:pPr>
            <w:ins w:id="1621" w:author="Hoan Ng" w:date="2017-03-20T22:18:00Z">
              <w:r w:rsidRPr="00B90FBE">
                <w:rPr>
                  <w:bCs/>
                  <w:sz w:val="32"/>
                  <w:rPrChange w:id="1622" w:author="Kai Pa" w:date="2018-05-21T21:31:00Z">
                    <w:rPr>
                      <w:b/>
                      <w:bCs/>
                    </w:rPr>
                  </w:rPrChange>
                </w:rPr>
                <w:t>Module 1</w:t>
              </w:r>
            </w:ins>
          </w:p>
        </w:tc>
        <w:tc>
          <w:tcPr>
            <w:tcW w:w="1220" w:type="dxa"/>
            <w:hideMark/>
            <w:tcPrChange w:id="1623" w:author="Kai Pa" w:date="2018-05-21T21:18:00Z">
              <w:tcPr>
                <w:tcW w:w="960" w:type="dxa"/>
                <w:gridSpan w:val="2"/>
                <w:hideMark/>
              </w:tcPr>
            </w:tcPrChange>
          </w:tcPr>
          <w:p w14:paraId="792E00CE" w14:textId="77777777" w:rsidR="005F3BAC" w:rsidRPr="00B90FBE" w:rsidRDefault="005F3BAC">
            <w:pPr>
              <w:rPr>
                <w:ins w:id="1624" w:author="Hoan Ng" w:date="2017-03-20T22:18:00Z"/>
                <w:bCs/>
                <w:sz w:val="32"/>
                <w:rPrChange w:id="1625" w:author="Kai Pa" w:date="2018-05-21T21:31:00Z">
                  <w:rPr>
                    <w:ins w:id="1626" w:author="Hoan Ng" w:date="2017-03-20T22:18:00Z"/>
                    <w:b/>
                    <w:bCs/>
                  </w:rPr>
                </w:rPrChange>
              </w:rPr>
            </w:pPr>
            <w:ins w:id="1627" w:author="Hoan Ng" w:date="2017-03-20T22:18:00Z">
              <w:r w:rsidRPr="00B90FBE">
                <w:rPr>
                  <w:bCs/>
                  <w:sz w:val="32"/>
                  <w:rPrChange w:id="1628" w:author="Kai Pa" w:date="2018-05-21T21:31:00Z">
                    <w:rPr>
                      <w:b/>
                      <w:bCs/>
                    </w:rPr>
                  </w:rPrChange>
                </w:rPr>
                <w:t> </w:t>
              </w:r>
            </w:ins>
          </w:p>
        </w:tc>
        <w:tc>
          <w:tcPr>
            <w:tcW w:w="1149" w:type="dxa"/>
            <w:hideMark/>
            <w:tcPrChange w:id="1629" w:author="Kai Pa" w:date="2018-05-21T21:18:00Z">
              <w:tcPr>
                <w:tcW w:w="960" w:type="dxa"/>
                <w:gridSpan w:val="2"/>
                <w:hideMark/>
              </w:tcPr>
            </w:tcPrChange>
          </w:tcPr>
          <w:p w14:paraId="74E1C782" w14:textId="77777777" w:rsidR="005F3BAC" w:rsidRPr="00B90FBE" w:rsidRDefault="005F3BAC">
            <w:pPr>
              <w:rPr>
                <w:ins w:id="1630" w:author="Hoan Ng" w:date="2017-03-20T22:18:00Z"/>
                <w:bCs/>
                <w:sz w:val="32"/>
                <w:rPrChange w:id="1631" w:author="Kai Pa" w:date="2018-05-21T21:31:00Z">
                  <w:rPr>
                    <w:ins w:id="1632" w:author="Hoan Ng" w:date="2017-03-20T22:18:00Z"/>
                    <w:b/>
                    <w:bCs/>
                  </w:rPr>
                </w:rPrChange>
              </w:rPr>
            </w:pPr>
            <w:ins w:id="1633" w:author="Hoan Ng" w:date="2017-03-20T22:18:00Z">
              <w:r w:rsidRPr="00B90FBE">
                <w:rPr>
                  <w:bCs/>
                  <w:sz w:val="32"/>
                  <w:rPrChange w:id="1634" w:author="Kai Pa" w:date="2018-05-21T21:31:00Z">
                    <w:rPr>
                      <w:b/>
                      <w:bCs/>
                    </w:rPr>
                  </w:rPrChange>
                </w:rPr>
                <w:t> </w:t>
              </w:r>
            </w:ins>
          </w:p>
        </w:tc>
        <w:tc>
          <w:tcPr>
            <w:tcW w:w="1164" w:type="dxa"/>
            <w:hideMark/>
            <w:tcPrChange w:id="1635" w:author="Kai Pa" w:date="2018-05-21T21:18:00Z">
              <w:tcPr>
                <w:tcW w:w="960" w:type="dxa"/>
                <w:hideMark/>
              </w:tcPr>
            </w:tcPrChange>
          </w:tcPr>
          <w:p w14:paraId="14AFBCFE" w14:textId="77777777" w:rsidR="005F3BAC" w:rsidRPr="00B90FBE" w:rsidRDefault="005F3BAC">
            <w:pPr>
              <w:rPr>
                <w:ins w:id="1636" w:author="Hoan Ng" w:date="2017-03-20T22:18:00Z"/>
                <w:bCs/>
                <w:sz w:val="32"/>
                <w:rPrChange w:id="1637" w:author="Kai Pa" w:date="2018-05-21T21:31:00Z">
                  <w:rPr>
                    <w:ins w:id="1638" w:author="Hoan Ng" w:date="2017-03-20T22:18:00Z"/>
                    <w:b/>
                    <w:bCs/>
                  </w:rPr>
                </w:rPrChange>
              </w:rPr>
            </w:pPr>
            <w:ins w:id="1639" w:author="Hoan Ng" w:date="2017-03-20T22:18:00Z">
              <w:r w:rsidRPr="00B90FBE">
                <w:rPr>
                  <w:bCs/>
                  <w:sz w:val="32"/>
                  <w:rPrChange w:id="1640" w:author="Kai Pa" w:date="2018-05-21T21:31:00Z">
                    <w:rPr>
                      <w:b/>
                      <w:bCs/>
                    </w:rPr>
                  </w:rPrChange>
                </w:rPr>
                <w:t> </w:t>
              </w:r>
            </w:ins>
          </w:p>
        </w:tc>
        <w:tc>
          <w:tcPr>
            <w:tcW w:w="793" w:type="dxa"/>
            <w:hideMark/>
            <w:tcPrChange w:id="1641" w:author="Kai Pa" w:date="2018-05-21T21:18:00Z">
              <w:tcPr>
                <w:tcW w:w="960" w:type="dxa"/>
                <w:gridSpan w:val="2"/>
                <w:hideMark/>
              </w:tcPr>
            </w:tcPrChange>
          </w:tcPr>
          <w:p w14:paraId="34F20C01" w14:textId="77777777" w:rsidR="005F3BAC" w:rsidRPr="00B90FBE" w:rsidRDefault="005F3BAC">
            <w:pPr>
              <w:rPr>
                <w:ins w:id="1642" w:author="Hoan Ng" w:date="2017-03-20T22:18:00Z"/>
                <w:bCs/>
                <w:sz w:val="32"/>
                <w:rPrChange w:id="1643" w:author="Kai Pa" w:date="2018-05-21T21:31:00Z">
                  <w:rPr>
                    <w:ins w:id="1644" w:author="Hoan Ng" w:date="2017-03-20T22:18:00Z"/>
                    <w:b/>
                    <w:bCs/>
                  </w:rPr>
                </w:rPrChange>
              </w:rPr>
            </w:pPr>
            <w:ins w:id="1645" w:author="Hoan Ng" w:date="2017-03-20T22:18:00Z">
              <w:r w:rsidRPr="00B90FBE">
                <w:rPr>
                  <w:bCs/>
                  <w:sz w:val="32"/>
                  <w:rPrChange w:id="1646" w:author="Kai Pa" w:date="2018-05-21T21:31:00Z">
                    <w:rPr>
                      <w:b/>
                      <w:bCs/>
                    </w:rPr>
                  </w:rPrChange>
                </w:rPr>
                <w:t> </w:t>
              </w:r>
            </w:ins>
          </w:p>
        </w:tc>
      </w:tr>
      <w:tr w:rsidR="005F3BAC" w:rsidRPr="00B90FBE" w14:paraId="6F2EAA27" w14:textId="77777777" w:rsidTr="00393718">
        <w:trPr>
          <w:trHeight w:val="300"/>
          <w:ins w:id="1647" w:author="Hoan Ng" w:date="2017-03-20T22:18:00Z"/>
          <w:trPrChange w:id="1648" w:author="Kai Pa" w:date="2018-05-21T21:18:00Z">
            <w:trPr>
              <w:trHeight w:val="300"/>
            </w:trPr>
          </w:trPrChange>
        </w:trPr>
        <w:tc>
          <w:tcPr>
            <w:tcW w:w="936" w:type="dxa"/>
            <w:hideMark/>
            <w:tcPrChange w:id="1649" w:author="Kai Pa" w:date="2018-05-21T21:18:00Z">
              <w:tcPr>
                <w:tcW w:w="8140" w:type="dxa"/>
                <w:gridSpan w:val="2"/>
                <w:hideMark/>
              </w:tcPr>
            </w:tcPrChange>
          </w:tcPr>
          <w:p w14:paraId="1402FC18" w14:textId="77777777" w:rsidR="005F3BAC" w:rsidRPr="00B90FBE" w:rsidRDefault="005F3BAC">
            <w:pPr>
              <w:rPr>
                <w:ins w:id="1650" w:author="Hoan Ng" w:date="2017-03-20T22:18:00Z"/>
                <w:bCs/>
                <w:sz w:val="32"/>
                <w:rPrChange w:id="1651" w:author="Kai Pa" w:date="2018-05-21T21:31:00Z">
                  <w:rPr>
                    <w:ins w:id="1652" w:author="Hoan Ng" w:date="2017-03-20T22:18:00Z"/>
                    <w:b/>
                    <w:bCs/>
                  </w:rPr>
                </w:rPrChange>
              </w:rPr>
            </w:pPr>
            <w:ins w:id="1653" w:author="Hoan Ng" w:date="2017-03-20T22:18:00Z">
              <w:r w:rsidRPr="00B90FBE">
                <w:rPr>
                  <w:bCs/>
                  <w:sz w:val="32"/>
                  <w:rPrChange w:id="1654" w:author="Kai Pa" w:date="2018-05-21T21:31:00Z">
                    <w:rPr>
                      <w:b/>
                      <w:bCs/>
                    </w:rPr>
                  </w:rPrChange>
                </w:rPr>
                <w:t> </w:t>
              </w:r>
            </w:ins>
          </w:p>
        </w:tc>
        <w:tc>
          <w:tcPr>
            <w:tcW w:w="4250" w:type="dxa"/>
            <w:hideMark/>
            <w:tcPrChange w:id="1655" w:author="Kai Pa" w:date="2018-05-21T21:18:00Z">
              <w:tcPr>
                <w:tcW w:w="3340" w:type="dxa"/>
                <w:gridSpan w:val="2"/>
                <w:hideMark/>
              </w:tcPr>
            </w:tcPrChange>
          </w:tcPr>
          <w:p w14:paraId="518DE036" w14:textId="77777777" w:rsidR="005F3BAC" w:rsidRPr="00B90FBE" w:rsidRDefault="005F3BAC" w:rsidP="005F3BAC">
            <w:pPr>
              <w:rPr>
                <w:ins w:id="1656" w:author="Hoan Ng" w:date="2017-03-20T22:18:00Z"/>
                <w:bCs/>
                <w:sz w:val="32"/>
                <w:rPrChange w:id="1657" w:author="Kai Pa" w:date="2018-05-21T21:31:00Z">
                  <w:rPr>
                    <w:ins w:id="1658" w:author="Hoan Ng" w:date="2017-03-20T22:18:00Z"/>
                    <w:b/>
                    <w:bCs/>
                  </w:rPr>
                </w:rPrChange>
              </w:rPr>
            </w:pPr>
            <w:ins w:id="1659" w:author="Hoan Ng" w:date="2017-03-20T22:18:00Z">
              <w:r w:rsidRPr="00B90FBE">
                <w:rPr>
                  <w:bCs/>
                  <w:sz w:val="32"/>
                  <w:rPrChange w:id="1660" w:author="Kai Pa" w:date="2018-05-21T21:31:00Z">
                    <w:rPr>
                      <w:b/>
                      <w:bCs/>
                    </w:rPr>
                  </w:rPrChange>
                </w:rPr>
                <w:t>Module 2</w:t>
              </w:r>
            </w:ins>
          </w:p>
        </w:tc>
        <w:tc>
          <w:tcPr>
            <w:tcW w:w="1220" w:type="dxa"/>
            <w:hideMark/>
            <w:tcPrChange w:id="1661" w:author="Kai Pa" w:date="2018-05-21T21:18:00Z">
              <w:tcPr>
                <w:tcW w:w="960" w:type="dxa"/>
                <w:gridSpan w:val="2"/>
                <w:hideMark/>
              </w:tcPr>
            </w:tcPrChange>
          </w:tcPr>
          <w:p w14:paraId="4ADF59FF" w14:textId="77777777" w:rsidR="005F3BAC" w:rsidRPr="00B90FBE" w:rsidRDefault="005F3BAC">
            <w:pPr>
              <w:rPr>
                <w:ins w:id="1662" w:author="Hoan Ng" w:date="2017-03-20T22:18:00Z"/>
                <w:bCs/>
                <w:sz w:val="32"/>
                <w:rPrChange w:id="1663" w:author="Kai Pa" w:date="2018-05-21T21:31:00Z">
                  <w:rPr>
                    <w:ins w:id="1664" w:author="Hoan Ng" w:date="2017-03-20T22:18:00Z"/>
                    <w:b/>
                    <w:bCs/>
                  </w:rPr>
                </w:rPrChange>
              </w:rPr>
            </w:pPr>
            <w:ins w:id="1665" w:author="Hoan Ng" w:date="2017-03-20T22:18:00Z">
              <w:r w:rsidRPr="00B90FBE">
                <w:rPr>
                  <w:bCs/>
                  <w:sz w:val="32"/>
                  <w:rPrChange w:id="1666" w:author="Kai Pa" w:date="2018-05-21T21:31:00Z">
                    <w:rPr>
                      <w:b/>
                      <w:bCs/>
                    </w:rPr>
                  </w:rPrChange>
                </w:rPr>
                <w:t> </w:t>
              </w:r>
            </w:ins>
          </w:p>
        </w:tc>
        <w:tc>
          <w:tcPr>
            <w:tcW w:w="1149" w:type="dxa"/>
            <w:hideMark/>
            <w:tcPrChange w:id="1667" w:author="Kai Pa" w:date="2018-05-21T21:18:00Z">
              <w:tcPr>
                <w:tcW w:w="960" w:type="dxa"/>
                <w:gridSpan w:val="2"/>
                <w:hideMark/>
              </w:tcPr>
            </w:tcPrChange>
          </w:tcPr>
          <w:p w14:paraId="758C786E" w14:textId="77777777" w:rsidR="005F3BAC" w:rsidRPr="00B90FBE" w:rsidRDefault="005F3BAC">
            <w:pPr>
              <w:rPr>
                <w:ins w:id="1668" w:author="Hoan Ng" w:date="2017-03-20T22:18:00Z"/>
                <w:bCs/>
                <w:sz w:val="32"/>
                <w:rPrChange w:id="1669" w:author="Kai Pa" w:date="2018-05-21T21:31:00Z">
                  <w:rPr>
                    <w:ins w:id="1670" w:author="Hoan Ng" w:date="2017-03-20T22:18:00Z"/>
                    <w:b/>
                    <w:bCs/>
                  </w:rPr>
                </w:rPrChange>
              </w:rPr>
            </w:pPr>
            <w:ins w:id="1671" w:author="Hoan Ng" w:date="2017-03-20T22:18:00Z">
              <w:r w:rsidRPr="00B90FBE">
                <w:rPr>
                  <w:bCs/>
                  <w:sz w:val="32"/>
                  <w:rPrChange w:id="1672" w:author="Kai Pa" w:date="2018-05-21T21:31:00Z">
                    <w:rPr>
                      <w:b/>
                      <w:bCs/>
                    </w:rPr>
                  </w:rPrChange>
                </w:rPr>
                <w:t> </w:t>
              </w:r>
            </w:ins>
          </w:p>
        </w:tc>
        <w:tc>
          <w:tcPr>
            <w:tcW w:w="1164" w:type="dxa"/>
            <w:hideMark/>
            <w:tcPrChange w:id="1673" w:author="Kai Pa" w:date="2018-05-21T21:18:00Z">
              <w:tcPr>
                <w:tcW w:w="960" w:type="dxa"/>
                <w:hideMark/>
              </w:tcPr>
            </w:tcPrChange>
          </w:tcPr>
          <w:p w14:paraId="28F50A46" w14:textId="77777777" w:rsidR="005F3BAC" w:rsidRPr="00B90FBE" w:rsidRDefault="005F3BAC">
            <w:pPr>
              <w:rPr>
                <w:ins w:id="1674" w:author="Hoan Ng" w:date="2017-03-20T22:18:00Z"/>
                <w:bCs/>
                <w:sz w:val="32"/>
                <w:rPrChange w:id="1675" w:author="Kai Pa" w:date="2018-05-21T21:31:00Z">
                  <w:rPr>
                    <w:ins w:id="1676" w:author="Hoan Ng" w:date="2017-03-20T22:18:00Z"/>
                    <w:b/>
                    <w:bCs/>
                  </w:rPr>
                </w:rPrChange>
              </w:rPr>
            </w:pPr>
            <w:ins w:id="1677" w:author="Hoan Ng" w:date="2017-03-20T22:18:00Z">
              <w:r w:rsidRPr="00B90FBE">
                <w:rPr>
                  <w:bCs/>
                  <w:sz w:val="32"/>
                  <w:rPrChange w:id="1678" w:author="Kai Pa" w:date="2018-05-21T21:31:00Z">
                    <w:rPr>
                      <w:b/>
                      <w:bCs/>
                    </w:rPr>
                  </w:rPrChange>
                </w:rPr>
                <w:t> </w:t>
              </w:r>
            </w:ins>
          </w:p>
        </w:tc>
        <w:tc>
          <w:tcPr>
            <w:tcW w:w="793" w:type="dxa"/>
            <w:hideMark/>
            <w:tcPrChange w:id="1679" w:author="Kai Pa" w:date="2018-05-21T21:18:00Z">
              <w:tcPr>
                <w:tcW w:w="960" w:type="dxa"/>
                <w:gridSpan w:val="2"/>
                <w:hideMark/>
              </w:tcPr>
            </w:tcPrChange>
          </w:tcPr>
          <w:p w14:paraId="5B97F213" w14:textId="77777777" w:rsidR="005F3BAC" w:rsidRPr="00B90FBE" w:rsidRDefault="005F3BAC">
            <w:pPr>
              <w:rPr>
                <w:ins w:id="1680" w:author="Hoan Ng" w:date="2017-03-20T22:18:00Z"/>
                <w:bCs/>
                <w:sz w:val="32"/>
                <w:rPrChange w:id="1681" w:author="Kai Pa" w:date="2018-05-21T21:31:00Z">
                  <w:rPr>
                    <w:ins w:id="1682" w:author="Hoan Ng" w:date="2017-03-20T22:18:00Z"/>
                    <w:b/>
                    <w:bCs/>
                  </w:rPr>
                </w:rPrChange>
              </w:rPr>
            </w:pPr>
            <w:ins w:id="1683" w:author="Hoan Ng" w:date="2017-03-20T22:18:00Z">
              <w:r w:rsidRPr="00B90FBE">
                <w:rPr>
                  <w:bCs/>
                  <w:sz w:val="32"/>
                  <w:rPrChange w:id="1684" w:author="Kai Pa" w:date="2018-05-21T21:31:00Z">
                    <w:rPr>
                      <w:b/>
                      <w:bCs/>
                    </w:rPr>
                  </w:rPrChange>
                </w:rPr>
                <w:t> </w:t>
              </w:r>
            </w:ins>
          </w:p>
        </w:tc>
      </w:tr>
      <w:tr w:rsidR="005F3BAC" w:rsidRPr="00B90FBE" w14:paraId="73218E5F" w14:textId="77777777" w:rsidTr="00393718">
        <w:trPr>
          <w:trHeight w:val="300"/>
          <w:ins w:id="1685" w:author="Hoan Ng" w:date="2017-03-20T22:18:00Z"/>
          <w:trPrChange w:id="1686" w:author="Kai Pa" w:date="2018-05-21T21:18:00Z">
            <w:trPr>
              <w:trHeight w:val="300"/>
            </w:trPr>
          </w:trPrChange>
        </w:trPr>
        <w:tc>
          <w:tcPr>
            <w:tcW w:w="936" w:type="dxa"/>
            <w:hideMark/>
            <w:tcPrChange w:id="1687" w:author="Kai Pa" w:date="2018-05-21T21:18:00Z">
              <w:tcPr>
                <w:tcW w:w="8140" w:type="dxa"/>
                <w:gridSpan w:val="2"/>
                <w:hideMark/>
              </w:tcPr>
            </w:tcPrChange>
          </w:tcPr>
          <w:p w14:paraId="6C427F8B" w14:textId="77777777" w:rsidR="005F3BAC" w:rsidRPr="00B90FBE" w:rsidRDefault="005F3BAC">
            <w:pPr>
              <w:rPr>
                <w:ins w:id="1688" w:author="Hoan Ng" w:date="2017-03-20T22:18:00Z"/>
                <w:bCs/>
                <w:sz w:val="32"/>
                <w:rPrChange w:id="1689" w:author="Kai Pa" w:date="2018-05-21T21:31:00Z">
                  <w:rPr>
                    <w:ins w:id="1690" w:author="Hoan Ng" w:date="2017-03-20T22:18:00Z"/>
                    <w:b/>
                    <w:bCs/>
                  </w:rPr>
                </w:rPrChange>
              </w:rPr>
            </w:pPr>
            <w:ins w:id="1691" w:author="Hoan Ng" w:date="2017-03-20T22:18:00Z">
              <w:r w:rsidRPr="00B90FBE">
                <w:rPr>
                  <w:bCs/>
                  <w:sz w:val="32"/>
                  <w:rPrChange w:id="1692" w:author="Kai Pa" w:date="2018-05-21T21:31:00Z">
                    <w:rPr>
                      <w:b/>
                      <w:bCs/>
                    </w:rPr>
                  </w:rPrChange>
                </w:rPr>
                <w:t> </w:t>
              </w:r>
            </w:ins>
          </w:p>
        </w:tc>
        <w:tc>
          <w:tcPr>
            <w:tcW w:w="4250" w:type="dxa"/>
            <w:hideMark/>
            <w:tcPrChange w:id="1693" w:author="Kai Pa" w:date="2018-05-21T21:18:00Z">
              <w:tcPr>
                <w:tcW w:w="3340" w:type="dxa"/>
                <w:gridSpan w:val="2"/>
                <w:hideMark/>
              </w:tcPr>
            </w:tcPrChange>
          </w:tcPr>
          <w:p w14:paraId="4E23EE8E" w14:textId="77777777" w:rsidR="005F3BAC" w:rsidRPr="00B90FBE" w:rsidRDefault="005F3BAC" w:rsidP="005F3BAC">
            <w:pPr>
              <w:rPr>
                <w:ins w:id="1694" w:author="Hoan Ng" w:date="2017-03-20T22:18:00Z"/>
                <w:bCs/>
                <w:sz w:val="32"/>
                <w:rPrChange w:id="1695" w:author="Kai Pa" w:date="2018-05-21T21:31:00Z">
                  <w:rPr>
                    <w:ins w:id="1696" w:author="Hoan Ng" w:date="2017-03-20T22:18:00Z"/>
                    <w:b/>
                    <w:bCs/>
                  </w:rPr>
                </w:rPrChange>
              </w:rPr>
            </w:pPr>
            <w:ins w:id="1697" w:author="Hoan Ng" w:date="2017-03-20T22:18:00Z">
              <w:r w:rsidRPr="00B90FBE">
                <w:rPr>
                  <w:bCs/>
                  <w:sz w:val="32"/>
                  <w:rPrChange w:id="1698" w:author="Kai Pa" w:date="2018-05-21T21:31:00Z">
                    <w:rPr>
                      <w:b/>
                      <w:bCs/>
                    </w:rPr>
                  </w:rPrChange>
                </w:rPr>
                <w:t>Module 3</w:t>
              </w:r>
            </w:ins>
          </w:p>
        </w:tc>
        <w:tc>
          <w:tcPr>
            <w:tcW w:w="1220" w:type="dxa"/>
            <w:hideMark/>
            <w:tcPrChange w:id="1699" w:author="Kai Pa" w:date="2018-05-21T21:18:00Z">
              <w:tcPr>
                <w:tcW w:w="960" w:type="dxa"/>
                <w:gridSpan w:val="2"/>
                <w:hideMark/>
              </w:tcPr>
            </w:tcPrChange>
          </w:tcPr>
          <w:p w14:paraId="5383AF8D" w14:textId="77777777" w:rsidR="005F3BAC" w:rsidRPr="00B90FBE" w:rsidRDefault="005F3BAC">
            <w:pPr>
              <w:rPr>
                <w:ins w:id="1700" w:author="Hoan Ng" w:date="2017-03-20T22:18:00Z"/>
                <w:bCs/>
                <w:sz w:val="32"/>
                <w:rPrChange w:id="1701" w:author="Kai Pa" w:date="2018-05-21T21:31:00Z">
                  <w:rPr>
                    <w:ins w:id="1702" w:author="Hoan Ng" w:date="2017-03-20T22:18:00Z"/>
                    <w:b/>
                    <w:bCs/>
                  </w:rPr>
                </w:rPrChange>
              </w:rPr>
            </w:pPr>
            <w:ins w:id="1703" w:author="Hoan Ng" w:date="2017-03-20T22:18:00Z">
              <w:r w:rsidRPr="00B90FBE">
                <w:rPr>
                  <w:bCs/>
                  <w:sz w:val="32"/>
                  <w:rPrChange w:id="1704" w:author="Kai Pa" w:date="2018-05-21T21:31:00Z">
                    <w:rPr>
                      <w:b/>
                      <w:bCs/>
                    </w:rPr>
                  </w:rPrChange>
                </w:rPr>
                <w:t> </w:t>
              </w:r>
            </w:ins>
          </w:p>
        </w:tc>
        <w:tc>
          <w:tcPr>
            <w:tcW w:w="1149" w:type="dxa"/>
            <w:hideMark/>
            <w:tcPrChange w:id="1705" w:author="Kai Pa" w:date="2018-05-21T21:18:00Z">
              <w:tcPr>
                <w:tcW w:w="960" w:type="dxa"/>
                <w:gridSpan w:val="2"/>
                <w:hideMark/>
              </w:tcPr>
            </w:tcPrChange>
          </w:tcPr>
          <w:p w14:paraId="7DF298A0" w14:textId="77777777" w:rsidR="005F3BAC" w:rsidRPr="00B90FBE" w:rsidRDefault="005F3BAC">
            <w:pPr>
              <w:rPr>
                <w:ins w:id="1706" w:author="Hoan Ng" w:date="2017-03-20T22:18:00Z"/>
                <w:bCs/>
                <w:sz w:val="32"/>
                <w:rPrChange w:id="1707" w:author="Kai Pa" w:date="2018-05-21T21:31:00Z">
                  <w:rPr>
                    <w:ins w:id="1708" w:author="Hoan Ng" w:date="2017-03-20T22:18:00Z"/>
                    <w:b/>
                    <w:bCs/>
                  </w:rPr>
                </w:rPrChange>
              </w:rPr>
            </w:pPr>
            <w:ins w:id="1709" w:author="Hoan Ng" w:date="2017-03-20T22:18:00Z">
              <w:r w:rsidRPr="00B90FBE">
                <w:rPr>
                  <w:bCs/>
                  <w:sz w:val="32"/>
                  <w:rPrChange w:id="1710" w:author="Kai Pa" w:date="2018-05-21T21:31:00Z">
                    <w:rPr>
                      <w:b/>
                      <w:bCs/>
                    </w:rPr>
                  </w:rPrChange>
                </w:rPr>
                <w:t> </w:t>
              </w:r>
            </w:ins>
          </w:p>
        </w:tc>
        <w:tc>
          <w:tcPr>
            <w:tcW w:w="1164" w:type="dxa"/>
            <w:hideMark/>
            <w:tcPrChange w:id="1711" w:author="Kai Pa" w:date="2018-05-21T21:18:00Z">
              <w:tcPr>
                <w:tcW w:w="960" w:type="dxa"/>
                <w:hideMark/>
              </w:tcPr>
            </w:tcPrChange>
          </w:tcPr>
          <w:p w14:paraId="5ED61B3F" w14:textId="77777777" w:rsidR="005F3BAC" w:rsidRPr="00B90FBE" w:rsidRDefault="005F3BAC">
            <w:pPr>
              <w:rPr>
                <w:ins w:id="1712" w:author="Hoan Ng" w:date="2017-03-20T22:18:00Z"/>
                <w:bCs/>
                <w:sz w:val="32"/>
                <w:rPrChange w:id="1713" w:author="Kai Pa" w:date="2018-05-21T21:31:00Z">
                  <w:rPr>
                    <w:ins w:id="1714" w:author="Hoan Ng" w:date="2017-03-20T22:18:00Z"/>
                    <w:b/>
                    <w:bCs/>
                  </w:rPr>
                </w:rPrChange>
              </w:rPr>
            </w:pPr>
            <w:ins w:id="1715" w:author="Hoan Ng" w:date="2017-03-20T22:18:00Z">
              <w:r w:rsidRPr="00B90FBE">
                <w:rPr>
                  <w:bCs/>
                  <w:sz w:val="32"/>
                  <w:rPrChange w:id="1716" w:author="Kai Pa" w:date="2018-05-21T21:31:00Z">
                    <w:rPr>
                      <w:b/>
                      <w:bCs/>
                    </w:rPr>
                  </w:rPrChange>
                </w:rPr>
                <w:t> </w:t>
              </w:r>
            </w:ins>
          </w:p>
        </w:tc>
        <w:tc>
          <w:tcPr>
            <w:tcW w:w="793" w:type="dxa"/>
            <w:hideMark/>
            <w:tcPrChange w:id="1717" w:author="Kai Pa" w:date="2018-05-21T21:18:00Z">
              <w:tcPr>
                <w:tcW w:w="960" w:type="dxa"/>
                <w:gridSpan w:val="2"/>
                <w:hideMark/>
              </w:tcPr>
            </w:tcPrChange>
          </w:tcPr>
          <w:p w14:paraId="56E03A18" w14:textId="77777777" w:rsidR="005F3BAC" w:rsidRPr="00B90FBE" w:rsidRDefault="005F3BAC">
            <w:pPr>
              <w:rPr>
                <w:ins w:id="1718" w:author="Hoan Ng" w:date="2017-03-20T22:18:00Z"/>
                <w:bCs/>
                <w:sz w:val="32"/>
                <w:rPrChange w:id="1719" w:author="Kai Pa" w:date="2018-05-21T21:31:00Z">
                  <w:rPr>
                    <w:ins w:id="1720" w:author="Hoan Ng" w:date="2017-03-20T22:18:00Z"/>
                    <w:b/>
                    <w:bCs/>
                  </w:rPr>
                </w:rPrChange>
              </w:rPr>
            </w:pPr>
            <w:ins w:id="1721" w:author="Hoan Ng" w:date="2017-03-20T22:18:00Z">
              <w:r w:rsidRPr="00B90FBE">
                <w:rPr>
                  <w:bCs/>
                  <w:sz w:val="32"/>
                  <w:rPrChange w:id="1722" w:author="Kai Pa" w:date="2018-05-21T21:31:00Z">
                    <w:rPr>
                      <w:b/>
                      <w:bCs/>
                    </w:rPr>
                  </w:rPrChange>
                </w:rPr>
                <w:t> </w:t>
              </w:r>
            </w:ins>
          </w:p>
        </w:tc>
      </w:tr>
      <w:tr w:rsidR="005F3BAC" w:rsidRPr="00B90FBE" w14:paraId="71CA57DB" w14:textId="77777777" w:rsidTr="00393718">
        <w:trPr>
          <w:trHeight w:val="300"/>
          <w:ins w:id="1723" w:author="Hoan Ng" w:date="2017-03-20T22:18:00Z"/>
          <w:trPrChange w:id="1724" w:author="Kai Pa" w:date="2018-05-21T21:18:00Z">
            <w:trPr>
              <w:trHeight w:val="300"/>
            </w:trPr>
          </w:trPrChange>
        </w:trPr>
        <w:tc>
          <w:tcPr>
            <w:tcW w:w="936" w:type="dxa"/>
            <w:hideMark/>
            <w:tcPrChange w:id="1725" w:author="Kai Pa" w:date="2018-05-21T21:18:00Z">
              <w:tcPr>
                <w:tcW w:w="8140" w:type="dxa"/>
                <w:gridSpan w:val="2"/>
                <w:hideMark/>
              </w:tcPr>
            </w:tcPrChange>
          </w:tcPr>
          <w:p w14:paraId="695FC2AD" w14:textId="77777777" w:rsidR="005F3BAC" w:rsidRPr="00B90FBE" w:rsidRDefault="005F3BAC">
            <w:pPr>
              <w:rPr>
                <w:ins w:id="1726" w:author="Hoan Ng" w:date="2017-03-20T22:18:00Z"/>
                <w:bCs/>
                <w:sz w:val="32"/>
                <w:rPrChange w:id="1727" w:author="Kai Pa" w:date="2018-05-21T21:31:00Z">
                  <w:rPr>
                    <w:ins w:id="1728" w:author="Hoan Ng" w:date="2017-03-20T22:18:00Z"/>
                    <w:b/>
                    <w:bCs/>
                  </w:rPr>
                </w:rPrChange>
              </w:rPr>
            </w:pPr>
            <w:ins w:id="1729" w:author="Hoan Ng" w:date="2017-03-20T22:18:00Z">
              <w:r w:rsidRPr="00B90FBE">
                <w:rPr>
                  <w:bCs/>
                  <w:sz w:val="32"/>
                  <w:rPrChange w:id="1730" w:author="Kai Pa" w:date="2018-05-21T21:31:00Z">
                    <w:rPr>
                      <w:b/>
                      <w:bCs/>
                    </w:rPr>
                  </w:rPrChange>
                </w:rPr>
                <w:t> </w:t>
              </w:r>
            </w:ins>
          </w:p>
        </w:tc>
        <w:tc>
          <w:tcPr>
            <w:tcW w:w="4250" w:type="dxa"/>
            <w:hideMark/>
            <w:tcPrChange w:id="1731" w:author="Kai Pa" w:date="2018-05-21T21:18:00Z">
              <w:tcPr>
                <w:tcW w:w="3340" w:type="dxa"/>
                <w:gridSpan w:val="2"/>
                <w:hideMark/>
              </w:tcPr>
            </w:tcPrChange>
          </w:tcPr>
          <w:p w14:paraId="19BC63E8" w14:textId="77777777" w:rsidR="005F3BAC" w:rsidRPr="00B90FBE" w:rsidRDefault="005F3BAC" w:rsidP="005F3BAC">
            <w:pPr>
              <w:rPr>
                <w:ins w:id="1732" w:author="Hoan Ng" w:date="2017-03-20T22:18:00Z"/>
                <w:bCs/>
                <w:sz w:val="32"/>
                <w:rPrChange w:id="1733" w:author="Kai Pa" w:date="2018-05-21T21:31:00Z">
                  <w:rPr>
                    <w:ins w:id="1734" w:author="Hoan Ng" w:date="2017-03-20T22:18:00Z"/>
                    <w:b/>
                    <w:bCs/>
                  </w:rPr>
                </w:rPrChange>
              </w:rPr>
            </w:pPr>
            <w:ins w:id="1735" w:author="Hoan Ng" w:date="2017-03-20T22:18:00Z">
              <w:r w:rsidRPr="00B90FBE">
                <w:rPr>
                  <w:bCs/>
                  <w:sz w:val="32"/>
                  <w:rPrChange w:id="1736" w:author="Kai Pa" w:date="2018-05-21T21:31:00Z">
                    <w:rPr>
                      <w:b/>
                      <w:bCs/>
                    </w:rPr>
                  </w:rPrChange>
                </w:rPr>
                <w:t>Module …</w:t>
              </w:r>
            </w:ins>
          </w:p>
        </w:tc>
        <w:tc>
          <w:tcPr>
            <w:tcW w:w="1220" w:type="dxa"/>
            <w:hideMark/>
            <w:tcPrChange w:id="1737" w:author="Kai Pa" w:date="2018-05-21T21:18:00Z">
              <w:tcPr>
                <w:tcW w:w="960" w:type="dxa"/>
                <w:gridSpan w:val="2"/>
                <w:hideMark/>
              </w:tcPr>
            </w:tcPrChange>
          </w:tcPr>
          <w:p w14:paraId="6B5174D3" w14:textId="0975C7FF" w:rsidR="005F3BAC" w:rsidRPr="00B90FBE" w:rsidRDefault="005F3BAC">
            <w:pPr>
              <w:rPr>
                <w:ins w:id="1738" w:author="Hoan Ng" w:date="2017-03-20T22:18:00Z"/>
                <w:bCs/>
                <w:sz w:val="32"/>
                <w:rPrChange w:id="1739" w:author="Kai Pa" w:date="2018-05-21T21:31:00Z">
                  <w:rPr>
                    <w:ins w:id="1740" w:author="Hoan Ng" w:date="2017-03-20T22:18:00Z"/>
                    <w:b/>
                    <w:bCs/>
                  </w:rPr>
                </w:rPrChange>
              </w:rPr>
            </w:pPr>
            <w:ins w:id="1741" w:author="Hoan Ng" w:date="2017-03-20T22:18:00Z">
              <w:r w:rsidRPr="00B90FBE">
                <w:rPr>
                  <w:bCs/>
                  <w:sz w:val="32"/>
                  <w:rPrChange w:id="1742" w:author="Kai Pa" w:date="2018-05-21T21:31:00Z">
                    <w:rPr>
                      <w:b/>
                      <w:bCs/>
                    </w:rPr>
                  </w:rPrChange>
                </w:rPr>
                <w:t> </w:t>
              </w:r>
            </w:ins>
          </w:p>
        </w:tc>
        <w:tc>
          <w:tcPr>
            <w:tcW w:w="1149" w:type="dxa"/>
            <w:hideMark/>
            <w:tcPrChange w:id="1743" w:author="Kai Pa" w:date="2018-05-21T21:18:00Z">
              <w:tcPr>
                <w:tcW w:w="960" w:type="dxa"/>
                <w:gridSpan w:val="2"/>
                <w:hideMark/>
              </w:tcPr>
            </w:tcPrChange>
          </w:tcPr>
          <w:p w14:paraId="2EFBAFAD" w14:textId="77777777" w:rsidR="005F3BAC" w:rsidRPr="00B90FBE" w:rsidRDefault="005F3BAC">
            <w:pPr>
              <w:rPr>
                <w:ins w:id="1744" w:author="Hoan Ng" w:date="2017-03-20T22:18:00Z"/>
                <w:bCs/>
                <w:sz w:val="32"/>
                <w:rPrChange w:id="1745" w:author="Kai Pa" w:date="2018-05-21T21:31:00Z">
                  <w:rPr>
                    <w:ins w:id="1746" w:author="Hoan Ng" w:date="2017-03-20T22:18:00Z"/>
                    <w:b/>
                    <w:bCs/>
                  </w:rPr>
                </w:rPrChange>
              </w:rPr>
            </w:pPr>
            <w:ins w:id="1747" w:author="Hoan Ng" w:date="2017-03-20T22:18:00Z">
              <w:r w:rsidRPr="00B90FBE">
                <w:rPr>
                  <w:bCs/>
                  <w:sz w:val="32"/>
                  <w:rPrChange w:id="1748" w:author="Kai Pa" w:date="2018-05-21T21:31:00Z">
                    <w:rPr>
                      <w:b/>
                      <w:bCs/>
                    </w:rPr>
                  </w:rPrChange>
                </w:rPr>
                <w:t> </w:t>
              </w:r>
            </w:ins>
          </w:p>
        </w:tc>
        <w:tc>
          <w:tcPr>
            <w:tcW w:w="1164" w:type="dxa"/>
            <w:hideMark/>
            <w:tcPrChange w:id="1749" w:author="Kai Pa" w:date="2018-05-21T21:18:00Z">
              <w:tcPr>
                <w:tcW w:w="960" w:type="dxa"/>
                <w:hideMark/>
              </w:tcPr>
            </w:tcPrChange>
          </w:tcPr>
          <w:p w14:paraId="088F3E6B" w14:textId="77777777" w:rsidR="005F3BAC" w:rsidRPr="00B90FBE" w:rsidRDefault="005F3BAC">
            <w:pPr>
              <w:rPr>
                <w:ins w:id="1750" w:author="Hoan Ng" w:date="2017-03-20T22:18:00Z"/>
                <w:bCs/>
                <w:sz w:val="32"/>
                <w:rPrChange w:id="1751" w:author="Kai Pa" w:date="2018-05-21T21:31:00Z">
                  <w:rPr>
                    <w:ins w:id="1752" w:author="Hoan Ng" w:date="2017-03-20T22:18:00Z"/>
                    <w:b/>
                    <w:bCs/>
                  </w:rPr>
                </w:rPrChange>
              </w:rPr>
            </w:pPr>
            <w:ins w:id="1753" w:author="Hoan Ng" w:date="2017-03-20T22:18:00Z">
              <w:r w:rsidRPr="00B90FBE">
                <w:rPr>
                  <w:bCs/>
                  <w:sz w:val="32"/>
                  <w:rPrChange w:id="1754" w:author="Kai Pa" w:date="2018-05-21T21:31:00Z">
                    <w:rPr>
                      <w:b/>
                      <w:bCs/>
                    </w:rPr>
                  </w:rPrChange>
                </w:rPr>
                <w:t> </w:t>
              </w:r>
            </w:ins>
          </w:p>
        </w:tc>
        <w:tc>
          <w:tcPr>
            <w:tcW w:w="793" w:type="dxa"/>
            <w:hideMark/>
            <w:tcPrChange w:id="1755" w:author="Kai Pa" w:date="2018-05-21T21:18:00Z">
              <w:tcPr>
                <w:tcW w:w="960" w:type="dxa"/>
                <w:gridSpan w:val="2"/>
                <w:hideMark/>
              </w:tcPr>
            </w:tcPrChange>
          </w:tcPr>
          <w:p w14:paraId="7A5A35AE" w14:textId="77777777" w:rsidR="005F3BAC" w:rsidRPr="00B90FBE" w:rsidRDefault="005F3BAC">
            <w:pPr>
              <w:rPr>
                <w:ins w:id="1756" w:author="Hoan Ng" w:date="2017-03-20T22:18:00Z"/>
                <w:bCs/>
                <w:sz w:val="32"/>
                <w:rPrChange w:id="1757" w:author="Kai Pa" w:date="2018-05-21T21:31:00Z">
                  <w:rPr>
                    <w:ins w:id="1758" w:author="Hoan Ng" w:date="2017-03-20T22:18:00Z"/>
                    <w:b/>
                    <w:bCs/>
                  </w:rPr>
                </w:rPrChange>
              </w:rPr>
            </w:pPr>
            <w:ins w:id="1759" w:author="Hoan Ng" w:date="2017-03-20T22:18:00Z">
              <w:r w:rsidRPr="00B90FBE">
                <w:rPr>
                  <w:bCs/>
                  <w:sz w:val="32"/>
                  <w:rPrChange w:id="1760" w:author="Kai Pa" w:date="2018-05-21T21:31:00Z">
                    <w:rPr>
                      <w:b/>
                      <w:bCs/>
                    </w:rPr>
                  </w:rPrChange>
                </w:rPr>
                <w:t> </w:t>
              </w:r>
            </w:ins>
          </w:p>
        </w:tc>
      </w:tr>
      <w:tr w:rsidR="005F3BAC" w:rsidRPr="00B90FBE" w14:paraId="6BC2FD04" w14:textId="77777777" w:rsidTr="004943FF">
        <w:trPr>
          <w:trHeight w:val="300"/>
          <w:ins w:id="1761" w:author="Hoan Ng" w:date="2017-03-20T22:18:00Z"/>
          <w:trPrChange w:id="1762" w:author="Kai Pa" w:date="2018-05-21T21:16:00Z">
            <w:trPr>
              <w:trHeight w:val="300"/>
            </w:trPr>
          </w:trPrChange>
        </w:trPr>
        <w:tc>
          <w:tcPr>
            <w:tcW w:w="9512" w:type="dxa"/>
            <w:gridSpan w:val="6"/>
            <w:hideMark/>
            <w:tcPrChange w:id="1763" w:author="Kai Pa" w:date="2018-05-21T21:16:00Z">
              <w:tcPr>
                <w:tcW w:w="15320" w:type="dxa"/>
                <w:gridSpan w:val="11"/>
                <w:hideMark/>
              </w:tcPr>
            </w:tcPrChange>
          </w:tcPr>
          <w:p w14:paraId="7A99724D" w14:textId="77777777" w:rsidR="005F3BAC" w:rsidRPr="00B90FBE" w:rsidRDefault="005F3BAC">
            <w:pPr>
              <w:rPr>
                <w:ins w:id="1764" w:author="Hoan Ng" w:date="2017-03-20T22:18:00Z"/>
                <w:bCs/>
                <w:sz w:val="32"/>
                <w:rPrChange w:id="1765" w:author="Kai Pa" w:date="2018-05-21T21:31:00Z">
                  <w:rPr>
                    <w:ins w:id="1766" w:author="Hoan Ng" w:date="2017-03-20T22:18:00Z"/>
                    <w:b/>
                    <w:bCs/>
                  </w:rPr>
                </w:rPrChange>
              </w:rPr>
            </w:pPr>
            <w:ins w:id="1767" w:author="Hoan Ng" w:date="2017-03-20T22:18:00Z">
              <w:r w:rsidRPr="00B90FBE">
                <w:rPr>
                  <w:bCs/>
                  <w:sz w:val="32"/>
                  <w:rPrChange w:id="1768" w:author="Kai Pa" w:date="2018-05-21T21:31:00Z">
                    <w:rPr>
                      <w:b/>
                      <w:bCs/>
                    </w:rPr>
                  </w:rPrChange>
                </w:rPr>
                <w:t>III. KIỂM THỬ</w:t>
              </w:r>
            </w:ins>
          </w:p>
        </w:tc>
      </w:tr>
      <w:tr w:rsidR="005F3BAC" w:rsidRPr="00B90FBE" w14:paraId="027CD017" w14:textId="77777777" w:rsidTr="00393718">
        <w:trPr>
          <w:trHeight w:val="300"/>
          <w:ins w:id="1769" w:author="Hoan Ng" w:date="2017-03-20T22:18:00Z"/>
          <w:trPrChange w:id="1770" w:author="Kai Pa" w:date="2018-05-21T21:18:00Z">
            <w:trPr>
              <w:trHeight w:val="300"/>
            </w:trPr>
          </w:trPrChange>
        </w:trPr>
        <w:tc>
          <w:tcPr>
            <w:tcW w:w="936" w:type="dxa"/>
            <w:hideMark/>
            <w:tcPrChange w:id="1771" w:author="Kai Pa" w:date="2018-05-21T21:18:00Z">
              <w:tcPr>
                <w:tcW w:w="8140" w:type="dxa"/>
                <w:gridSpan w:val="2"/>
                <w:hideMark/>
              </w:tcPr>
            </w:tcPrChange>
          </w:tcPr>
          <w:p w14:paraId="327164D6" w14:textId="77777777" w:rsidR="005F3BAC" w:rsidRPr="00B90FBE" w:rsidRDefault="005F3BAC">
            <w:pPr>
              <w:rPr>
                <w:ins w:id="1772" w:author="Hoan Ng" w:date="2017-03-20T22:18:00Z"/>
                <w:bCs/>
                <w:sz w:val="32"/>
                <w:rPrChange w:id="1773" w:author="Kai Pa" w:date="2018-05-21T21:31:00Z">
                  <w:rPr>
                    <w:ins w:id="1774" w:author="Hoan Ng" w:date="2017-03-20T22:18:00Z"/>
                    <w:b/>
                    <w:bCs/>
                  </w:rPr>
                </w:rPrChange>
              </w:rPr>
            </w:pPr>
            <w:ins w:id="1775" w:author="Hoan Ng" w:date="2017-03-20T22:18:00Z">
              <w:r w:rsidRPr="00B90FBE">
                <w:rPr>
                  <w:bCs/>
                  <w:sz w:val="32"/>
                  <w:rPrChange w:id="1776" w:author="Kai Pa" w:date="2018-05-21T21:31:00Z">
                    <w:rPr>
                      <w:b/>
                      <w:bCs/>
                    </w:rPr>
                  </w:rPrChange>
                </w:rPr>
                <w:t> </w:t>
              </w:r>
            </w:ins>
          </w:p>
        </w:tc>
        <w:tc>
          <w:tcPr>
            <w:tcW w:w="4250" w:type="dxa"/>
            <w:hideMark/>
            <w:tcPrChange w:id="1777" w:author="Kai Pa" w:date="2018-05-21T21:18:00Z">
              <w:tcPr>
                <w:tcW w:w="3340" w:type="dxa"/>
                <w:gridSpan w:val="2"/>
                <w:hideMark/>
              </w:tcPr>
            </w:tcPrChange>
          </w:tcPr>
          <w:p w14:paraId="43362C40" w14:textId="77777777" w:rsidR="005F3BAC" w:rsidRPr="00B90FBE" w:rsidRDefault="005F3BAC" w:rsidP="005F3BAC">
            <w:pPr>
              <w:rPr>
                <w:ins w:id="1778" w:author="Hoan Ng" w:date="2017-03-20T22:18:00Z"/>
                <w:bCs/>
                <w:sz w:val="32"/>
                <w:rPrChange w:id="1779" w:author="Kai Pa" w:date="2018-05-21T21:31:00Z">
                  <w:rPr>
                    <w:ins w:id="1780" w:author="Hoan Ng" w:date="2017-03-20T22:18:00Z"/>
                    <w:b/>
                    <w:bCs/>
                  </w:rPr>
                </w:rPrChange>
              </w:rPr>
            </w:pPr>
            <w:ins w:id="1781" w:author="Hoan Ng" w:date="2017-03-20T22:18:00Z">
              <w:r w:rsidRPr="00B90FBE">
                <w:rPr>
                  <w:bCs/>
                  <w:sz w:val="32"/>
                  <w:rPrChange w:id="1782" w:author="Kai Pa" w:date="2018-05-21T21:31:00Z">
                    <w:rPr>
                      <w:b/>
                      <w:bCs/>
                    </w:rPr>
                  </w:rPrChange>
                </w:rPr>
                <w:t>Module 1</w:t>
              </w:r>
            </w:ins>
          </w:p>
        </w:tc>
        <w:tc>
          <w:tcPr>
            <w:tcW w:w="1220" w:type="dxa"/>
            <w:hideMark/>
            <w:tcPrChange w:id="1783" w:author="Kai Pa" w:date="2018-05-21T21:18:00Z">
              <w:tcPr>
                <w:tcW w:w="960" w:type="dxa"/>
                <w:gridSpan w:val="2"/>
                <w:hideMark/>
              </w:tcPr>
            </w:tcPrChange>
          </w:tcPr>
          <w:p w14:paraId="104C6A2C" w14:textId="77777777" w:rsidR="005F3BAC" w:rsidRPr="00B90FBE" w:rsidRDefault="005F3BAC">
            <w:pPr>
              <w:rPr>
                <w:ins w:id="1784" w:author="Hoan Ng" w:date="2017-03-20T22:18:00Z"/>
                <w:bCs/>
                <w:sz w:val="32"/>
                <w:rPrChange w:id="1785" w:author="Kai Pa" w:date="2018-05-21T21:31:00Z">
                  <w:rPr>
                    <w:ins w:id="1786" w:author="Hoan Ng" w:date="2017-03-20T22:18:00Z"/>
                    <w:b/>
                    <w:bCs/>
                  </w:rPr>
                </w:rPrChange>
              </w:rPr>
            </w:pPr>
            <w:ins w:id="1787" w:author="Hoan Ng" w:date="2017-03-20T22:18:00Z">
              <w:r w:rsidRPr="00B90FBE">
                <w:rPr>
                  <w:bCs/>
                  <w:sz w:val="32"/>
                  <w:rPrChange w:id="1788" w:author="Kai Pa" w:date="2018-05-21T21:31:00Z">
                    <w:rPr>
                      <w:b/>
                      <w:bCs/>
                    </w:rPr>
                  </w:rPrChange>
                </w:rPr>
                <w:t> </w:t>
              </w:r>
            </w:ins>
          </w:p>
        </w:tc>
        <w:tc>
          <w:tcPr>
            <w:tcW w:w="1149" w:type="dxa"/>
            <w:hideMark/>
            <w:tcPrChange w:id="1789" w:author="Kai Pa" w:date="2018-05-21T21:18:00Z">
              <w:tcPr>
                <w:tcW w:w="960" w:type="dxa"/>
                <w:gridSpan w:val="2"/>
                <w:hideMark/>
              </w:tcPr>
            </w:tcPrChange>
          </w:tcPr>
          <w:p w14:paraId="5E91C212" w14:textId="77777777" w:rsidR="005F3BAC" w:rsidRPr="00B90FBE" w:rsidRDefault="005F3BAC">
            <w:pPr>
              <w:rPr>
                <w:ins w:id="1790" w:author="Hoan Ng" w:date="2017-03-20T22:18:00Z"/>
                <w:bCs/>
                <w:sz w:val="32"/>
                <w:rPrChange w:id="1791" w:author="Kai Pa" w:date="2018-05-21T21:31:00Z">
                  <w:rPr>
                    <w:ins w:id="1792" w:author="Hoan Ng" w:date="2017-03-20T22:18:00Z"/>
                    <w:b/>
                    <w:bCs/>
                  </w:rPr>
                </w:rPrChange>
              </w:rPr>
            </w:pPr>
            <w:ins w:id="1793" w:author="Hoan Ng" w:date="2017-03-20T22:18:00Z">
              <w:r w:rsidRPr="00B90FBE">
                <w:rPr>
                  <w:bCs/>
                  <w:sz w:val="32"/>
                  <w:rPrChange w:id="1794" w:author="Kai Pa" w:date="2018-05-21T21:31:00Z">
                    <w:rPr>
                      <w:b/>
                      <w:bCs/>
                    </w:rPr>
                  </w:rPrChange>
                </w:rPr>
                <w:t> </w:t>
              </w:r>
            </w:ins>
          </w:p>
        </w:tc>
        <w:tc>
          <w:tcPr>
            <w:tcW w:w="1164" w:type="dxa"/>
            <w:hideMark/>
            <w:tcPrChange w:id="1795" w:author="Kai Pa" w:date="2018-05-21T21:18:00Z">
              <w:tcPr>
                <w:tcW w:w="960" w:type="dxa"/>
                <w:hideMark/>
              </w:tcPr>
            </w:tcPrChange>
          </w:tcPr>
          <w:p w14:paraId="18CF0D33" w14:textId="77777777" w:rsidR="005F3BAC" w:rsidRPr="00B90FBE" w:rsidRDefault="005F3BAC">
            <w:pPr>
              <w:rPr>
                <w:ins w:id="1796" w:author="Hoan Ng" w:date="2017-03-20T22:18:00Z"/>
                <w:bCs/>
                <w:sz w:val="32"/>
                <w:rPrChange w:id="1797" w:author="Kai Pa" w:date="2018-05-21T21:31:00Z">
                  <w:rPr>
                    <w:ins w:id="1798" w:author="Hoan Ng" w:date="2017-03-20T22:18:00Z"/>
                    <w:b/>
                    <w:bCs/>
                  </w:rPr>
                </w:rPrChange>
              </w:rPr>
            </w:pPr>
            <w:ins w:id="1799" w:author="Hoan Ng" w:date="2017-03-20T22:18:00Z">
              <w:r w:rsidRPr="00B90FBE">
                <w:rPr>
                  <w:bCs/>
                  <w:sz w:val="32"/>
                  <w:rPrChange w:id="1800" w:author="Kai Pa" w:date="2018-05-21T21:31:00Z">
                    <w:rPr>
                      <w:b/>
                      <w:bCs/>
                    </w:rPr>
                  </w:rPrChange>
                </w:rPr>
                <w:t> </w:t>
              </w:r>
            </w:ins>
          </w:p>
        </w:tc>
        <w:tc>
          <w:tcPr>
            <w:tcW w:w="793" w:type="dxa"/>
            <w:hideMark/>
            <w:tcPrChange w:id="1801" w:author="Kai Pa" w:date="2018-05-21T21:18:00Z">
              <w:tcPr>
                <w:tcW w:w="960" w:type="dxa"/>
                <w:gridSpan w:val="2"/>
                <w:hideMark/>
              </w:tcPr>
            </w:tcPrChange>
          </w:tcPr>
          <w:p w14:paraId="5A3A1D24" w14:textId="77777777" w:rsidR="005F3BAC" w:rsidRPr="00B90FBE" w:rsidRDefault="005F3BAC">
            <w:pPr>
              <w:rPr>
                <w:ins w:id="1802" w:author="Hoan Ng" w:date="2017-03-20T22:18:00Z"/>
                <w:bCs/>
                <w:sz w:val="32"/>
                <w:rPrChange w:id="1803" w:author="Kai Pa" w:date="2018-05-21T21:31:00Z">
                  <w:rPr>
                    <w:ins w:id="1804" w:author="Hoan Ng" w:date="2017-03-20T22:18:00Z"/>
                    <w:b/>
                    <w:bCs/>
                  </w:rPr>
                </w:rPrChange>
              </w:rPr>
            </w:pPr>
            <w:ins w:id="1805" w:author="Hoan Ng" w:date="2017-03-20T22:18:00Z">
              <w:r w:rsidRPr="00B90FBE">
                <w:rPr>
                  <w:bCs/>
                  <w:sz w:val="32"/>
                  <w:rPrChange w:id="1806" w:author="Kai Pa" w:date="2018-05-21T21:31:00Z">
                    <w:rPr>
                      <w:b/>
                      <w:bCs/>
                    </w:rPr>
                  </w:rPrChange>
                </w:rPr>
                <w:t> </w:t>
              </w:r>
            </w:ins>
          </w:p>
        </w:tc>
      </w:tr>
      <w:tr w:rsidR="005F3BAC" w:rsidRPr="00B90FBE" w14:paraId="00826EA7" w14:textId="77777777" w:rsidTr="00393718">
        <w:trPr>
          <w:trHeight w:val="300"/>
          <w:ins w:id="1807" w:author="Hoan Ng" w:date="2017-03-20T22:18:00Z"/>
          <w:trPrChange w:id="1808" w:author="Kai Pa" w:date="2018-05-21T21:18:00Z">
            <w:trPr>
              <w:trHeight w:val="300"/>
            </w:trPr>
          </w:trPrChange>
        </w:trPr>
        <w:tc>
          <w:tcPr>
            <w:tcW w:w="936" w:type="dxa"/>
            <w:hideMark/>
            <w:tcPrChange w:id="1809" w:author="Kai Pa" w:date="2018-05-21T21:18:00Z">
              <w:tcPr>
                <w:tcW w:w="8140" w:type="dxa"/>
                <w:gridSpan w:val="2"/>
                <w:hideMark/>
              </w:tcPr>
            </w:tcPrChange>
          </w:tcPr>
          <w:p w14:paraId="0947A5F3" w14:textId="77777777" w:rsidR="005F3BAC" w:rsidRPr="00B90FBE" w:rsidRDefault="005F3BAC">
            <w:pPr>
              <w:rPr>
                <w:ins w:id="1810" w:author="Hoan Ng" w:date="2017-03-20T22:18:00Z"/>
                <w:bCs/>
                <w:sz w:val="32"/>
                <w:rPrChange w:id="1811" w:author="Kai Pa" w:date="2018-05-21T21:31:00Z">
                  <w:rPr>
                    <w:ins w:id="1812" w:author="Hoan Ng" w:date="2017-03-20T22:18:00Z"/>
                    <w:b/>
                    <w:bCs/>
                  </w:rPr>
                </w:rPrChange>
              </w:rPr>
            </w:pPr>
            <w:ins w:id="1813" w:author="Hoan Ng" w:date="2017-03-20T22:18:00Z">
              <w:r w:rsidRPr="00B90FBE">
                <w:rPr>
                  <w:bCs/>
                  <w:sz w:val="32"/>
                  <w:rPrChange w:id="1814" w:author="Kai Pa" w:date="2018-05-21T21:31:00Z">
                    <w:rPr>
                      <w:b/>
                      <w:bCs/>
                    </w:rPr>
                  </w:rPrChange>
                </w:rPr>
                <w:t> </w:t>
              </w:r>
            </w:ins>
          </w:p>
        </w:tc>
        <w:tc>
          <w:tcPr>
            <w:tcW w:w="4250" w:type="dxa"/>
            <w:hideMark/>
            <w:tcPrChange w:id="1815" w:author="Kai Pa" w:date="2018-05-21T21:18:00Z">
              <w:tcPr>
                <w:tcW w:w="3340" w:type="dxa"/>
                <w:gridSpan w:val="2"/>
                <w:hideMark/>
              </w:tcPr>
            </w:tcPrChange>
          </w:tcPr>
          <w:p w14:paraId="1CB61979" w14:textId="77777777" w:rsidR="005F3BAC" w:rsidRPr="00B90FBE" w:rsidRDefault="005F3BAC" w:rsidP="005F3BAC">
            <w:pPr>
              <w:rPr>
                <w:ins w:id="1816" w:author="Hoan Ng" w:date="2017-03-20T22:18:00Z"/>
                <w:bCs/>
                <w:sz w:val="32"/>
                <w:rPrChange w:id="1817" w:author="Kai Pa" w:date="2018-05-21T21:31:00Z">
                  <w:rPr>
                    <w:ins w:id="1818" w:author="Hoan Ng" w:date="2017-03-20T22:18:00Z"/>
                    <w:b/>
                    <w:bCs/>
                  </w:rPr>
                </w:rPrChange>
              </w:rPr>
            </w:pPr>
            <w:ins w:id="1819" w:author="Hoan Ng" w:date="2017-03-20T22:18:00Z">
              <w:r w:rsidRPr="00B90FBE">
                <w:rPr>
                  <w:bCs/>
                  <w:sz w:val="32"/>
                  <w:rPrChange w:id="1820" w:author="Kai Pa" w:date="2018-05-21T21:31:00Z">
                    <w:rPr>
                      <w:b/>
                      <w:bCs/>
                    </w:rPr>
                  </w:rPrChange>
                </w:rPr>
                <w:t>Module 2</w:t>
              </w:r>
            </w:ins>
          </w:p>
        </w:tc>
        <w:tc>
          <w:tcPr>
            <w:tcW w:w="1220" w:type="dxa"/>
            <w:hideMark/>
            <w:tcPrChange w:id="1821" w:author="Kai Pa" w:date="2018-05-21T21:18:00Z">
              <w:tcPr>
                <w:tcW w:w="960" w:type="dxa"/>
                <w:gridSpan w:val="2"/>
                <w:hideMark/>
              </w:tcPr>
            </w:tcPrChange>
          </w:tcPr>
          <w:p w14:paraId="10FBF84A" w14:textId="77777777" w:rsidR="005F3BAC" w:rsidRPr="00B90FBE" w:rsidRDefault="005F3BAC">
            <w:pPr>
              <w:rPr>
                <w:ins w:id="1822" w:author="Hoan Ng" w:date="2017-03-20T22:18:00Z"/>
                <w:bCs/>
                <w:sz w:val="32"/>
                <w:rPrChange w:id="1823" w:author="Kai Pa" w:date="2018-05-21T21:31:00Z">
                  <w:rPr>
                    <w:ins w:id="1824" w:author="Hoan Ng" w:date="2017-03-20T22:18:00Z"/>
                    <w:b/>
                    <w:bCs/>
                  </w:rPr>
                </w:rPrChange>
              </w:rPr>
            </w:pPr>
            <w:ins w:id="1825" w:author="Hoan Ng" w:date="2017-03-20T22:18:00Z">
              <w:r w:rsidRPr="00B90FBE">
                <w:rPr>
                  <w:bCs/>
                  <w:sz w:val="32"/>
                  <w:rPrChange w:id="1826" w:author="Kai Pa" w:date="2018-05-21T21:31:00Z">
                    <w:rPr>
                      <w:b/>
                      <w:bCs/>
                    </w:rPr>
                  </w:rPrChange>
                </w:rPr>
                <w:t> </w:t>
              </w:r>
            </w:ins>
          </w:p>
        </w:tc>
        <w:tc>
          <w:tcPr>
            <w:tcW w:w="1149" w:type="dxa"/>
            <w:hideMark/>
            <w:tcPrChange w:id="1827" w:author="Kai Pa" w:date="2018-05-21T21:18:00Z">
              <w:tcPr>
                <w:tcW w:w="960" w:type="dxa"/>
                <w:gridSpan w:val="2"/>
                <w:hideMark/>
              </w:tcPr>
            </w:tcPrChange>
          </w:tcPr>
          <w:p w14:paraId="2D70E219" w14:textId="77777777" w:rsidR="005F3BAC" w:rsidRPr="00B90FBE" w:rsidRDefault="005F3BAC">
            <w:pPr>
              <w:rPr>
                <w:ins w:id="1828" w:author="Hoan Ng" w:date="2017-03-20T22:18:00Z"/>
                <w:bCs/>
                <w:sz w:val="32"/>
                <w:rPrChange w:id="1829" w:author="Kai Pa" w:date="2018-05-21T21:31:00Z">
                  <w:rPr>
                    <w:ins w:id="1830" w:author="Hoan Ng" w:date="2017-03-20T22:18:00Z"/>
                    <w:b/>
                    <w:bCs/>
                  </w:rPr>
                </w:rPrChange>
              </w:rPr>
            </w:pPr>
            <w:ins w:id="1831" w:author="Hoan Ng" w:date="2017-03-20T22:18:00Z">
              <w:r w:rsidRPr="00B90FBE">
                <w:rPr>
                  <w:bCs/>
                  <w:sz w:val="32"/>
                  <w:rPrChange w:id="1832" w:author="Kai Pa" w:date="2018-05-21T21:31:00Z">
                    <w:rPr>
                      <w:b/>
                      <w:bCs/>
                    </w:rPr>
                  </w:rPrChange>
                </w:rPr>
                <w:t> </w:t>
              </w:r>
            </w:ins>
          </w:p>
        </w:tc>
        <w:tc>
          <w:tcPr>
            <w:tcW w:w="1164" w:type="dxa"/>
            <w:hideMark/>
            <w:tcPrChange w:id="1833" w:author="Kai Pa" w:date="2018-05-21T21:18:00Z">
              <w:tcPr>
                <w:tcW w:w="960" w:type="dxa"/>
                <w:hideMark/>
              </w:tcPr>
            </w:tcPrChange>
          </w:tcPr>
          <w:p w14:paraId="5E9EA58B" w14:textId="77777777" w:rsidR="005F3BAC" w:rsidRPr="00B90FBE" w:rsidRDefault="005F3BAC">
            <w:pPr>
              <w:rPr>
                <w:ins w:id="1834" w:author="Hoan Ng" w:date="2017-03-20T22:18:00Z"/>
                <w:bCs/>
                <w:sz w:val="32"/>
                <w:rPrChange w:id="1835" w:author="Kai Pa" w:date="2018-05-21T21:31:00Z">
                  <w:rPr>
                    <w:ins w:id="1836" w:author="Hoan Ng" w:date="2017-03-20T22:18:00Z"/>
                    <w:b/>
                    <w:bCs/>
                  </w:rPr>
                </w:rPrChange>
              </w:rPr>
            </w:pPr>
            <w:ins w:id="1837" w:author="Hoan Ng" w:date="2017-03-20T22:18:00Z">
              <w:r w:rsidRPr="00B90FBE">
                <w:rPr>
                  <w:bCs/>
                  <w:sz w:val="32"/>
                  <w:rPrChange w:id="1838" w:author="Kai Pa" w:date="2018-05-21T21:31:00Z">
                    <w:rPr>
                      <w:b/>
                      <w:bCs/>
                    </w:rPr>
                  </w:rPrChange>
                </w:rPr>
                <w:t> </w:t>
              </w:r>
            </w:ins>
          </w:p>
        </w:tc>
        <w:tc>
          <w:tcPr>
            <w:tcW w:w="793" w:type="dxa"/>
            <w:hideMark/>
            <w:tcPrChange w:id="1839" w:author="Kai Pa" w:date="2018-05-21T21:18:00Z">
              <w:tcPr>
                <w:tcW w:w="960" w:type="dxa"/>
                <w:gridSpan w:val="2"/>
                <w:hideMark/>
              </w:tcPr>
            </w:tcPrChange>
          </w:tcPr>
          <w:p w14:paraId="0741C07F" w14:textId="77777777" w:rsidR="005F3BAC" w:rsidRPr="00B90FBE" w:rsidRDefault="005F3BAC">
            <w:pPr>
              <w:rPr>
                <w:ins w:id="1840" w:author="Hoan Ng" w:date="2017-03-20T22:18:00Z"/>
                <w:bCs/>
                <w:sz w:val="32"/>
                <w:rPrChange w:id="1841" w:author="Kai Pa" w:date="2018-05-21T21:31:00Z">
                  <w:rPr>
                    <w:ins w:id="1842" w:author="Hoan Ng" w:date="2017-03-20T22:18:00Z"/>
                    <w:b/>
                    <w:bCs/>
                  </w:rPr>
                </w:rPrChange>
              </w:rPr>
            </w:pPr>
            <w:ins w:id="1843" w:author="Hoan Ng" w:date="2017-03-20T22:18:00Z">
              <w:r w:rsidRPr="00B90FBE">
                <w:rPr>
                  <w:bCs/>
                  <w:sz w:val="32"/>
                  <w:rPrChange w:id="1844" w:author="Kai Pa" w:date="2018-05-21T21:31:00Z">
                    <w:rPr>
                      <w:b/>
                      <w:bCs/>
                    </w:rPr>
                  </w:rPrChange>
                </w:rPr>
                <w:t> </w:t>
              </w:r>
            </w:ins>
          </w:p>
        </w:tc>
      </w:tr>
      <w:tr w:rsidR="005F3BAC" w:rsidRPr="00B90FBE" w14:paraId="1DC933D5" w14:textId="77777777" w:rsidTr="00393718">
        <w:trPr>
          <w:trHeight w:val="300"/>
          <w:ins w:id="1845" w:author="Hoan Ng" w:date="2017-03-20T22:18:00Z"/>
          <w:trPrChange w:id="1846" w:author="Kai Pa" w:date="2018-05-21T21:18:00Z">
            <w:trPr>
              <w:trHeight w:val="300"/>
            </w:trPr>
          </w:trPrChange>
        </w:trPr>
        <w:tc>
          <w:tcPr>
            <w:tcW w:w="936" w:type="dxa"/>
            <w:hideMark/>
            <w:tcPrChange w:id="1847" w:author="Kai Pa" w:date="2018-05-21T21:18:00Z">
              <w:tcPr>
                <w:tcW w:w="8140" w:type="dxa"/>
                <w:gridSpan w:val="2"/>
                <w:hideMark/>
              </w:tcPr>
            </w:tcPrChange>
          </w:tcPr>
          <w:p w14:paraId="26DBBE15" w14:textId="77777777" w:rsidR="005F3BAC" w:rsidRPr="00B90FBE" w:rsidRDefault="005F3BAC">
            <w:pPr>
              <w:rPr>
                <w:ins w:id="1848" w:author="Hoan Ng" w:date="2017-03-20T22:18:00Z"/>
                <w:bCs/>
                <w:sz w:val="32"/>
                <w:rPrChange w:id="1849" w:author="Kai Pa" w:date="2018-05-21T21:31:00Z">
                  <w:rPr>
                    <w:ins w:id="1850" w:author="Hoan Ng" w:date="2017-03-20T22:18:00Z"/>
                    <w:b/>
                    <w:bCs/>
                  </w:rPr>
                </w:rPrChange>
              </w:rPr>
            </w:pPr>
            <w:ins w:id="1851" w:author="Hoan Ng" w:date="2017-03-20T22:18:00Z">
              <w:r w:rsidRPr="00B90FBE">
                <w:rPr>
                  <w:bCs/>
                  <w:sz w:val="32"/>
                  <w:rPrChange w:id="1852" w:author="Kai Pa" w:date="2018-05-21T21:31:00Z">
                    <w:rPr>
                      <w:b/>
                      <w:bCs/>
                    </w:rPr>
                  </w:rPrChange>
                </w:rPr>
                <w:t> </w:t>
              </w:r>
            </w:ins>
          </w:p>
        </w:tc>
        <w:tc>
          <w:tcPr>
            <w:tcW w:w="4250" w:type="dxa"/>
            <w:hideMark/>
            <w:tcPrChange w:id="1853" w:author="Kai Pa" w:date="2018-05-21T21:18:00Z">
              <w:tcPr>
                <w:tcW w:w="3340" w:type="dxa"/>
                <w:gridSpan w:val="2"/>
                <w:hideMark/>
              </w:tcPr>
            </w:tcPrChange>
          </w:tcPr>
          <w:p w14:paraId="5717F50F" w14:textId="77777777" w:rsidR="005F3BAC" w:rsidRPr="00B90FBE" w:rsidRDefault="005F3BAC" w:rsidP="005F3BAC">
            <w:pPr>
              <w:rPr>
                <w:ins w:id="1854" w:author="Hoan Ng" w:date="2017-03-20T22:18:00Z"/>
                <w:bCs/>
                <w:sz w:val="32"/>
                <w:rPrChange w:id="1855" w:author="Kai Pa" w:date="2018-05-21T21:31:00Z">
                  <w:rPr>
                    <w:ins w:id="1856" w:author="Hoan Ng" w:date="2017-03-20T22:18:00Z"/>
                    <w:b/>
                    <w:bCs/>
                  </w:rPr>
                </w:rPrChange>
              </w:rPr>
            </w:pPr>
            <w:ins w:id="1857" w:author="Hoan Ng" w:date="2017-03-20T22:18:00Z">
              <w:r w:rsidRPr="00B90FBE">
                <w:rPr>
                  <w:bCs/>
                  <w:sz w:val="32"/>
                  <w:rPrChange w:id="1858" w:author="Kai Pa" w:date="2018-05-21T21:31:00Z">
                    <w:rPr>
                      <w:b/>
                      <w:bCs/>
                    </w:rPr>
                  </w:rPrChange>
                </w:rPr>
                <w:t>Module 3</w:t>
              </w:r>
            </w:ins>
          </w:p>
        </w:tc>
        <w:tc>
          <w:tcPr>
            <w:tcW w:w="1220" w:type="dxa"/>
            <w:hideMark/>
            <w:tcPrChange w:id="1859" w:author="Kai Pa" w:date="2018-05-21T21:18:00Z">
              <w:tcPr>
                <w:tcW w:w="960" w:type="dxa"/>
                <w:gridSpan w:val="2"/>
                <w:hideMark/>
              </w:tcPr>
            </w:tcPrChange>
          </w:tcPr>
          <w:p w14:paraId="4D212617" w14:textId="77777777" w:rsidR="005F3BAC" w:rsidRPr="00B90FBE" w:rsidRDefault="005F3BAC">
            <w:pPr>
              <w:rPr>
                <w:ins w:id="1860" w:author="Hoan Ng" w:date="2017-03-20T22:18:00Z"/>
                <w:bCs/>
                <w:sz w:val="32"/>
                <w:rPrChange w:id="1861" w:author="Kai Pa" w:date="2018-05-21T21:31:00Z">
                  <w:rPr>
                    <w:ins w:id="1862" w:author="Hoan Ng" w:date="2017-03-20T22:18:00Z"/>
                    <w:b/>
                    <w:bCs/>
                  </w:rPr>
                </w:rPrChange>
              </w:rPr>
            </w:pPr>
            <w:ins w:id="1863" w:author="Hoan Ng" w:date="2017-03-20T22:18:00Z">
              <w:r w:rsidRPr="00B90FBE">
                <w:rPr>
                  <w:bCs/>
                  <w:sz w:val="32"/>
                  <w:rPrChange w:id="1864" w:author="Kai Pa" w:date="2018-05-21T21:31:00Z">
                    <w:rPr>
                      <w:b/>
                      <w:bCs/>
                    </w:rPr>
                  </w:rPrChange>
                </w:rPr>
                <w:t> </w:t>
              </w:r>
            </w:ins>
          </w:p>
        </w:tc>
        <w:tc>
          <w:tcPr>
            <w:tcW w:w="1149" w:type="dxa"/>
            <w:hideMark/>
            <w:tcPrChange w:id="1865" w:author="Kai Pa" w:date="2018-05-21T21:18:00Z">
              <w:tcPr>
                <w:tcW w:w="960" w:type="dxa"/>
                <w:gridSpan w:val="2"/>
                <w:hideMark/>
              </w:tcPr>
            </w:tcPrChange>
          </w:tcPr>
          <w:p w14:paraId="0BBF163A" w14:textId="77777777" w:rsidR="005F3BAC" w:rsidRPr="00B90FBE" w:rsidRDefault="005F3BAC">
            <w:pPr>
              <w:rPr>
                <w:ins w:id="1866" w:author="Hoan Ng" w:date="2017-03-20T22:18:00Z"/>
                <w:bCs/>
                <w:sz w:val="32"/>
                <w:rPrChange w:id="1867" w:author="Kai Pa" w:date="2018-05-21T21:31:00Z">
                  <w:rPr>
                    <w:ins w:id="1868" w:author="Hoan Ng" w:date="2017-03-20T22:18:00Z"/>
                    <w:b/>
                    <w:bCs/>
                  </w:rPr>
                </w:rPrChange>
              </w:rPr>
            </w:pPr>
            <w:ins w:id="1869" w:author="Hoan Ng" w:date="2017-03-20T22:18:00Z">
              <w:r w:rsidRPr="00B90FBE">
                <w:rPr>
                  <w:bCs/>
                  <w:sz w:val="32"/>
                  <w:rPrChange w:id="1870" w:author="Kai Pa" w:date="2018-05-21T21:31:00Z">
                    <w:rPr>
                      <w:b/>
                      <w:bCs/>
                    </w:rPr>
                  </w:rPrChange>
                </w:rPr>
                <w:t> </w:t>
              </w:r>
            </w:ins>
          </w:p>
        </w:tc>
        <w:tc>
          <w:tcPr>
            <w:tcW w:w="1164" w:type="dxa"/>
            <w:hideMark/>
            <w:tcPrChange w:id="1871" w:author="Kai Pa" w:date="2018-05-21T21:18:00Z">
              <w:tcPr>
                <w:tcW w:w="960" w:type="dxa"/>
                <w:hideMark/>
              </w:tcPr>
            </w:tcPrChange>
          </w:tcPr>
          <w:p w14:paraId="3CC468B1" w14:textId="77777777" w:rsidR="005F3BAC" w:rsidRPr="00B90FBE" w:rsidRDefault="005F3BAC">
            <w:pPr>
              <w:rPr>
                <w:ins w:id="1872" w:author="Hoan Ng" w:date="2017-03-20T22:18:00Z"/>
                <w:bCs/>
                <w:sz w:val="32"/>
                <w:rPrChange w:id="1873" w:author="Kai Pa" w:date="2018-05-21T21:31:00Z">
                  <w:rPr>
                    <w:ins w:id="1874" w:author="Hoan Ng" w:date="2017-03-20T22:18:00Z"/>
                    <w:b/>
                    <w:bCs/>
                  </w:rPr>
                </w:rPrChange>
              </w:rPr>
            </w:pPr>
            <w:ins w:id="1875" w:author="Hoan Ng" w:date="2017-03-20T22:18:00Z">
              <w:r w:rsidRPr="00B90FBE">
                <w:rPr>
                  <w:bCs/>
                  <w:sz w:val="32"/>
                  <w:rPrChange w:id="1876" w:author="Kai Pa" w:date="2018-05-21T21:31:00Z">
                    <w:rPr>
                      <w:b/>
                      <w:bCs/>
                    </w:rPr>
                  </w:rPrChange>
                </w:rPr>
                <w:t> </w:t>
              </w:r>
            </w:ins>
          </w:p>
        </w:tc>
        <w:tc>
          <w:tcPr>
            <w:tcW w:w="793" w:type="dxa"/>
            <w:hideMark/>
            <w:tcPrChange w:id="1877" w:author="Kai Pa" w:date="2018-05-21T21:18:00Z">
              <w:tcPr>
                <w:tcW w:w="960" w:type="dxa"/>
                <w:gridSpan w:val="2"/>
                <w:hideMark/>
              </w:tcPr>
            </w:tcPrChange>
          </w:tcPr>
          <w:p w14:paraId="55F11BED" w14:textId="77777777" w:rsidR="005F3BAC" w:rsidRPr="00B90FBE" w:rsidRDefault="005F3BAC">
            <w:pPr>
              <w:rPr>
                <w:ins w:id="1878" w:author="Hoan Ng" w:date="2017-03-20T22:18:00Z"/>
                <w:bCs/>
                <w:sz w:val="32"/>
                <w:rPrChange w:id="1879" w:author="Kai Pa" w:date="2018-05-21T21:31:00Z">
                  <w:rPr>
                    <w:ins w:id="1880" w:author="Hoan Ng" w:date="2017-03-20T22:18:00Z"/>
                    <w:b/>
                    <w:bCs/>
                  </w:rPr>
                </w:rPrChange>
              </w:rPr>
            </w:pPr>
            <w:ins w:id="1881" w:author="Hoan Ng" w:date="2017-03-20T22:18:00Z">
              <w:r w:rsidRPr="00B90FBE">
                <w:rPr>
                  <w:bCs/>
                  <w:sz w:val="32"/>
                  <w:rPrChange w:id="1882" w:author="Kai Pa" w:date="2018-05-21T21:31:00Z">
                    <w:rPr>
                      <w:b/>
                      <w:bCs/>
                    </w:rPr>
                  </w:rPrChange>
                </w:rPr>
                <w:t> </w:t>
              </w:r>
            </w:ins>
          </w:p>
        </w:tc>
      </w:tr>
      <w:tr w:rsidR="005F3BAC" w:rsidRPr="00B90FBE" w14:paraId="41F11205" w14:textId="77777777" w:rsidTr="00393718">
        <w:trPr>
          <w:trHeight w:val="300"/>
          <w:ins w:id="1883" w:author="Hoan Ng" w:date="2017-03-20T22:18:00Z"/>
          <w:trPrChange w:id="1884" w:author="Kai Pa" w:date="2018-05-21T21:18:00Z">
            <w:trPr>
              <w:trHeight w:val="300"/>
            </w:trPr>
          </w:trPrChange>
        </w:trPr>
        <w:tc>
          <w:tcPr>
            <w:tcW w:w="936" w:type="dxa"/>
            <w:hideMark/>
            <w:tcPrChange w:id="1885" w:author="Kai Pa" w:date="2018-05-21T21:18:00Z">
              <w:tcPr>
                <w:tcW w:w="8140" w:type="dxa"/>
                <w:gridSpan w:val="2"/>
                <w:hideMark/>
              </w:tcPr>
            </w:tcPrChange>
          </w:tcPr>
          <w:p w14:paraId="4AD638F6" w14:textId="77777777" w:rsidR="005F3BAC" w:rsidRPr="00B90FBE" w:rsidRDefault="005F3BAC">
            <w:pPr>
              <w:rPr>
                <w:ins w:id="1886" w:author="Hoan Ng" w:date="2017-03-20T22:18:00Z"/>
                <w:bCs/>
                <w:sz w:val="32"/>
                <w:rPrChange w:id="1887" w:author="Kai Pa" w:date="2018-05-21T21:31:00Z">
                  <w:rPr>
                    <w:ins w:id="1888" w:author="Hoan Ng" w:date="2017-03-20T22:18:00Z"/>
                    <w:b/>
                    <w:bCs/>
                  </w:rPr>
                </w:rPrChange>
              </w:rPr>
            </w:pPr>
            <w:ins w:id="1889" w:author="Hoan Ng" w:date="2017-03-20T22:18:00Z">
              <w:r w:rsidRPr="00B90FBE">
                <w:rPr>
                  <w:bCs/>
                  <w:sz w:val="32"/>
                  <w:rPrChange w:id="1890" w:author="Kai Pa" w:date="2018-05-21T21:31:00Z">
                    <w:rPr>
                      <w:b/>
                      <w:bCs/>
                    </w:rPr>
                  </w:rPrChange>
                </w:rPr>
                <w:t> </w:t>
              </w:r>
            </w:ins>
          </w:p>
        </w:tc>
        <w:tc>
          <w:tcPr>
            <w:tcW w:w="4250" w:type="dxa"/>
            <w:hideMark/>
            <w:tcPrChange w:id="1891" w:author="Kai Pa" w:date="2018-05-21T21:18:00Z">
              <w:tcPr>
                <w:tcW w:w="3340" w:type="dxa"/>
                <w:gridSpan w:val="2"/>
                <w:hideMark/>
              </w:tcPr>
            </w:tcPrChange>
          </w:tcPr>
          <w:p w14:paraId="17541341" w14:textId="77777777" w:rsidR="005F3BAC" w:rsidRPr="00B90FBE" w:rsidRDefault="005F3BAC" w:rsidP="005F3BAC">
            <w:pPr>
              <w:rPr>
                <w:ins w:id="1892" w:author="Hoan Ng" w:date="2017-03-20T22:18:00Z"/>
                <w:bCs/>
                <w:sz w:val="32"/>
                <w:rPrChange w:id="1893" w:author="Kai Pa" w:date="2018-05-21T21:31:00Z">
                  <w:rPr>
                    <w:ins w:id="1894" w:author="Hoan Ng" w:date="2017-03-20T22:18:00Z"/>
                    <w:b/>
                    <w:bCs/>
                  </w:rPr>
                </w:rPrChange>
              </w:rPr>
            </w:pPr>
            <w:ins w:id="1895" w:author="Hoan Ng" w:date="2017-03-20T22:18:00Z">
              <w:r w:rsidRPr="00B90FBE">
                <w:rPr>
                  <w:bCs/>
                  <w:sz w:val="32"/>
                  <w:rPrChange w:id="1896" w:author="Kai Pa" w:date="2018-05-21T21:31:00Z">
                    <w:rPr>
                      <w:b/>
                      <w:bCs/>
                    </w:rPr>
                  </w:rPrChange>
                </w:rPr>
                <w:t>Module …</w:t>
              </w:r>
            </w:ins>
          </w:p>
        </w:tc>
        <w:tc>
          <w:tcPr>
            <w:tcW w:w="1220" w:type="dxa"/>
            <w:hideMark/>
            <w:tcPrChange w:id="1897" w:author="Kai Pa" w:date="2018-05-21T21:18:00Z">
              <w:tcPr>
                <w:tcW w:w="960" w:type="dxa"/>
                <w:gridSpan w:val="2"/>
                <w:hideMark/>
              </w:tcPr>
            </w:tcPrChange>
          </w:tcPr>
          <w:p w14:paraId="0F736EF2" w14:textId="77777777" w:rsidR="005F3BAC" w:rsidRPr="00B90FBE" w:rsidRDefault="005F3BAC">
            <w:pPr>
              <w:rPr>
                <w:ins w:id="1898" w:author="Hoan Ng" w:date="2017-03-20T22:18:00Z"/>
                <w:bCs/>
                <w:sz w:val="32"/>
                <w:rPrChange w:id="1899" w:author="Kai Pa" w:date="2018-05-21T21:31:00Z">
                  <w:rPr>
                    <w:ins w:id="1900" w:author="Hoan Ng" w:date="2017-03-20T22:18:00Z"/>
                    <w:b/>
                    <w:bCs/>
                  </w:rPr>
                </w:rPrChange>
              </w:rPr>
            </w:pPr>
            <w:ins w:id="1901" w:author="Hoan Ng" w:date="2017-03-20T22:18:00Z">
              <w:r w:rsidRPr="00B90FBE">
                <w:rPr>
                  <w:bCs/>
                  <w:sz w:val="32"/>
                  <w:rPrChange w:id="1902" w:author="Kai Pa" w:date="2018-05-21T21:31:00Z">
                    <w:rPr>
                      <w:b/>
                      <w:bCs/>
                    </w:rPr>
                  </w:rPrChange>
                </w:rPr>
                <w:t> </w:t>
              </w:r>
            </w:ins>
          </w:p>
        </w:tc>
        <w:tc>
          <w:tcPr>
            <w:tcW w:w="1149" w:type="dxa"/>
            <w:hideMark/>
            <w:tcPrChange w:id="1903" w:author="Kai Pa" w:date="2018-05-21T21:18:00Z">
              <w:tcPr>
                <w:tcW w:w="960" w:type="dxa"/>
                <w:gridSpan w:val="2"/>
                <w:hideMark/>
              </w:tcPr>
            </w:tcPrChange>
          </w:tcPr>
          <w:p w14:paraId="5A73F495" w14:textId="77777777" w:rsidR="005F3BAC" w:rsidRPr="00B90FBE" w:rsidRDefault="005F3BAC">
            <w:pPr>
              <w:rPr>
                <w:ins w:id="1904" w:author="Hoan Ng" w:date="2017-03-20T22:18:00Z"/>
                <w:bCs/>
                <w:sz w:val="32"/>
                <w:rPrChange w:id="1905" w:author="Kai Pa" w:date="2018-05-21T21:31:00Z">
                  <w:rPr>
                    <w:ins w:id="1906" w:author="Hoan Ng" w:date="2017-03-20T22:18:00Z"/>
                    <w:b/>
                    <w:bCs/>
                  </w:rPr>
                </w:rPrChange>
              </w:rPr>
            </w:pPr>
            <w:ins w:id="1907" w:author="Hoan Ng" w:date="2017-03-20T22:18:00Z">
              <w:r w:rsidRPr="00B90FBE">
                <w:rPr>
                  <w:bCs/>
                  <w:sz w:val="32"/>
                  <w:rPrChange w:id="1908" w:author="Kai Pa" w:date="2018-05-21T21:31:00Z">
                    <w:rPr>
                      <w:b/>
                      <w:bCs/>
                    </w:rPr>
                  </w:rPrChange>
                </w:rPr>
                <w:t> </w:t>
              </w:r>
            </w:ins>
          </w:p>
        </w:tc>
        <w:tc>
          <w:tcPr>
            <w:tcW w:w="1164" w:type="dxa"/>
            <w:hideMark/>
            <w:tcPrChange w:id="1909" w:author="Kai Pa" w:date="2018-05-21T21:18:00Z">
              <w:tcPr>
                <w:tcW w:w="960" w:type="dxa"/>
                <w:hideMark/>
              </w:tcPr>
            </w:tcPrChange>
          </w:tcPr>
          <w:p w14:paraId="2D7ADA96" w14:textId="77777777" w:rsidR="005F3BAC" w:rsidRPr="00B90FBE" w:rsidRDefault="005F3BAC">
            <w:pPr>
              <w:rPr>
                <w:ins w:id="1910" w:author="Hoan Ng" w:date="2017-03-20T22:18:00Z"/>
                <w:bCs/>
                <w:sz w:val="32"/>
                <w:rPrChange w:id="1911" w:author="Kai Pa" w:date="2018-05-21T21:31:00Z">
                  <w:rPr>
                    <w:ins w:id="1912" w:author="Hoan Ng" w:date="2017-03-20T22:18:00Z"/>
                    <w:b/>
                    <w:bCs/>
                  </w:rPr>
                </w:rPrChange>
              </w:rPr>
            </w:pPr>
            <w:ins w:id="1913" w:author="Hoan Ng" w:date="2017-03-20T22:18:00Z">
              <w:r w:rsidRPr="00B90FBE">
                <w:rPr>
                  <w:bCs/>
                  <w:sz w:val="32"/>
                  <w:rPrChange w:id="1914" w:author="Kai Pa" w:date="2018-05-21T21:31:00Z">
                    <w:rPr>
                      <w:b/>
                      <w:bCs/>
                    </w:rPr>
                  </w:rPrChange>
                </w:rPr>
                <w:t> </w:t>
              </w:r>
            </w:ins>
          </w:p>
        </w:tc>
        <w:tc>
          <w:tcPr>
            <w:tcW w:w="793" w:type="dxa"/>
            <w:hideMark/>
            <w:tcPrChange w:id="1915" w:author="Kai Pa" w:date="2018-05-21T21:18:00Z">
              <w:tcPr>
                <w:tcW w:w="960" w:type="dxa"/>
                <w:gridSpan w:val="2"/>
                <w:hideMark/>
              </w:tcPr>
            </w:tcPrChange>
          </w:tcPr>
          <w:p w14:paraId="5D2079E4" w14:textId="77777777" w:rsidR="005F3BAC" w:rsidRPr="00B90FBE" w:rsidRDefault="005F3BAC">
            <w:pPr>
              <w:rPr>
                <w:ins w:id="1916" w:author="Hoan Ng" w:date="2017-03-20T22:18:00Z"/>
                <w:bCs/>
                <w:sz w:val="32"/>
                <w:rPrChange w:id="1917" w:author="Kai Pa" w:date="2018-05-21T21:31:00Z">
                  <w:rPr>
                    <w:ins w:id="1918" w:author="Hoan Ng" w:date="2017-03-20T22:18:00Z"/>
                    <w:b/>
                    <w:bCs/>
                  </w:rPr>
                </w:rPrChange>
              </w:rPr>
            </w:pPr>
            <w:ins w:id="1919" w:author="Hoan Ng" w:date="2017-03-20T22:18:00Z">
              <w:r w:rsidRPr="00B90FBE">
                <w:rPr>
                  <w:bCs/>
                  <w:sz w:val="32"/>
                  <w:rPrChange w:id="1920" w:author="Kai Pa" w:date="2018-05-21T21:31:00Z">
                    <w:rPr>
                      <w:b/>
                      <w:bCs/>
                    </w:rPr>
                  </w:rPrChange>
                </w:rPr>
                <w:t> </w:t>
              </w:r>
            </w:ins>
          </w:p>
        </w:tc>
      </w:tr>
      <w:tr w:rsidR="005F3BAC" w:rsidRPr="00B90FBE" w14:paraId="2155419A" w14:textId="77777777" w:rsidTr="004943FF">
        <w:trPr>
          <w:trHeight w:val="300"/>
          <w:ins w:id="1921" w:author="Hoan Ng" w:date="2017-03-20T22:18:00Z"/>
          <w:trPrChange w:id="1922" w:author="Kai Pa" w:date="2018-05-21T21:16:00Z">
            <w:trPr>
              <w:trHeight w:val="300"/>
            </w:trPr>
          </w:trPrChange>
        </w:trPr>
        <w:tc>
          <w:tcPr>
            <w:tcW w:w="9512" w:type="dxa"/>
            <w:gridSpan w:val="6"/>
            <w:hideMark/>
            <w:tcPrChange w:id="1923" w:author="Kai Pa" w:date="2018-05-21T21:16:00Z">
              <w:tcPr>
                <w:tcW w:w="15320" w:type="dxa"/>
                <w:gridSpan w:val="11"/>
                <w:hideMark/>
              </w:tcPr>
            </w:tcPrChange>
          </w:tcPr>
          <w:p w14:paraId="584D1CC3" w14:textId="77777777" w:rsidR="005F3BAC" w:rsidRPr="00B90FBE" w:rsidRDefault="005F3BAC">
            <w:pPr>
              <w:rPr>
                <w:ins w:id="1924" w:author="Hoan Ng" w:date="2017-03-20T22:18:00Z"/>
                <w:bCs/>
                <w:sz w:val="32"/>
                <w:rPrChange w:id="1925" w:author="Kai Pa" w:date="2018-05-21T21:31:00Z">
                  <w:rPr>
                    <w:ins w:id="1926" w:author="Hoan Ng" w:date="2017-03-20T22:18:00Z"/>
                    <w:b/>
                    <w:bCs/>
                  </w:rPr>
                </w:rPrChange>
              </w:rPr>
            </w:pPr>
            <w:ins w:id="1927" w:author="Hoan Ng" w:date="2017-03-20T22:18:00Z">
              <w:r w:rsidRPr="00B90FBE">
                <w:rPr>
                  <w:bCs/>
                  <w:sz w:val="32"/>
                  <w:rPrChange w:id="1928" w:author="Kai Pa" w:date="2018-05-21T21:31:00Z">
                    <w:rPr>
                      <w:b/>
                      <w:bCs/>
                    </w:rPr>
                  </w:rPrChange>
                </w:rPr>
                <w:t>IV. NỘP BÁO CÁO TIẾN ĐỘ &amp; SẢN PHẨM…</w:t>
              </w:r>
            </w:ins>
          </w:p>
        </w:tc>
      </w:tr>
      <w:tr w:rsidR="005F3BAC" w:rsidRPr="00B90FBE" w14:paraId="08A95BAF" w14:textId="77777777" w:rsidTr="00393718">
        <w:trPr>
          <w:trHeight w:val="300"/>
          <w:ins w:id="1929" w:author="Hoan Ng" w:date="2017-03-20T22:18:00Z"/>
          <w:trPrChange w:id="1930" w:author="Kai Pa" w:date="2018-05-21T21:18:00Z">
            <w:trPr>
              <w:trHeight w:val="300"/>
            </w:trPr>
          </w:trPrChange>
        </w:trPr>
        <w:tc>
          <w:tcPr>
            <w:tcW w:w="936" w:type="dxa"/>
            <w:hideMark/>
            <w:tcPrChange w:id="1931" w:author="Kai Pa" w:date="2018-05-21T21:18:00Z">
              <w:tcPr>
                <w:tcW w:w="8140" w:type="dxa"/>
                <w:gridSpan w:val="2"/>
                <w:hideMark/>
              </w:tcPr>
            </w:tcPrChange>
          </w:tcPr>
          <w:p w14:paraId="5EC285D6" w14:textId="77777777" w:rsidR="005F3BAC" w:rsidRPr="00B90FBE" w:rsidRDefault="005F3BAC">
            <w:pPr>
              <w:rPr>
                <w:ins w:id="1932" w:author="Hoan Ng" w:date="2017-03-20T22:18:00Z"/>
                <w:bCs/>
                <w:sz w:val="32"/>
                <w:rPrChange w:id="1933" w:author="Kai Pa" w:date="2018-05-21T21:31:00Z">
                  <w:rPr>
                    <w:ins w:id="1934" w:author="Hoan Ng" w:date="2017-03-20T22:18:00Z"/>
                    <w:b/>
                    <w:bCs/>
                  </w:rPr>
                </w:rPrChange>
              </w:rPr>
            </w:pPr>
            <w:ins w:id="1935" w:author="Hoan Ng" w:date="2017-03-20T22:18:00Z">
              <w:r w:rsidRPr="00B90FBE">
                <w:rPr>
                  <w:bCs/>
                  <w:sz w:val="32"/>
                  <w:rPrChange w:id="1936" w:author="Kai Pa" w:date="2018-05-21T21:31:00Z">
                    <w:rPr>
                      <w:b/>
                      <w:bCs/>
                    </w:rPr>
                  </w:rPrChange>
                </w:rPr>
                <w:t> </w:t>
              </w:r>
            </w:ins>
          </w:p>
        </w:tc>
        <w:tc>
          <w:tcPr>
            <w:tcW w:w="4250" w:type="dxa"/>
            <w:hideMark/>
            <w:tcPrChange w:id="1937" w:author="Kai Pa" w:date="2018-05-21T21:18:00Z">
              <w:tcPr>
                <w:tcW w:w="3340" w:type="dxa"/>
                <w:gridSpan w:val="2"/>
                <w:hideMark/>
              </w:tcPr>
            </w:tcPrChange>
          </w:tcPr>
          <w:p w14:paraId="67955B3A" w14:textId="77777777" w:rsidR="005F3BAC" w:rsidRPr="00B90FBE" w:rsidRDefault="005F3BAC" w:rsidP="005F3BAC">
            <w:pPr>
              <w:rPr>
                <w:ins w:id="1938" w:author="Hoan Ng" w:date="2017-03-20T22:18:00Z"/>
                <w:bCs/>
                <w:sz w:val="32"/>
                <w:rPrChange w:id="1939" w:author="Kai Pa" w:date="2018-05-21T21:31:00Z">
                  <w:rPr>
                    <w:ins w:id="1940" w:author="Hoan Ng" w:date="2017-03-20T22:18:00Z"/>
                    <w:b/>
                    <w:bCs/>
                  </w:rPr>
                </w:rPrChange>
              </w:rPr>
            </w:pPr>
            <w:ins w:id="1941" w:author="Hoan Ng" w:date="2017-03-20T22:18:00Z">
              <w:r w:rsidRPr="00B90FBE">
                <w:rPr>
                  <w:bCs/>
                  <w:sz w:val="32"/>
                  <w:rPrChange w:id="1942" w:author="Kai Pa" w:date="2018-05-21T21:31:00Z">
                    <w:rPr>
                      <w:b/>
                      <w:bCs/>
                    </w:rPr>
                  </w:rPrChange>
                </w:rPr>
                <w:t>Nộp lần 1</w:t>
              </w:r>
            </w:ins>
          </w:p>
        </w:tc>
        <w:tc>
          <w:tcPr>
            <w:tcW w:w="1220" w:type="dxa"/>
            <w:hideMark/>
            <w:tcPrChange w:id="1943" w:author="Kai Pa" w:date="2018-05-21T21:18:00Z">
              <w:tcPr>
                <w:tcW w:w="960" w:type="dxa"/>
                <w:gridSpan w:val="2"/>
                <w:hideMark/>
              </w:tcPr>
            </w:tcPrChange>
          </w:tcPr>
          <w:p w14:paraId="67D99CE8" w14:textId="77777777" w:rsidR="005F3BAC" w:rsidRPr="00B90FBE" w:rsidRDefault="005F3BAC">
            <w:pPr>
              <w:rPr>
                <w:ins w:id="1944" w:author="Hoan Ng" w:date="2017-03-20T22:18:00Z"/>
                <w:bCs/>
                <w:sz w:val="32"/>
                <w:rPrChange w:id="1945" w:author="Kai Pa" w:date="2018-05-21T21:31:00Z">
                  <w:rPr>
                    <w:ins w:id="1946" w:author="Hoan Ng" w:date="2017-03-20T22:18:00Z"/>
                    <w:b/>
                    <w:bCs/>
                  </w:rPr>
                </w:rPrChange>
              </w:rPr>
            </w:pPr>
            <w:ins w:id="1947" w:author="Hoan Ng" w:date="2017-03-20T22:18:00Z">
              <w:r w:rsidRPr="00B90FBE">
                <w:rPr>
                  <w:bCs/>
                  <w:sz w:val="32"/>
                  <w:rPrChange w:id="1948" w:author="Kai Pa" w:date="2018-05-21T21:31:00Z">
                    <w:rPr>
                      <w:b/>
                      <w:bCs/>
                    </w:rPr>
                  </w:rPrChange>
                </w:rPr>
                <w:t> </w:t>
              </w:r>
            </w:ins>
          </w:p>
        </w:tc>
        <w:tc>
          <w:tcPr>
            <w:tcW w:w="1149" w:type="dxa"/>
            <w:hideMark/>
            <w:tcPrChange w:id="1949" w:author="Kai Pa" w:date="2018-05-21T21:18:00Z">
              <w:tcPr>
                <w:tcW w:w="960" w:type="dxa"/>
                <w:gridSpan w:val="2"/>
                <w:hideMark/>
              </w:tcPr>
            </w:tcPrChange>
          </w:tcPr>
          <w:p w14:paraId="22654C25" w14:textId="77777777" w:rsidR="005F3BAC" w:rsidRPr="00B90FBE" w:rsidRDefault="005F3BAC">
            <w:pPr>
              <w:rPr>
                <w:ins w:id="1950" w:author="Hoan Ng" w:date="2017-03-20T22:18:00Z"/>
                <w:bCs/>
                <w:sz w:val="32"/>
                <w:rPrChange w:id="1951" w:author="Kai Pa" w:date="2018-05-21T21:31:00Z">
                  <w:rPr>
                    <w:ins w:id="1952" w:author="Hoan Ng" w:date="2017-03-20T22:18:00Z"/>
                    <w:b/>
                    <w:bCs/>
                  </w:rPr>
                </w:rPrChange>
              </w:rPr>
            </w:pPr>
            <w:ins w:id="1953" w:author="Hoan Ng" w:date="2017-03-20T22:18:00Z">
              <w:r w:rsidRPr="00B90FBE">
                <w:rPr>
                  <w:bCs/>
                  <w:sz w:val="32"/>
                  <w:rPrChange w:id="1954" w:author="Kai Pa" w:date="2018-05-21T21:31:00Z">
                    <w:rPr>
                      <w:b/>
                      <w:bCs/>
                    </w:rPr>
                  </w:rPrChange>
                </w:rPr>
                <w:t> </w:t>
              </w:r>
            </w:ins>
          </w:p>
        </w:tc>
        <w:tc>
          <w:tcPr>
            <w:tcW w:w="1164" w:type="dxa"/>
            <w:hideMark/>
            <w:tcPrChange w:id="1955" w:author="Kai Pa" w:date="2018-05-21T21:18:00Z">
              <w:tcPr>
                <w:tcW w:w="960" w:type="dxa"/>
                <w:hideMark/>
              </w:tcPr>
            </w:tcPrChange>
          </w:tcPr>
          <w:p w14:paraId="2326F572" w14:textId="77777777" w:rsidR="005F3BAC" w:rsidRPr="00B90FBE" w:rsidRDefault="005F3BAC">
            <w:pPr>
              <w:rPr>
                <w:ins w:id="1956" w:author="Hoan Ng" w:date="2017-03-20T22:18:00Z"/>
                <w:bCs/>
                <w:sz w:val="32"/>
                <w:rPrChange w:id="1957" w:author="Kai Pa" w:date="2018-05-21T21:31:00Z">
                  <w:rPr>
                    <w:ins w:id="1958" w:author="Hoan Ng" w:date="2017-03-20T22:18:00Z"/>
                    <w:b/>
                    <w:bCs/>
                  </w:rPr>
                </w:rPrChange>
              </w:rPr>
            </w:pPr>
            <w:ins w:id="1959" w:author="Hoan Ng" w:date="2017-03-20T22:18:00Z">
              <w:r w:rsidRPr="00B90FBE">
                <w:rPr>
                  <w:bCs/>
                  <w:sz w:val="32"/>
                  <w:rPrChange w:id="1960" w:author="Kai Pa" w:date="2018-05-21T21:31:00Z">
                    <w:rPr>
                      <w:b/>
                      <w:bCs/>
                    </w:rPr>
                  </w:rPrChange>
                </w:rPr>
                <w:t> </w:t>
              </w:r>
            </w:ins>
          </w:p>
        </w:tc>
        <w:tc>
          <w:tcPr>
            <w:tcW w:w="793" w:type="dxa"/>
            <w:hideMark/>
            <w:tcPrChange w:id="1961" w:author="Kai Pa" w:date="2018-05-21T21:18:00Z">
              <w:tcPr>
                <w:tcW w:w="960" w:type="dxa"/>
                <w:gridSpan w:val="2"/>
                <w:hideMark/>
              </w:tcPr>
            </w:tcPrChange>
          </w:tcPr>
          <w:p w14:paraId="28A2CD43" w14:textId="77777777" w:rsidR="005F3BAC" w:rsidRPr="00B90FBE" w:rsidRDefault="005F3BAC">
            <w:pPr>
              <w:rPr>
                <w:ins w:id="1962" w:author="Hoan Ng" w:date="2017-03-20T22:18:00Z"/>
                <w:bCs/>
                <w:sz w:val="32"/>
                <w:rPrChange w:id="1963" w:author="Kai Pa" w:date="2018-05-21T21:31:00Z">
                  <w:rPr>
                    <w:ins w:id="1964" w:author="Hoan Ng" w:date="2017-03-20T22:18:00Z"/>
                    <w:b/>
                    <w:bCs/>
                  </w:rPr>
                </w:rPrChange>
              </w:rPr>
            </w:pPr>
            <w:ins w:id="1965" w:author="Hoan Ng" w:date="2017-03-20T22:18:00Z">
              <w:r w:rsidRPr="00B90FBE">
                <w:rPr>
                  <w:bCs/>
                  <w:sz w:val="32"/>
                  <w:rPrChange w:id="1966" w:author="Kai Pa" w:date="2018-05-21T21:31:00Z">
                    <w:rPr>
                      <w:b/>
                      <w:bCs/>
                    </w:rPr>
                  </w:rPrChange>
                </w:rPr>
                <w:t> </w:t>
              </w:r>
            </w:ins>
          </w:p>
        </w:tc>
      </w:tr>
      <w:tr w:rsidR="005F3BAC" w:rsidRPr="00B90FBE" w14:paraId="6B5C81B7" w14:textId="77777777" w:rsidTr="00393718">
        <w:trPr>
          <w:trHeight w:val="300"/>
          <w:ins w:id="1967" w:author="Hoan Ng" w:date="2017-03-20T22:18:00Z"/>
          <w:trPrChange w:id="1968" w:author="Kai Pa" w:date="2018-05-21T21:18:00Z">
            <w:trPr>
              <w:trHeight w:val="300"/>
            </w:trPr>
          </w:trPrChange>
        </w:trPr>
        <w:tc>
          <w:tcPr>
            <w:tcW w:w="936" w:type="dxa"/>
            <w:hideMark/>
            <w:tcPrChange w:id="1969" w:author="Kai Pa" w:date="2018-05-21T21:18:00Z">
              <w:tcPr>
                <w:tcW w:w="8140" w:type="dxa"/>
                <w:gridSpan w:val="2"/>
                <w:hideMark/>
              </w:tcPr>
            </w:tcPrChange>
          </w:tcPr>
          <w:p w14:paraId="642F01F8" w14:textId="77777777" w:rsidR="005F3BAC" w:rsidRPr="00B90FBE" w:rsidRDefault="005F3BAC">
            <w:pPr>
              <w:rPr>
                <w:ins w:id="1970" w:author="Hoan Ng" w:date="2017-03-20T22:18:00Z"/>
                <w:bCs/>
                <w:sz w:val="32"/>
                <w:rPrChange w:id="1971" w:author="Kai Pa" w:date="2018-05-21T21:31:00Z">
                  <w:rPr>
                    <w:ins w:id="1972" w:author="Hoan Ng" w:date="2017-03-20T22:18:00Z"/>
                    <w:b/>
                    <w:bCs/>
                  </w:rPr>
                </w:rPrChange>
              </w:rPr>
            </w:pPr>
            <w:ins w:id="1973" w:author="Hoan Ng" w:date="2017-03-20T22:18:00Z">
              <w:r w:rsidRPr="00B90FBE">
                <w:rPr>
                  <w:bCs/>
                  <w:sz w:val="32"/>
                  <w:rPrChange w:id="1974" w:author="Kai Pa" w:date="2018-05-21T21:31:00Z">
                    <w:rPr>
                      <w:b/>
                      <w:bCs/>
                    </w:rPr>
                  </w:rPrChange>
                </w:rPr>
                <w:t> </w:t>
              </w:r>
            </w:ins>
          </w:p>
        </w:tc>
        <w:tc>
          <w:tcPr>
            <w:tcW w:w="4250" w:type="dxa"/>
            <w:hideMark/>
            <w:tcPrChange w:id="1975" w:author="Kai Pa" w:date="2018-05-21T21:18:00Z">
              <w:tcPr>
                <w:tcW w:w="3340" w:type="dxa"/>
                <w:gridSpan w:val="2"/>
                <w:hideMark/>
              </w:tcPr>
            </w:tcPrChange>
          </w:tcPr>
          <w:p w14:paraId="7A6B662D" w14:textId="77777777" w:rsidR="005F3BAC" w:rsidRPr="00B90FBE" w:rsidRDefault="005F3BAC" w:rsidP="005F3BAC">
            <w:pPr>
              <w:rPr>
                <w:ins w:id="1976" w:author="Hoan Ng" w:date="2017-03-20T22:18:00Z"/>
                <w:bCs/>
                <w:sz w:val="32"/>
                <w:rPrChange w:id="1977" w:author="Kai Pa" w:date="2018-05-21T21:31:00Z">
                  <w:rPr>
                    <w:ins w:id="1978" w:author="Hoan Ng" w:date="2017-03-20T22:18:00Z"/>
                    <w:b/>
                    <w:bCs/>
                  </w:rPr>
                </w:rPrChange>
              </w:rPr>
            </w:pPr>
            <w:ins w:id="1979" w:author="Hoan Ng" w:date="2017-03-20T22:18:00Z">
              <w:r w:rsidRPr="00B90FBE">
                <w:rPr>
                  <w:bCs/>
                  <w:sz w:val="32"/>
                  <w:rPrChange w:id="1980" w:author="Kai Pa" w:date="2018-05-21T21:31:00Z">
                    <w:rPr>
                      <w:b/>
                      <w:bCs/>
                    </w:rPr>
                  </w:rPrChange>
                </w:rPr>
                <w:t>Nộp lần 2</w:t>
              </w:r>
            </w:ins>
          </w:p>
        </w:tc>
        <w:tc>
          <w:tcPr>
            <w:tcW w:w="1220" w:type="dxa"/>
            <w:hideMark/>
            <w:tcPrChange w:id="1981" w:author="Kai Pa" w:date="2018-05-21T21:18:00Z">
              <w:tcPr>
                <w:tcW w:w="960" w:type="dxa"/>
                <w:gridSpan w:val="2"/>
                <w:hideMark/>
              </w:tcPr>
            </w:tcPrChange>
          </w:tcPr>
          <w:p w14:paraId="053BB972" w14:textId="77777777" w:rsidR="005F3BAC" w:rsidRPr="00B90FBE" w:rsidRDefault="005F3BAC">
            <w:pPr>
              <w:rPr>
                <w:ins w:id="1982" w:author="Hoan Ng" w:date="2017-03-20T22:18:00Z"/>
                <w:bCs/>
                <w:sz w:val="32"/>
                <w:rPrChange w:id="1983" w:author="Kai Pa" w:date="2018-05-21T21:31:00Z">
                  <w:rPr>
                    <w:ins w:id="1984" w:author="Hoan Ng" w:date="2017-03-20T22:18:00Z"/>
                    <w:b/>
                    <w:bCs/>
                  </w:rPr>
                </w:rPrChange>
              </w:rPr>
            </w:pPr>
            <w:ins w:id="1985" w:author="Hoan Ng" w:date="2017-03-20T22:18:00Z">
              <w:r w:rsidRPr="00B90FBE">
                <w:rPr>
                  <w:bCs/>
                  <w:sz w:val="32"/>
                  <w:rPrChange w:id="1986" w:author="Kai Pa" w:date="2018-05-21T21:31:00Z">
                    <w:rPr>
                      <w:b/>
                      <w:bCs/>
                    </w:rPr>
                  </w:rPrChange>
                </w:rPr>
                <w:t> </w:t>
              </w:r>
            </w:ins>
          </w:p>
        </w:tc>
        <w:tc>
          <w:tcPr>
            <w:tcW w:w="1149" w:type="dxa"/>
            <w:hideMark/>
            <w:tcPrChange w:id="1987" w:author="Kai Pa" w:date="2018-05-21T21:18:00Z">
              <w:tcPr>
                <w:tcW w:w="960" w:type="dxa"/>
                <w:gridSpan w:val="2"/>
                <w:hideMark/>
              </w:tcPr>
            </w:tcPrChange>
          </w:tcPr>
          <w:p w14:paraId="5F460FDF" w14:textId="77777777" w:rsidR="005F3BAC" w:rsidRPr="00B90FBE" w:rsidRDefault="005F3BAC">
            <w:pPr>
              <w:rPr>
                <w:ins w:id="1988" w:author="Hoan Ng" w:date="2017-03-20T22:18:00Z"/>
                <w:bCs/>
                <w:sz w:val="32"/>
                <w:rPrChange w:id="1989" w:author="Kai Pa" w:date="2018-05-21T21:31:00Z">
                  <w:rPr>
                    <w:ins w:id="1990" w:author="Hoan Ng" w:date="2017-03-20T22:18:00Z"/>
                    <w:b/>
                    <w:bCs/>
                  </w:rPr>
                </w:rPrChange>
              </w:rPr>
            </w:pPr>
            <w:ins w:id="1991" w:author="Hoan Ng" w:date="2017-03-20T22:18:00Z">
              <w:r w:rsidRPr="00B90FBE">
                <w:rPr>
                  <w:bCs/>
                  <w:sz w:val="32"/>
                  <w:rPrChange w:id="1992" w:author="Kai Pa" w:date="2018-05-21T21:31:00Z">
                    <w:rPr>
                      <w:b/>
                      <w:bCs/>
                    </w:rPr>
                  </w:rPrChange>
                </w:rPr>
                <w:t> </w:t>
              </w:r>
            </w:ins>
          </w:p>
        </w:tc>
        <w:tc>
          <w:tcPr>
            <w:tcW w:w="1164" w:type="dxa"/>
            <w:hideMark/>
            <w:tcPrChange w:id="1993" w:author="Kai Pa" w:date="2018-05-21T21:18:00Z">
              <w:tcPr>
                <w:tcW w:w="960" w:type="dxa"/>
                <w:hideMark/>
              </w:tcPr>
            </w:tcPrChange>
          </w:tcPr>
          <w:p w14:paraId="1DDBC677" w14:textId="77777777" w:rsidR="005F3BAC" w:rsidRPr="00B90FBE" w:rsidRDefault="005F3BAC">
            <w:pPr>
              <w:rPr>
                <w:ins w:id="1994" w:author="Hoan Ng" w:date="2017-03-20T22:18:00Z"/>
                <w:bCs/>
                <w:sz w:val="32"/>
                <w:rPrChange w:id="1995" w:author="Kai Pa" w:date="2018-05-21T21:31:00Z">
                  <w:rPr>
                    <w:ins w:id="1996" w:author="Hoan Ng" w:date="2017-03-20T22:18:00Z"/>
                    <w:b/>
                    <w:bCs/>
                  </w:rPr>
                </w:rPrChange>
              </w:rPr>
            </w:pPr>
            <w:ins w:id="1997" w:author="Hoan Ng" w:date="2017-03-20T22:18:00Z">
              <w:r w:rsidRPr="00B90FBE">
                <w:rPr>
                  <w:bCs/>
                  <w:sz w:val="32"/>
                  <w:rPrChange w:id="1998" w:author="Kai Pa" w:date="2018-05-21T21:31:00Z">
                    <w:rPr>
                      <w:b/>
                      <w:bCs/>
                    </w:rPr>
                  </w:rPrChange>
                </w:rPr>
                <w:t> </w:t>
              </w:r>
            </w:ins>
          </w:p>
        </w:tc>
        <w:tc>
          <w:tcPr>
            <w:tcW w:w="793" w:type="dxa"/>
            <w:hideMark/>
            <w:tcPrChange w:id="1999" w:author="Kai Pa" w:date="2018-05-21T21:18:00Z">
              <w:tcPr>
                <w:tcW w:w="960" w:type="dxa"/>
                <w:gridSpan w:val="2"/>
                <w:hideMark/>
              </w:tcPr>
            </w:tcPrChange>
          </w:tcPr>
          <w:p w14:paraId="13597EA7" w14:textId="77777777" w:rsidR="005F3BAC" w:rsidRPr="00B90FBE" w:rsidRDefault="005F3BAC">
            <w:pPr>
              <w:rPr>
                <w:ins w:id="2000" w:author="Hoan Ng" w:date="2017-03-20T22:18:00Z"/>
                <w:bCs/>
                <w:sz w:val="32"/>
                <w:rPrChange w:id="2001" w:author="Kai Pa" w:date="2018-05-21T21:31:00Z">
                  <w:rPr>
                    <w:ins w:id="2002" w:author="Hoan Ng" w:date="2017-03-20T22:18:00Z"/>
                    <w:b/>
                    <w:bCs/>
                  </w:rPr>
                </w:rPrChange>
              </w:rPr>
            </w:pPr>
            <w:ins w:id="2003" w:author="Hoan Ng" w:date="2017-03-20T22:18:00Z">
              <w:r w:rsidRPr="00B90FBE">
                <w:rPr>
                  <w:bCs/>
                  <w:sz w:val="32"/>
                  <w:rPrChange w:id="2004" w:author="Kai Pa" w:date="2018-05-21T21:31:00Z">
                    <w:rPr>
                      <w:b/>
                      <w:bCs/>
                    </w:rPr>
                  </w:rPrChange>
                </w:rPr>
                <w:t> </w:t>
              </w:r>
            </w:ins>
          </w:p>
        </w:tc>
      </w:tr>
      <w:tr w:rsidR="005F3BAC" w:rsidRPr="00B90FBE" w14:paraId="24418DBC" w14:textId="77777777" w:rsidTr="00393718">
        <w:trPr>
          <w:trHeight w:val="300"/>
          <w:ins w:id="2005" w:author="Hoan Ng" w:date="2017-03-20T22:18:00Z"/>
          <w:trPrChange w:id="2006" w:author="Kai Pa" w:date="2018-05-21T21:18:00Z">
            <w:trPr>
              <w:trHeight w:val="300"/>
            </w:trPr>
          </w:trPrChange>
        </w:trPr>
        <w:tc>
          <w:tcPr>
            <w:tcW w:w="936" w:type="dxa"/>
            <w:hideMark/>
            <w:tcPrChange w:id="2007" w:author="Kai Pa" w:date="2018-05-21T21:18:00Z">
              <w:tcPr>
                <w:tcW w:w="8140" w:type="dxa"/>
                <w:gridSpan w:val="2"/>
                <w:hideMark/>
              </w:tcPr>
            </w:tcPrChange>
          </w:tcPr>
          <w:p w14:paraId="56E93A65" w14:textId="77777777" w:rsidR="005F3BAC" w:rsidRPr="00B90FBE" w:rsidRDefault="005F3BAC">
            <w:pPr>
              <w:rPr>
                <w:ins w:id="2008" w:author="Hoan Ng" w:date="2017-03-20T22:18:00Z"/>
                <w:bCs/>
                <w:sz w:val="32"/>
                <w:rPrChange w:id="2009" w:author="Kai Pa" w:date="2018-05-21T21:31:00Z">
                  <w:rPr>
                    <w:ins w:id="2010" w:author="Hoan Ng" w:date="2017-03-20T22:18:00Z"/>
                    <w:b/>
                    <w:bCs/>
                  </w:rPr>
                </w:rPrChange>
              </w:rPr>
            </w:pPr>
            <w:ins w:id="2011" w:author="Hoan Ng" w:date="2017-03-20T22:18:00Z">
              <w:r w:rsidRPr="00B90FBE">
                <w:rPr>
                  <w:bCs/>
                  <w:sz w:val="32"/>
                  <w:rPrChange w:id="2012" w:author="Kai Pa" w:date="2018-05-21T21:31:00Z">
                    <w:rPr>
                      <w:b/>
                      <w:bCs/>
                    </w:rPr>
                  </w:rPrChange>
                </w:rPr>
                <w:t> </w:t>
              </w:r>
            </w:ins>
          </w:p>
        </w:tc>
        <w:tc>
          <w:tcPr>
            <w:tcW w:w="4250" w:type="dxa"/>
            <w:hideMark/>
            <w:tcPrChange w:id="2013" w:author="Kai Pa" w:date="2018-05-21T21:18:00Z">
              <w:tcPr>
                <w:tcW w:w="3340" w:type="dxa"/>
                <w:gridSpan w:val="2"/>
                <w:hideMark/>
              </w:tcPr>
            </w:tcPrChange>
          </w:tcPr>
          <w:p w14:paraId="4C722AB4" w14:textId="77777777" w:rsidR="005F3BAC" w:rsidRPr="00B90FBE" w:rsidRDefault="005F3BAC" w:rsidP="005F3BAC">
            <w:pPr>
              <w:rPr>
                <w:ins w:id="2014" w:author="Hoan Ng" w:date="2017-03-20T22:18:00Z"/>
                <w:bCs/>
                <w:sz w:val="32"/>
                <w:rPrChange w:id="2015" w:author="Kai Pa" w:date="2018-05-21T21:31:00Z">
                  <w:rPr>
                    <w:ins w:id="2016" w:author="Hoan Ng" w:date="2017-03-20T22:18:00Z"/>
                    <w:b/>
                    <w:bCs/>
                  </w:rPr>
                </w:rPrChange>
              </w:rPr>
            </w:pPr>
            <w:ins w:id="2017" w:author="Hoan Ng" w:date="2017-03-20T22:18:00Z">
              <w:r w:rsidRPr="00B90FBE">
                <w:rPr>
                  <w:bCs/>
                  <w:sz w:val="32"/>
                  <w:rPrChange w:id="2018" w:author="Kai Pa" w:date="2018-05-21T21:31:00Z">
                    <w:rPr>
                      <w:b/>
                      <w:bCs/>
                    </w:rPr>
                  </w:rPrChange>
                </w:rPr>
                <w:t>Nộp lần 3</w:t>
              </w:r>
            </w:ins>
          </w:p>
        </w:tc>
        <w:tc>
          <w:tcPr>
            <w:tcW w:w="1220" w:type="dxa"/>
            <w:hideMark/>
            <w:tcPrChange w:id="2019" w:author="Kai Pa" w:date="2018-05-21T21:18:00Z">
              <w:tcPr>
                <w:tcW w:w="960" w:type="dxa"/>
                <w:gridSpan w:val="2"/>
                <w:hideMark/>
              </w:tcPr>
            </w:tcPrChange>
          </w:tcPr>
          <w:p w14:paraId="52DD1873" w14:textId="77777777" w:rsidR="005F3BAC" w:rsidRPr="00B90FBE" w:rsidRDefault="005F3BAC">
            <w:pPr>
              <w:rPr>
                <w:ins w:id="2020" w:author="Hoan Ng" w:date="2017-03-20T22:18:00Z"/>
                <w:bCs/>
                <w:sz w:val="32"/>
                <w:rPrChange w:id="2021" w:author="Kai Pa" w:date="2018-05-21T21:31:00Z">
                  <w:rPr>
                    <w:ins w:id="2022" w:author="Hoan Ng" w:date="2017-03-20T22:18:00Z"/>
                    <w:b/>
                    <w:bCs/>
                  </w:rPr>
                </w:rPrChange>
              </w:rPr>
            </w:pPr>
            <w:ins w:id="2023" w:author="Hoan Ng" w:date="2017-03-20T22:18:00Z">
              <w:r w:rsidRPr="00B90FBE">
                <w:rPr>
                  <w:bCs/>
                  <w:sz w:val="32"/>
                  <w:rPrChange w:id="2024" w:author="Kai Pa" w:date="2018-05-21T21:31:00Z">
                    <w:rPr>
                      <w:b/>
                      <w:bCs/>
                    </w:rPr>
                  </w:rPrChange>
                </w:rPr>
                <w:t> </w:t>
              </w:r>
            </w:ins>
          </w:p>
        </w:tc>
        <w:tc>
          <w:tcPr>
            <w:tcW w:w="1149" w:type="dxa"/>
            <w:hideMark/>
            <w:tcPrChange w:id="2025" w:author="Kai Pa" w:date="2018-05-21T21:18:00Z">
              <w:tcPr>
                <w:tcW w:w="960" w:type="dxa"/>
                <w:gridSpan w:val="2"/>
                <w:hideMark/>
              </w:tcPr>
            </w:tcPrChange>
          </w:tcPr>
          <w:p w14:paraId="06FFE48C" w14:textId="77777777" w:rsidR="005F3BAC" w:rsidRPr="00B90FBE" w:rsidRDefault="005F3BAC">
            <w:pPr>
              <w:rPr>
                <w:ins w:id="2026" w:author="Hoan Ng" w:date="2017-03-20T22:18:00Z"/>
                <w:bCs/>
                <w:sz w:val="32"/>
                <w:rPrChange w:id="2027" w:author="Kai Pa" w:date="2018-05-21T21:31:00Z">
                  <w:rPr>
                    <w:ins w:id="2028" w:author="Hoan Ng" w:date="2017-03-20T22:18:00Z"/>
                    <w:b/>
                    <w:bCs/>
                  </w:rPr>
                </w:rPrChange>
              </w:rPr>
            </w:pPr>
            <w:ins w:id="2029" w:author="Hoan Ng" w:date="2017-03-20T22:18:00Z">
              <w:r w:rsidRPr="00B90FBE">
                <w:rPr>
                  <w:bCs/>
                  <w:sz w:val="32"/>
                  <w:rPrChange w:id="2030" w:author="Kai Pa" w:date="2018-05-21T21:31:00Z">
                    <w:rPr>
                      <w:b/>
                      <w:bCs/>
                    </w:rPr>
                  </w:rPrChange>
                </w:rPr>
                <w:t> </w:t>
              </w:r>
            </w:ins>
          </w:p>
        </w:tc>
        <w:tc>
          <w:tcPr>
            <w:tcW w:w="1164" w:type="dxa"/>
            <w:hideMark/>
            <w:tcPrChange w:id="2031" w:author="Kai Pa" w:date="2018-05-21T21:18:00Z">
              <w:tcPr>
                <w:tcW w:w="960" w:type="dxa"/>
                <w:hideMark/>
              </w:tcPr>
            </w:tcPrChange>
          </w:tcPr>
          <w:p w14:paraId="21EF9080" w14:textId="77777777" w:rsidR="005F3BAC" w:rsidRPr="00B90FBE" w:rsidRDefault="005F3BAC">
            <w:pPr>
              <w:rPr>
                <w:ins w:id="2032" w:author="Hoan Ng" w:date="2017-03-20T22:18:00Z"/>
                <w:bCs/>
                <w:sz w:val="32"/>
                <w:rPrChange w:id="2033" w:author="Kai Pa" w:date="2018-05-21T21:31:00Z">
                  <w:rPr>
                    <w:ins w:id="2034" w:author="Hoan Ng" w:date="2017-03-20T22:18:00Z"/>
                    <w:b/>
                    <w:bCs/>
                  </w:rPr>
                </w:rPrChange>
              </w:rPr>
            </w:pPr>
            <w:ins w:id="2035" w:author="Hoan Ng" w:date="2017-03-20T22:18:00Z">
              <w:r w:rsidRPr="00B90FBE">
                <w:rPr>
                  <w:bCs/>
                  <w:sz w:val="32"/>
                  <w:rPrChange w:id="2036" w:author="Kai Pa" w:date="2018-05-21T21:31:00Z">
                    <w:rPr>
                      <w:b/>
                      <w:bCs/>
                    </w:rPr>
                  </w:rPrChange>
                </w:rPr>
                <w:t> </w:t>
              </w:r>
            </w:ins>
          </w:p>
        </w:tc>
        <w:tc>
          <w:tcPr>
            <w:tcW w:w="793" w:type="dxa"/>
            <w:hideMark/>
            <w:tcPrChange w:id="2037" w:author="Kai Pa" w:date="2018-05-21T21:18:00Z">
              <w:tcPr>
                <w:tcW w:w="960" w:type="dxa"/>
                <w:gridSpan w:val="2"/>
                <w:hideMark/>
              </w:tcPr>
            </w:tcPrChange>
          </w:tcPr>
          <w:p w14:paraId="7E873678" w14:textId="77777777" w:rsidR="005F3BAC" w:rsidRPr="00B90FBE" w:rsidRDefault="005F3BAC">
            <w:pPr>
              <w:rPr>
                <w:ins w:id="2038" w:author="Hoan Ng" w:date="2017-03-20T22:18:00Z"/>
                <w:bCs/>
                <w:sz w:val="32"/>
                <w:rPrChange w:id="2039" w:author="Kai Pa" w:date="2018-05-21T21:31:00Z">
                  <w:rPr>
                    <w:ins w:id="2040" w:author="Hoan Ng" w:date="2017-03-20T22:18:00Z"/>
                    <w:b/>
                    <w:bCs/>
                  </w:rPr>
                </w:rPrChange>
              </w:rPr>
            </w:pPr>
            <w:ins w:id="2041" w:author="Hoan Ng" w:date="2017-03-20T22:18:00Z">
              <w:r w:rsidRPr="00B90FBE">
                <w:rPr>
                  <w:bCs/>
                  <w:sz w:val="32"/>
                  <w:rPrChange w:id="2042" w:author="Kai Pa" w:date="2018-05-21T21:31:00Z">
                    <w:rPr>
                      <w:b/>
                      <w:bCs/>
                    </w:rPr>
                  </w:rPrChange>
                </w:rPr>
                <w:t> </w:t>
              </w:r>
            </w:ins>
          </w:p>
        </w:tc>
      </w:tr>
      <w:tr w:rsidR="005F3BAC" w:rsidRPr="00B90FBE" w14:paraId="5999AD27" w14:textId="77777777" w:rsidTr="00393718">
        <w:trPr>
          <w:trHeight w:val="300"/>
          <w:ins w:id="2043" w:author="Hoan Ng" w:date="2017-03-20T22:18:00Z"/>
          <w:trPrChange w:id="2044" w:author="Kai Pa" w:date="2018-05-21T21:18:00Z">
            <w:trPr>
              <w:trHeight w:val="300"/>
            </w:trPr>
          </w:trPrChange>
        </w:trPr>
        <w:tc>
          <w:tcPr>
            <w:tcW w:w="936" w:type="dxa"/>
            <w:hideMark/>
            <w:tcPrChange w:id="2045" w:author="Kai Pa" w:date="2018-05-21T21:18:00Z">
              <w:tcPr>
                <w:tcW w:w="8140" w:type="dxa"/>
                <w:gridSpan w:val="2"/>
                <w:hideMark/>
              </w:tcPr>
            </w:tcPrChange>
          </w:tcPr>
          <w:p w14:paraId="01E72DC2" w14:textId="77777777" w:rsidR="005F3BAC" w:rsidRPr="00B90FBE" w:rsidRDefault="005F3BAC">
            <w:pPr>
              <w:rPr>
                <w:ins w:id="2046" w:author="Hoan Ng" w:date="2017-03-20T22:18:00Z"/>
                <w:bCs/>
                <w:sz w:val="32"/>
                <w:rPrChange w:id="2047" w:author="Kai Pa" w:date="2018-05-21T21:31:00Z">
                  <w:rPr>
                    <w:ins w:id="2048" w:author="Hoan Ng" w:date="2017-03-20T22:18:00Z"/>
                    <w:b/>
                    <w:bCs/>
                  </w:rPr>
                </w:rPrChange>
              </w:rPr>
            </w:pPr>
            <w:ins w:id="2049" w:author="Hoan Ng" w:date="2017-03-20T22:18:00Z">
              <w:r w:rsidRPr="00B90FBE">
                <w:rPr>
                  <w:bCs/>
                  <w:sz w:val="32"/>
                  <w:rPrChange w:id="2050" w:author="Kai Pa" w:date="2018-05-21T21:31:00Z">
                    <w:rPr>
                      <w:b/>
                      <w:bCs/>
                    </w:rPr>
                  </w:rPrChange>
                </w:rPr>
                <w:t> </w:t>
              </w:r>
            </w:ins>
          </w:p>
        </w:tc>
        <w:tc>
          <w:tcPr>
            <w:tcW w:w="4250" w:type="dxa"/>
            <w:hideMark/>
            <w:tcPrChange w:id="2051" w:author="Kai Pa" w:date="2018-05-21T21:18:00Z">
              <w:tcPr>
                <w:tcW w:w="3340" w:type="dxa"/>
                <w:gridSpan w:val="2"/>
                <w:hideMark/>
              </w:tcPr>
            </w:tcPrChange>
          </w:tcPr>
          <w:p w14:paraId="1CD31165" w14:textId="77777777" w:rsidR="005F3BAC" w:rsidRPr="00B90FBE" w:rsidRDefault="005F3BAC" w:rsidP="005F3BAC">
            <w:pPr>
              <w:rPr>
                <w:ins w:id="2052" w:author="Hoan Ng" w:date="2017-03-20T22:18:00Z"/>
                <w:bCs/>
                <w:sz w:val="32"/>
                <w:rPrChange w:id="2053" w:author="Kai Pa" w:date="2018-05-21T21:31:00Z">
                  <w:rPr>
                    <w:ins w:id="2054" w:author="Hoan Ng" w:date="2017-03-20T22:18:00Z"/>
                    <w:b/>
                    <w:bCs/>
                  </w:rPr>
                </w:rPrChange>
              </w:rPr>
            </w:pPr>
            <w:ins w:id="2055" w:author="Hoan Ng" w:date="2017-03-20T22:18:00Z">
              <w:r w:rsidRPr="00B90FBE">
                <w:rPr>
                  <w:bCs/>
                  <w:sz w:val="32"/>
                  <w:rPrChange w:id="2056" w:author="Kai Pa" w:date="2018-05-21T21:31:00Z">
                    <w:rPr>
                      <w:b/>
                      <w:bCs/>
                    </w:rPr>
                  </w:rPrChange>
                </w:rPr>
                <w:t>Nộp lần …</w:t>
              </w:r>
            </w:ins>
          </w:p>
        </w:tc>
        <w:tc>
          <w:tcPr>
            <w:tcW w:w="1220" w:type="dxa"/>
            <w:hideMark/>
            <w:tcPrChange w:id="2057" w:author="Kai Pa" w:date="2018-05-21T21:18:00Z">
              <w:tcPr>
                <w:tcW w:w="960" w:type="dxa"/>
                <w:gridSpan w:val="2"/>
                <w:hideMark/>
              </w:tcPr>
            </w:tcPrChange>
          </w:tcPr>
          <w:p w14:paraId="684EFFB8" w14:textId="77777777" w:rsidR="005F3BAC" w:rsidRPr="00B90FBE" w:rsidRDefault="005F3BAC">
            <w:pPr>
              <w:rPr>
                <w:ins w:id="2058" w:author="Hoan Ng" w:date="2017-03-20T22:18:00Z"/>
                <w:bCs/>
                <w:sz w:val="32"/>
                <w:rPrChange w:id="2059" w:author="Kai Pa" w:date="2018-05-21T21:31:00Z">
                  <w:rPr>
                    <w:ins w:id="2060" w:author="Hoan Ng" w:date="2017-03-20T22:18:00Z"/>
                    <w:b/>
                    <w:bCs/>
                  </w:rPr>
                </w:rPrChange>
              </w:rPr>
            </w:pPr>
            <w:ins w:id="2061" w:author="Hoan Ng" w:date="2017-03-20T22:18:00Z">
              <w:r w:rsidRPr="00B90FBE">
                <w:rPr>
                  <w:bCs/>
                  <w:sz w:val="32"/>
                  <w:rPrChange w:id="2062" w:author="Kai Pa" w:date="2018-05-21T21:31:00Z">
                    <w:rPr>
                      <w:b/>
                      <w:bCs/>
                    </w:rPr>
                  </w:rPrChange>
                </w:rPr>
                <w:t> </w:t>
              </w:r>
            </w:ins>
          </w:p>
        </w:tc>
        <w:tc>
          <w:tcPr>
            <w:tcW w:w="1149" w:type="dxa"/>
            <w:hideMark/>
            <w:tcPrChange w:id="2063" w:author="Kai Pa" w:date="2018-05-21T21:18:00Z">
              <w:tcPr>
                <w:tcW w:w="960" w:type="dxa"/>
                <w:gridSpan w:val="2"/>
                <w:hideMark/>
              </w:tcPr>
            </w:tcPrChange>
          </w:tcPr>
          <w:p w14:paraId="39B5373F" w14:textId="77777777" w:rsidR="005F3BAC" w:rsidRPr="00B90FBE" w:rsidRDefault="005F3BAC">
            <w:pPr>
              <w:rPr>
                <w:ins w:id="2064" w:author="Hoan Ng" w:date="2017-03-20T22:18:00Z"/>
                <w:bCs/>
                <w:sz w:val="32"/>
                <w:rPrChange w:id="2065" w:author="Kai Pa" w:date="2018-05-21T21:31:00Z">
                  <w:rPr>
                    <w:ins w:id="2066" w:author="Hoan Ng" w:date="2017-03-20T22:18:00Z"/>
                    <w:b/>
                    <w:bCs/>
                  </w:rPr>
                </w:rPrChange>
              </w:rPr>
            </w:pPr>
            <w:ins w:id="2067" w:author="Hoan Ng" w:date="2017-03-20T22:18:00Z">
              <w:r w:rsidRPr="00B90FBE">
                <w:rPr>
                  <w:bCs/>
                  <w:sz w:val="32"/>
                  <w:rPrChange w:id="2068" w:author="Kai Pa" w:date="2018-05-21T21:31:00Z">
                    <w:rPr>
                      <w:b/>
                      <w:bCs/>
                    </w:rPr>
                  </w:rPrChange>
                </w:rPr>
                <w:t> </w:t>
              </w:r>
            </w:ins>
          </w:p>
        </w:tc>
        <w:tc>
          <w:tcPr>
            <w:tcW w:w="1164" w:type="dxa"/>
            <w:hideMark/>
            <w:tcPrChange w:id="2069" w:author="Kai Pa" w:date="2018-05-21T21:18:00Z">
              <w:tcPr>
                <w:tcW w:w="960" w:type="dxa"/>
                <w:hideMark/>
              </w:tcPr>
            </w:tcPrChange>
          </w:tcPr>
          <w:p w14:paraId="781539F5" w14:textId="77777777" w:rsidR="005F3BAC" w:rsidRPr="00B90FBE" w:rsidRDefault="005F3BAC">
            <w:pPr>
              <w:rPr>
                <w:ins w:id="2070" w:author="Hoan Ng" w:date="2017-03-20T22:18:00Z"/>
                <w:bCs/>
                <w:sz w:val="32"/>
                <w:rPrChange w:id="2071" w:author="Kai Pa" w:date="2018-05-21T21:31:00Z">
                  <w:rPr>
                    <w:ins w:id="2072" w:author="Hoan Ng" w:date="2017-03-20T22:18:00Z"/>
                    <w:b/>
                    <w:bCs/>
                  </w:rPr>
                </w:rPrChange>
              </w:rPr>
            </w:pPr>
            <w:ins w:id="2073" w:author="Hoan Ng" w:date="2017-03-20T22:18:00Z">
              <w:r w:rsidRPr="00B90FBE">
                <w:rPr>
                  <w:bCs/>
                  <w:sz w:val="32"/>
                  <w:rPrChange w:id="2074" w:author="Kai Pa" w:date="2018-05-21T21:31:00Z">
                    <w:rPr>
                      <w:b/>
                      <w:bCs/>
                    </w:rPr>
                  </w:rPrChange>
                </w:rPr>
                <w:t> </w:t>
              </w:r>
            </w:ins>
          </w:p>
        </w:tc>
        <w:tc>
          <w:tcPr>
            <w:tcW w:w="793" w:type="dxa"/>
            <w:hideMark/>
            <w:tcPrChange w:id="2075" w:author="Kai Pa" w:date="2018-05-21T21:18:00Z">
              <w:tcPr>
                <w:tcW w:w="960" w:type="dxa"/>
                <w:gridSpan w:val="2"/>
                <w:hideMark/>
              </w:tcPr>
            </w:tcPrChange>
          </w:tcPr>
          <w:p w14:paraId="615D768B" w14:textId="77777777" w:rsidR="005F3BAC" w:rsidRPr="00B90FBE" w:rsidRDefault="005F3BAC">
            <w:pPr>
              <w:rPr>
                <w:ins w:id="2076" w:author="Hoan Ng" w:date="2017-03-20T22:18:00Z"/>
                <w:bCs/>
                <w:sz w:val="32"/>
                <w:rPrChange w:id="2077" w:author="Kai Pa" w:date="2018-05-21T21:31:00Z">
                  <w:rPr>
                    <w:ins w:id="2078" w:author="Hoan Ng" w:date="2017-03-20T22:18:00Z"/>
                    <w:b/>
                    <w:bCs/>
                  </w:rPr>
                </w:rPrChange>
              </w:rPr>
            </w:pPr>
            <w:ins w:id="2079" w:author="Hoan Ng" w:date="2017-03-20T22:18:00Z">
              <w:r w:rsidRPr="00B90FBE">
                <w:rPr>
                  <w:bCs/>
                  <w:sz w:val="32"/>
                  <w:rPrChange w:id="2080" w:author="Kai Pa" w:date="2018-05-21T21:31:00Z">
                    <w:rPr>
                      <w:b/>
                      <w:bCs/>
                    </w:rPr>
                  </w:rPrChange>
                </w:rPr>
                <w:t> </w:t>
              </w:r>
            </w:ins>
          </w:p>
        </w:tc>
      </w:tr>
    </w:tbl>
    <w:p w14:paraId="6382D436" w14:textId="69453759" w:rsidR="008854BF" w:rsidRPr="00B90FBE" w:rsidRDefault="008854BF">
      <w:pPr>
        <w:rPr>
          <w:b/>
          <w:sz w:val="32"/>
          <w:rPrChange w:id="2081" w:author="Kai Pa" w:date="2018-05-21T21:31:00Z">
            <w:rPr>
              <w:b/>
            </w:rPr>
          </w:rPrChange>
        </w:rPr>
      </w:pPr>
    </w:p>
    <w:p w14:paraId="3B481FDC" w14:textId="513991E2" w:rsidR="007E56BA" w:rsidRPr="00B90FBE" w:rsidRDefault="007E56BA" w:rsidP="001678FD">
      <w:pPr>
        <w:pStyle w:val="Heading1"/>
        <w:rPr>
          <w:ins w:id="2082" w:author="Kai Pa" w:date="2018-05-21T21:13:00Z"/>
          <w:b/>
          <w:sz w:val="44"/>
          <w:rPrChange w:id="2083" w:author="Kai Pa" w:date="2018-05-21T21:31:00Z">
            <w:rPr>
              <w:ins w:id="2084" w:author="Kai Pa" w:date="2018-05-21T21:13:00Z"/>
              <w:b/>
              <w:sz w:val="40"/>
            </w:rPr>
          </w:rPrChange>
        </w:rPr>
        <w:pPrChange w:id="2085" w:author="Kai Pa" w:date="2018-05-21T21:12:00Z">
          <w:pPr>
            <w:pStyle w:val="Heading1"/>
          </w:pPr>
        </w:pPrChange>
      </w:pPr>
      <w:bookmarkStart w:id="2086" w:name="_Hlk512102424"/>
      <w:bookmarkStart w:id="2087" w:name="_Toc514700570"/>
      <w:r w:rsidRPr="00B90FBE">
        <w:rPr>
          <w:b/>
          <w:sz w:val="44"/>
          <w:rPrChange w:id="2088" w:author="Kai Pa" w:date="2018-05-21T21:31:00Z">
            <w:rPr>
              <w:b/>
            </w:rPr>
          </w:rPrChange>
        </w:rPr>
        <w:lastRenderedPageBreak/>
        <w:t>Chương 1: Hiện trạng</w:t>
      </w:r>
      <w:bookmarkEnd w:id="2087"/>
    </w:p>
    <w:p w14:paraId="289E6970" w14:textId="109FE4F1" w:rsidR="001678FD" w:rsidRPr="00B90FBE" w:rsidRDefault="001678FD" w:rsidP="001678FD">
      <w:pPr>
        <w:pStyle w:val="Heading2"/>
        <w:rPr>
          <w:sz w:val="36"/>
          <w:u w:val="single"/>
          <w:rPrChange w:id="2089" w:author="Kai Pa" w:date="2018-05-21T21:31:00Z">
            <w:rPr>
              <w:b/>
            </w:rPr>
          </w:rPrChange>
        </w:rPr>
        <w:pPrChange w:id="2090" w:author="Kai Pa" w:date="2018-05-21T21:13:00Z">
          <w:pPr>
            <w:pStyle w:val="Heading1"/>
          </w:pPr>
        </w:pPrChange>
      </w:pPr>
      <w:bookmarkStart w:id="2091" w:name="_Toc514700571"/>
      <w:ins w:id="2092" w:author="Kai Pa" w:date="2018-05-21T21:13:00Z">
        <w:r w:rsidRPr="00B90FBE">
          <w:rPr>
            <w:sz w:val="36"/>
            <w:u w:val="single"/>
            <w:rPrChange w:id="2093" w:author="Kai Pa" w:date="2018-05-21T21:31:00Z">
              <w:rPr>
                <w:b/>
                <w:sz w:val="40"/>
              </w:rPr>
            </w:rPrChange>
          </w:rPr>
          <w:t>1.1 Hiện trạng tổ chức</w:t>
        </w:r>
      </w:ins>
      <w:bookmarkEnd w:id="2091"/>
    </w:p>
    <w:p w14:paraId="13F3DB8E" w14:textId="65B5785C" w:rsidR="00046086" w:rsidRPr="00B90FBE" w:rsidDel="001678FD" w:rsidRDefault="00046086" w:rsidP="001678FD">
      <w:pPr>
        <w:pStyle w:val="Heading2"/>
        <w:rPr>
          <w:del w:id="2094" w:author="Kai Pa" w:date="2018-05-21T21:13:00Z"/>
          <w:sz w:val="36"/>
          <w:u w:val="single"/>
          <w:rPrChange w:id="2095" w:author="Kai Pa" w:date="2018-05-21T21:31:00Z">
            <w:rPr>
              <w:del w:id="2096" w:author="Kai Pa" w:date="2018-05-21T21:13:00Z"/>
              <w:sz w:val="32"/>
              <w:u w:val="single"/>
            </w:rPr>
          </w:rPrChange>
        </w:rPr>
        <w:pPrChange w:id="2097" w:author="Kai Pa" w:date="2018-05-21T21:13:00Z">
          <w:pPr/>
        </w:pPrChange>
      </w:pPr>
      <w:ins w:id="2098" w:author="Hoan Ng" w:date="2017-03-20T21:39:00Z">
        <w:del w:id="2099" w:author="Kai Pa" w:date="2018-05-21T21:13:00Z">
          <w:r w:rsidRPr="00B90FBE" w:rsidDel="001678FD">
            <w:rPr>
              <w:sz w:val="36"/>
              <w:u w:val="single"/>
              <w:rPrChange w:id="2100" w:author="Kai Pa" w:date="2018-05-21T21:31:00Z">
                <w:rPr/>
              </w:rPrChange>
            </w:rPr>
            <w:delText xml:space="preserve">1.1. </w:delText>
          </w:r>
        </w:del>
      </w:ins>
      <w:del w:id="2101" w:author="Kai Pa" w:date="2018-05-21T21:13:00Z">
        <w:r w:rsidR="003715AE" w:rsidRPr="00B90FBE" w:rsidDel="001678FD">
          <w:rPr>
            <w:sz w:val="36"/>
            <w:u w:val="single"/>
            <w:rPrChange w:id="2102" w:author="Kai Pa" w:date="2018-05-21T21:31:00Z">
              <w:rPr/>
            </w:rPrChange>
          </w:rPr>
          <w:delText>Hiện trạng tổ chức</w:delText>
        </w:r>
      </w:del>
    </w:p>
    <w:p w14:paraId="26F62BC9" w14:textId="7D08AF4A" w:rsidR="008F04E5" w:rsidRPr="00B90FBE" w:rsidDel="001678FD" w:rsidRDefault="008F04E5" w:rsidP="001678FD">
      <w:pPr>
        <w:rPr>
          <w:ins w:id="2103" w:author="LÊ VĂN PA" w:date="2018-03-12T21:15:00Z"/>
          <w:del w:id="2104" w:author="Kai Pa" w:date="2018-05-21T21:13:00Z"/>
          <w:sz w:val="32"/>
          <w:rPrChange w:id="2105" w:author="Kai Pa" w:date="2018-05-21T21:31:00Z">
            <w:rPr>
              <w:ins w:id="2106" w:author="LÊ VĂN PA" w:date="2018-03-12T21:15:00Z"/>
              <w:del w:id="2107" w:author="Kai Pa" w:date="2018-05-21T21:13:00Z"/>
            </w:rPr>
          </w:rPrChange>
        </w:rPr>
        <w:pPrChange w:id="2108" w:author="Kai Pa" w:date="2018-05-21T21:12:00Z">
          <w:pPr/>
        </w:pPrChange>
      </w:pPr>
    </w:p>
    <w:p w14:paraId="7DFE0299" w14:textId="1F2BD01F" w:rsidR="008F04E5" w:rsidRPr="00B90FBE" w:rsidRDefault="008F04E5" w:rsidP="001678FD">
      <w:pPr>
        <w:rPr>
          <w:ins w:id="2109" w:author="LÊ VĂN PA" w:date="2018-03-12T21:15:00Z"/>
          <w:sz w:val="32"/>
          <w:rPrChange w:id="2110" w:author="Kai Pa" w:date="2018-05-21T21:31:00Z">
            <w:rPr>
              <w:ins w:id="2111" w:author="LÊ VĂN PA" w:date="2018-03-12T21:15:00Z"/>
            </w:rPr>
          </w:rPrChange>
        </w:rPr>
        <w:pPrChange w:id="2112" w:author="Kai Pa" w:date="2018-05-21T21:10:00Z">
          <w:pPr>
            <w:pStyle w:val="ListParagraph"/>
          </w:pPr>
        </w:pPrChange>
      </w:pPr>
      <w:ins w:id="2113" w:author="LÊ VĂN PA" w:date="2018-03-12T21:15:00Z">
        <w:r w:rsidRPr="00B90FBE">
          <w:rPr>
            <w:noProof/>
            <w:sz w:val="32"/>
            <w:rPrChange w:id="2114" w:author="Kai Pa" w:date="2018-05-21T21:31:00Z">
              <w:rPr>
                <w:noProof/>
              </w:rPr>
            </w:rPrChange>
          </w:rPr>
          <w:drawing>
            <wp:inline distT="0" distB="0" distL="0" distR="0" wp14:anchorId="05CF1BD2" wp14:editId="756AEBB4">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910"/>
                      </a:xfrm>
                      <a:prstGeom prst="rect">
                        <a:avLst/>
                      </a:prstGeom>
                    </pic:spPr>
                  </pic:pic>
                </a:graphicData>
              </a:graphic>
            </wp:inline>
          </w:drawing>
        </w:r>
      </w:ins>
    </w:p>
    <w:p w14:paraId="53E115A8" w14:textId="77777777" w:rsidR="001678FD" w:rsidRPr="00B90FBE" w:rsidRDefault="001678FD" w:rsidP="001678FD">
      <w:pPr>
        <w:rPr>
          <w:ins w:id="2115" w:author="Kai Pa" w:date="2018-05-21T21:13:00Z"/>
          <w:sz w:val="32"/>
          <w:rPrChange w:id="2116" w:author="Kai Pa" w:date="2018-05-21T21:31:00Z">
            <w:rPr>
              <w:ins w:id="2117" w:author="Kai Pa" w:date="2018-05-21T21:13:00Z"/>
            </w:rPr>
          </w:rPrChange>
        </w:rPr>
        <w:pPrChange w:id="2118" w:author="Kai Pa" w:date="2018-05-21T21:13:00Z">
          <w:pPr/>
        </w:pPrChange>
      </w:pPr>
    </w:p>
    <w:p w14:paraId="14B6A730" w14:textId="73AA2A6A" w:rsidR="008F04E5" w:rsidRPr="00B90FBE" w:rsidRDefault="008F04E5" w:rsidP="001678FD">
      <w:pPr>
        <w:rPr>
          <w:ins w:id="2119" w:author="LÊ VĂN PA" w:date="2018-03-13T08:29:00Z"/>
          <w:sz w:val="32"/>
          <w:rPrChange w:id="2120" w:author="Kai Pa" w:date="2018-05-21T21:31:00Z">
            <w:rPr>
              <w:ins w:id="2121" w:author="LÊ VĂN PA" w:date="2018-03-13T08:29:00Z"/>
              <w:u w:val="single"/>
            </w:rPr>
          </w:rPrChange>
        </w:rPr>
        <w:pPrChange w:id="2122" w:author="Kai Pa" w:date="2018-05-21T21:10:00Z">
          <w:pPr>
            <w:pStyle w:val="ListParagraph"/>
          </w:pPr>
        </w:pPrChange>
      </w:pPr>
      <w:ins w:id="2123" w:author="LÊ VĂN PA" w:date="2018-03-12T21:15:00Z">
        <w:r w:rsidRPr="00B90FBE">
          <w:rPr>
            <w:sz w:val="32"/>
            <w:rPrChange w:id="2124" w:author="Kai Pa" w:date="2018-05-21T21:31:00Z">
              <w:rPr>
                <w:u w:val="single"/>
              </w:rPr>
            </w:rPrChange>
          </w:rPr>
          <w:t>Chức năng, nhiệm vụ của từng bộ phận</w:t>
        </w:r>
      </w:ins>
    </w:p>
    <w:tbl>
      <w:tblPr>
        <w:tblStyle w:val="TableGrid"/>
        <w:tblW w:w="8815" w:type="dxa"/>
        <w:tblInd w:w="720" w:type="dxa"/>
        <w:tblLook w:val="04A0" w:firstRow="1" w:lastRow="0" w:firstColumn="1" w:lastColumn="0" w:noHBand="0" w:noVBand="1"/>
        <w:tblPrChange w:id="2125" w:author="LÊ VĂN PA" w:date="2018-03-13T08:30:00Z">
          <w:tblPr>
            <w:tblStyle w:val="TableGrid"/>
            <w:tblW w:w="0" w:type="auto"/>
            <w:tblInd w:w="720" w:type="dxa"/>
            <w:tblLook w:val="04A0" w:firstRow="1" w:lastRow="0" w:firstColumn="1" w:lastColumn="0" w:noHBand="0" w:noVBand="1"/>
          </w:tblPr>
        </w:tblPrChange>
      </w:tblPr>
      <w:tblGrid>
        <w:gridCol w:w="1795"/>
        <w:gridCol w:w="7020"/>
        <w:tblGridChange w:id="2126">
          <w:tblGrid>
            <w:gridCol w:w="4315"/>
            <w:gridCol w:w="4315"/>
          </w:tblGrid>
        </w:tblGridChange>
      </w:tblGrid>
      <w:tr w:rsidR="002777BA" w:rsidRPr="00B90FBE" w14:paraId="52A45F3A" w14:textId="77777777" w:rsidTr="002777BA">
        <w:trPr>
          <w:ins w:id="2127" w:author="LÊ VĂN PA" w:date="2018-03-13T08:29:00Z"/>
        </w:trPr>
        <w:tc>
          <w:tcPr>
            <w:tcW w:w="1795" w:type="dxa"/>
            <w:tcPrChange w:id="2128" w:author="LÊ VĂN PA" w:date="2018-03-13T08:30:00Z">
              <w:tcPr>
                <w:tcW w:w="4675" w:type="dxa"/>
              </w:tcPr>
            </w:tcPrChange>
          </w:tcPr>
          <w:p w14:paraId="61BAF7F1" w14:textId="3E94F926" w:rsidR="002777BA" w:rsidRPr="00B90FBE" w:rsidRDefault="002777BA" w:rsidP="001678FD">
            <w:pPr>
              <w:rPr>
                <w:ins w:id="2129" w:author="LÊ VĂN PA" w:date="2018-03-13T08:29:00Z"/>
                <w:sz w:val="32"/>
                <w:rPrChange w:id="2130" w:author="Kai Pa" w:date="2018-05-21T21:31:00Z">
                  <w:rPr>
                    <w:ins w:id="2131" w:author="LÊ VĂN PA" w:date="2018-03-13T08:29:00Z"/>
                    <w:u w:val="single"/>
                  </w:rPr>
                </w:rPrChange>
              </w:rPr>
              <w:pPrChange w:id="2132" w:author="Kai Pa" w:date="2018-05-21T21:10:00Z">
                <w:pPr>
                  <w:pStyle w:val="ListParagraph"/>
                  <w:ind w:left="0"/>
                </w:pPr>
              </w:pPrChange>
            </w:pPr>
            <w:ins w:id="2133" w:author="LÊ VĂN PA" w:date="2018-03-13T08:29:00Z">
              <w:r w:rsidRPr="00B90FBE">
                <w:rPr>
                  <w:sz w:val="32"/>
                  <w:rPrChange w:id="2134" w:author="Kai Pa" w:date="2018-05-21T21:31:00Z">
                    <w:rPr>
                      <w:u w:val="single"/>
                    </w:rPr>
                  </w:rPrChange>
                </w:rPr>
                <w:t>Phòng</w:t>
              </w:r>
            </w:ins>
          </w:p>
        </w:tc>
        <w:tc>
          <w:tcPr>
            <w:tcW w:w="7020" w:type="dxa"/>
            <w:tcPrChange w:id="2135" w:author="LÊ VĂN PA" w:date="2018-03-13T08:30:00Z">
              <w:tcPr>
                <w:tcW w:w="4675" w:type="dxa"/>
              </w:tcPr>
            </w:tcPrChange>
          </w:tcPr>
          <w:p w14:paraId="5CC6D348" w14:textId="514390A2" w:rsidR="002777BA" w:rsidRPr="00B90FBE" w:rsidRDefault="002777BA" w:rsidP="001678FD">
            <w:pPr>
              <w:rPr>
                <w:ins w:id="2136" w:author="LÊ VĂN PA" w:date="2018-03-13T08:29:00Z"/>
                <w:sz w:val="32"/>
                <w:rPrChange w:id="2137" w:author="Kai Pa" w:date="2018-05-21T21:31:00Z">
                  <w:rPr>
                    <w:ins w:id="2138" w:author="LÊ VĂN PA" w:date="2018-03-13T08:29:00Z"/>
                    <w:u w:val="single"/>
                  </w:rPr>
                </w:rPrChange>
              </w:rPr>
              <w:pPrChange w:id="2139" w:author="Kai Pa" w:date="2018-05-21T21:10:00Z">
                <w:pPr>
                  <w:pStyle w:val="ListParagraph"/>
                  <w:ind w:left="0"/>
                </w:pPr>
              </w:pPrChange>
            </w:pPr>
            <w:ins w:id="2140" w:author="LÊ VĂN PA" w:date="2018-03-13T08:29:00Z">
              <w:r w:rsidRPr="00B90FBE">
                <w:rPr>
                  <w:sz w:val="32"/>
                  <w:rPrChange w:id="2141" w:author="Kai Pa" w:date="2018-05-21T21:31:00Z">
                    <w:rPr>
                      <w:u w:val="single"/>
                    </w:rPr>
                  </w:rPrChange>
                </w:rPr>
                <w:t>Ch</w:t>
              </w:r>
            </w:ins>
            <w:ins w:id="2142" w:author="LÊ VĂN PA" w:date="2018-03-13T08:30:00Z">
              <w:r w:rsidRPr="00B90FBE">
                <w:rPr>
                  <w:sz w:val="32"/>
                  <w:rPrChange w:id="2143" w:author="Kai Pa" w:date="2018-05-21T21:31:00Z">
                    <w:rPr>
                      <w:u w:val="single"/>
                    </w:rPr>
                  </w:rPrChange>
                </w:rPr>
                <w:t>ức năng</w:t>
              </w:r>
            </w:ins>
          </w:p>
        </w:tc>
      </w:tr>
      <w:tr w:rsidR="002777BA" w:rsidRPr="00B90FBE" w14:paraId="0CA38155" w14:textId="77777777" w:rsidTr="002777BA">
        <w:trPr>
          <w:ins w:id="2144" w:author="LÊ VĂN PA" w:date="2018-03-13T08:29:00Z"/>
        </w:trPr>
        <w:tc>
          <w:tcPr>
            <w:tcW w:w="1795" w:type="dxa"/>
            <w:tcPrChange w:id="2145" w:author="LÊ VĂN PA" w:date="2018-03-13T08:30:00Z">
              <w:tcPr>
                <w:tcW w:w="4675" w:type="dxa"/>
              </w:tcPr>
            </w:tcPrChange>
          </w:tcPr>
          <w:p w14:paraId="06E60765" w14:textId="3E46383C" w:rsidR="002777BA" w:rsidRPr="00B90FBE" w:rsidRDefault="002777BA" w:rsidP="001678FD">
            <w:pPr>
              <w:rPr>
                <w:ins w:id="2146" w:author="LÊ VĂN PA" w:date="2018-03-13T08:29:00Z"/>
                <w:sz w:val="32"/>
                <w:rPrChange w:id="2147" w:author="Kai Pa" w:date="2018-05-21T21:31:00Z">
                  <w:rPr>
                    <w:ins w:id="2148" w:author="LÊ VĂN PA" w:date="2018-03-13T08:29:00Z"/>
                    <w:u w:val="single"/>
                  </w:rPr>
                </w:rPrChange>
              </w:rPr>
              <w:pPrChange w:id="2149" w:author="Kai Pa" w:date="2018-05-21T21:10:00Z">
                <w:pPr>
                  <w:pStyle w:val="ListParagraph"/>
                  <w:ind w:left="0"/>
                </w:pPr>
              </w:pPrChange>
            </w:pPr>
            <w:ins w:id="2150" w:author="LÊ VĂN PA" w:date="2018-03-13T08:30:00Z">
              <w:r w:rsidRPr="00B90FBE">
                <w:rPr>
                  <w:sz w:val="32"/>
                  <w:rPrChange w:id="2151" w:author="Kai Pa" w:date="2018-05-21T21:31:00Z">
                    <w:rPr>
                      <w:u w:val="single"/>
                    </w:rPr>
                  </w:rPrChange>
                </w:rPr>
                <w:t>Tín dụng</w:t>
              </w:r>
            </w:ins>
          </w:p>
        </w:tc>
        <w:tc>
          <w:tcPr>
            <w:tcW w:w="7020" w:type="dxa"/>
            <w:tcPrChange w:id="2152" w:author="LÊ VĂN PA" w:date="2018-03-13T08:30:00Z">
              <w:tcPr>
                <w:tcW w:w="4675" w:type="dxa"/>
              </w:tcPr>
            </w:tcPrChange>
          </w:tcPr>
          <w:p w14:paraId="79FB9B62" w14:textId="35EA876D" w:rsidR="002777BA" w:rsidRPr="00B90FBE" w:rsidRDefault="002777BA" w:rsidP="001678FD">
            <w:pPr>
              <w:rPr>
                <w:ins w:id="2153" w:author="LÊ VĂN PA" w:date="2018-03-13T08:30:00Z"/>
                <w:sz w:val="32"/>
                <w:rPrChange w:id="2154" w:author="Kai Pa" w:date="2018-05-21T21:31:00Z">
                  <w:rPr>
                    <w:ins w:id="2155" w:author="LÊ VĂN PA" w:date="2018-03-13T08:30:00Z"/>
                  </w:rPr>
                </w:rPrChange>
              </w:rPr>
              <w:pPrChange w:id="2156" w:author="Kai Pa" w:date="2018-05-21T21:10:00Z">
                <w:pPr>
                  <w:pStyle w:val="ListParagraph"/>
                  <w:numPr>
                    <w:numId w:val="11"/>
                  </w:numPr>
                  <w:ind w:left="1080" w:hanging="360"/>
                </w:pPr>
              </w:pPrChange>
            </w:pPr>
            <w:ins w:id="2157" w:author="LÊ VĂN PA" w:date="2018-03-13T08:30:00Z">
              <w:r w:rsidRPr="00B90FBE">
                <w:rPr>
                  <w:sz w:val="32"/>
                  <w:rPrChange w:id="2158" w:author="Kai Pa" w:date="2018-05-21T21:31:00Z">
                    <w:rPr/>
                  </w:rPrChange>
                </w:rPr>
                <w:t>Đây là phòng tập trung những hoạt động chính của ngân hàng, quyết định phần lớn kết quả hoạt động kinh doanh của ngân hàng. Thực hiện nhiệm vụ cho vay đối với các thành phần kinh tế theo luật ngân hàng và luật các tổ chức tín dụng, mở tài khoản cho vay và theo dõi các hợp đồng tín dụng, tính lãi theo định kì, điều hòa vốn nội và ngoại tệ, làm báo cáo và tập hợp báo cáo gửi ngân hàng cấp trên, làm một số nhiệm vụ khác được giao.</w:t>
              </w:r>
            </w:ins>
          </w:p>
          <w:p w14:paraId="41B66091" w14:textId="77777777" w:rsidR="002777BA" w:rsidRPr="00B90FBE" w:rsidRDefault="002777BA" w:rsidP="001678FD">
            <w:pPr>
              <w:rPr>
                <w:ins w:id="2159" w:author="LÊ VĂN PA" w:date="2018-03-13T08:29:00Z"/>
                <w:sz w:val="32"/>
                <w:rPrChange w:id="2160" w:author="Kai Pa" w:date="2018-05-21T21:31:00Z">
                  <w:rPr>
                    <w:ins w:id="2161" w:author="LÊ VĂN PA" w:date="2018-03-13T08:29:00Z"/>
                    <w:u w:val="single"/>
                  </w:rPr>
                </w:rPrChange>
              </w:rPr>
              <w:pPrChange w:id="2162" w:author="Kai Pa" w:date="2018-05-21T21:10:00Z">
                <w:pPr>
                  <w:pStyle w:val="ListParagraph"/>
                  <w:ind w:left="0"/>
                </w:pPr>
              </w:pPrChange>
            </w:pPr>
          </w:p>
        </w:tc>
      </w:tr>
      <w:tr w:rsidR="002777BA" w:rsidRPr="00B90FBE" w14:paraId="352B34DA" w14:textId="77777777" w:rsidTr="002777BA">
        <w:trPr>
          <w:ins w:id="2163" w:author="LÊ VĂN PA" w:date="2018-03-13T08:29:00Z"/>
        </w:trPr>
        <w:tc>
          <w:tcPr>
            <w:tcW w:w="1795" w:type="dxa"/>
            <w:tcPrChange w:id="2164" w:author="LÊ VĂN PA" w:date="2018-03-13T08:30:00Z">
              <w:tcPr>
                <w:tcW w:w="4675" w:type="dxa"/>
              </w:tcPr>
            </w:tcPrChange>
          </w:tcPr>
          <w:p w14:paraId="77A54782" w14:textId="2B9674CD" w:rsidR="002777BA" w:rsidRPr="00B90FBE" w:rsidRDefault="002777BA" w:rsidP="001678FD">
            <w:pPr>
              <w:rPr>
                <w:ins w:id="2165" w:author="LÊ VĂN PA" w:date="2018-03-13T08:29:00Z"/>
                <w:sz w:val="32"/>
                <w:rPrChange w:id="2166" w:author="Kai Pa" w:date="2018-05-21T21:31:00Z">
                  <w:rPr>
                    <w:ins w:id="2167" w:author="LÊ VĂN PA" w:date="2018-03-13T08:29:00Z"/>
                    <w:u w:val="single"/>
                  </w:rPr>
                </w:rPrChange>
              </w:rPr>
              <w:pPrChange w:id="2168" w:author="Kai Pa" w:date="2018-05-21T21:10:00Z">
                <w:pPr>
                  <w:pStyle w:val="ListParagraph"/>
                  <w:ind w:left="0"/>
                </w:pPr>
              </w:pPrChange>
            </w:pPr>
            <w:ins w:id="2169" w:author="LÊ VĂN PA" w:date="2018-03-13T08:31:00Z">
              <w:r w:rsidRPr="00B90FBE">
                <w:rPr>
                  <w:sz w:val="32"/>
                  <w:rPrChange w:id="2170" w:author="Kai Pa" w:date="2018-05-21T21:31:00Z">
                    <w:rPr/>
                  </w:rPrChange>
                </w:rPr>
                <w:t>Kế toán kiểm toán</w:t>
              </w:r>
            </w:ins>
          </w:p>
        </w:tc>
        <w:tc>
          <w:tcPr>
            <w:tcW w:w="7020" w:type="dxa"/>
            <w:tcPrChange w:id="2171" w:author="LÊ VĂN PA" w:date="2018-03-13T08:30:00Z">
              <w:tcPr>
                <w:tcW w:w="4675" w:type="dxa"/>
              </w:tcPr>
            </w:tcPrChange>
          </w:tcPr>
          <w:p w14:paraId="1AB537D2" w14:textId="05AFB569" w:rsidR="002777BA" w:rsidRPr="00B90FBE" w:rsidRDefault="002777BA" w:rsidP="001678FD">
            <w:pPr>
              <w:rPr>
                <w:ins w:id="2172" w:author="LÊ VĂN PA" w:date="2018-03-13T08:29:00Z"/>
                <w:sz w:val="32"/>
                <w:rPrChange w:id="2173" w:author="Kai Pa" w:date="2018-05-21T21:31:00Z">
                  <w:rPr>
                    <w:ins w:id="2174" w:author="LÊ VĂN PA" w:date="2018-03-13T08:29:00Z"/>
                    <w:u w:val="single"/>
                  </w:rPr>
                </w:rPrChange>
              </w:rPr>
              <w:pPrChange w:id="2175" w:author="Kai Pa" w:date="2018-05-21T21:10:00Z">
                <w:pPr>
                  <w:pStyle w:val="ListParagraph"/>
                  <w:ind w:left="0"/>
                </w:pPr>
              </w:pPrChange>
            </w:pPr>
            <w:ins w:id="2176" w:author="LÊ VĂN PA" w:date="2018-03-13T08:31:00Z">
              <w:r w:rsidRPr="00B90FBE">
                <w:rPr>
                  <w:sz w:val="32"/>
                  <w:rPrChange w:id="2177" w:author="Kai Pa" w:date="2018-05-21T21:31:00Z">
                    <w:rPr/>
                  </w:rPrChange>
                </w:rPr>
                <w:t xml:space="preserve">Lập kế hoạch định kì và đột xuất về kiểm tra, kiểm toán nội bộ; trình giám đốc duyệt và tiến hành kiểm </w:t>
              </w:r>
              <w:r w:rsidRPr="00B90FBE">
                <w:rPr>
                  <w:sz w:val="32"/>
                  <w:rPrChange w:id="2178" w:author="Kai Pa" w:date="2018-05-21T21:31:00Z">
                    <w:rPr/>
                  </w:rPrChange>
                </w:rPr>
                <w:lastRenderedPageBreak/>
                <w:t>tra, giám sát việc thực hiện các quy trình nghiệp vụ, hoạt động kinh doanh và quy chế an toàn kinh doanh theo đúng quy định.</w:t>
              </w:r>
            </w:ins>
          </w:p>
        </w:tc>
      </w:tr>
      <w:tr w:rsidR="002777BA" w:rsidRPr="00B90FBE" w14:paraId="25E5038D" w14:textId="77777777" w:rsidTr="002777BA">
        <w:trPr>
          <w:ins w:id="2179" w:author="LÊ VĂN PA" w:date="2018-03-13T08:29:00Z"/>
        </w:trPr>
        <w:tc>
          <w:tcPr>
            <w:tcW w:w="1795" w:type="dxa"/>
            <w:tcPrChange w:id="2180" w:author="LÊ VĂN PA" w:date="2018-03-13T08:30:00Z">
              <w:tcPr>
                <w:tcW w:w="4675" w:type="dxa"/>
              </w:tcPr>
            </w:tcPrChange>
          </w:tcPr>
          <w:p w14:paraId="55976690" w14:textId="72A76204" w:rsidR="002777BA" w:rsidRPr="00B90FBE" w:rsidRDefault="002777BA" w:rsidP="001678FD">
            <w:pPr>
              <w:rPr>
                <w:ins w:id="2181" w:author="LÊ VĂN PA" w:date="2018-03-13T08:29:00Z"/>
                <w:sz w:val="32"/>
                <w:rPrChange w:id="2182" w:author="Kai Pa" w:date="2018-05-21T21:31:00Z">
                  <w:rPr>
                    <w:ins w:id="2183" w:author="LÊ VĂN PA" w:date="2018-03-13T08:29:00Z"/>
                    <w:u w:val="single"/>
                  </w:rPr>
                </w:rPrChange>
              </w:rPr>
              <w:pPrChange w:id="2184" w:author="Kai Pa" w:date="2018-05-21T21:10:00Z">
                <w:pPr>
                  <w:pStyle w:val="ListParagraph"/>
                  <w:ind w:left="0"/>
                </w:pPr>
              </w:pPrChange>
            </w:pPr>
            <w:ins w:id="2185" w:author="LÊ VĂN PA" w:date="2018-03-13T08:31:00Z">
              <w:r w:rsidRPr="00B90FBE">
                <w:rPr>
                  <w:sz w:val="32"/>
                  <w:rPrChange w:id="2186" w:author="Kai Pa" w:date="2018-05-21T21:31:00Z">
                    <w:rPr/>
                  </w:rPrChange>
                </w:rPr>
                <w:lastRenderedPageBreak/>
                <w:t>Hành chính nhân sự</w:t>
              </w:r>
            </w:ins>
          </w:p>
        </w:tc>
        <w:tc>
          <w:tcPr>
            <w:tcW w:w="7020" w:type="dxa"/>
            <w:tcPrChange w:id="2187" w:author="LÊ VĂN PA" w:date="2018-03-13T08:30:00Z">
              <w:tcPr>
                <w:tcW w:w="4675" w:type="dxa"/>
              </w:tcPr>
            </w:tcPrChange>
          </w:tcPr>
          <w:p w14:paraId="2C467436" w14:textId="7DA6C86D" w:rsidR="002777BA" w:rsidRPr="00B90FBE" w:rsidRDefault="002777BA" w:rsidP="001678FD">
            <w:pPr>
              <w:rPr>
                <w:ins w:id="2188" w:author="LÊ VĂN PA" w:date="2018-03-13T08:29:00Z"/>
                <w:sz w:val="32"/>
                <w:rPrChange w:id="2189" w:author="Kai Pa" w:date="2018-05-21T21:31:00Z">
                  <w:rPr>
                    <w:ins w:id="2190" w:author="LÊ VĂN PA" w:date="2018-03-13T08:29:00Z"/>
                    <w:u w:val="single"/>
                  </w:rPr>
                </w:rPrChange>
              </w:rPr>
              <w:pPrChange w:id="2191" w:author="Kai Pa" w:date="2018-05-21T21:10:00Z">
                <w:pPr>
                  <w:pStyle w:val="ListParagraph"/>
                  <w:ind w:left="0"/>
                </w:pPr>
              </w:pPrChange>
            </w:pPr>
            <w:ins w:id="2192" w:author="LÊ VĂN PA" w:date="2018-03-13T08:31:00Z">
              <w:r w:rsidRPr="00B90FBE">
                <w:rPr>
                  <w:sz w:val="32"/>
                  <w:rPrChange w:id="2193" w:author="Kai Pa" w:date="2018-05-21T21:31:00Z">
                    <w:rPr/>
                  </w:rPrChange>
                </w:rPr>
                <w:t>Giúp ban giám đốc trong việc bố trí, điều động, khen thưởng hay kỷ luật kịp thời; tuyển mộ, tuyển dụng cán bộ thuộc diện tuyển dụng của chi nhánh, quản trị xây dựng cơ bản, mua sắm tài sản, vật liệu; thực hiện hợp đồng về điện, nước, điện thoại, sửa chữa và xây dựng cơ quan</w:t>
              </w:r>
            </w:ins>
          </w:p>
        </w:tc>
      </w:tr>
      <w:tr w:rsidR="002777BA" w:rsidRPr="00B90FBE" w14:paraId="239A2E6D" w14:textId="77777777" w:rsidTr="002777BA">
        <w:trPr>
          <w:ins w:id="2194" w:author="LÊ VĂN PA" w:date="2018-03-13T08:29:00Z"/>
        </w:trPr>
        <w:tc>
          <w:tcPr>
            <w:tcW w:w="1795" w:type="dxa"/>
            <w:tcPrChange w:id="2195" w:author="LÊ VĂN PA" w:date="2018-03-13T08:30:00Z">
              <w:tcPr>
                <w:tcW w:w="4675" w:type="dxa"/>
              </w:tcPr>
            </w:tcPrChange>
          </w:tcPr>
          <w:p w14:paraId="5DC5FA15" w14:textId="53F8D693" w:rsidR="002777BA" w:rsidRPr="00B90FBE" w:rsidRDefault="002777BA" w:rsidP="001678FD">
            <w:pPr>
              <w:rPr>
                <w:ins w:id="2196" w:author="LÊ VĂN PA" w:date="2018-03-13T08:29:00Z"/>
                <w:sz w:val="32"/>
                <w:rPrChange w:id="2197" w:author="Kai Pa" w:date="2018-05-21T21:31:00Z">
                  <w:rPr>
                    <w:ins w:id="2198" w:author="LÊ VĂN PA" w:date="2018-03-13T08:29:00Z"/>
                    <w:u w:val="single"/>
                  </w:rPr>
                </w:rPrChange>
              </w:rPr>
              <w:pPrChange w:id="2199" w:author="Kai Pa" w:date="2018-05-21T21:10:00Z">
                <w:pPr>
                  <w:pStyle w:val="ListParagraph"/>
                  <w:ind w:left="0"/>
                </w:pPr>
              </w:pPrChange>
            </w:pPr>
            <w:ins w:id="2200" w:author="LÊ VĂN PA" w:date="2018-03-13T08:31:00Z">
              <w:r w:rsidRPr="00B90FBE">
                <w:rPr>
                  <w:sz w:val="32"/>
                  <w:rPrChange w:id="2201" w:author="Kai Pa" w:date="2018-05-21T21:31:00Z">
                    <w:rPr/>
                  </w:rPrChange>
                </w:rPr>
                <w:t xml:space="preserve">Kế </w:t>
              </w:r>
            </w:ins>
            <w:ins w:id="2202" w:author="LÊ VĂN PA" w:date="2018-03-13T08:32:00Z">
              <w:r w:rsidRPr="00B90FBE">
                <w:rPr>
                  <w:sz w:val="32"/>
                  <w:rPrChange w:id="2203" w:author="Kai Pa" w:date="2018-05-21T21:31:00Z">
                    <w:rPr/>
                  </w:rPrChange>
                </w:rPr>
                <w:t>toán tài chính</w:t>
              </w:r>
            </w:ins>
          </w:p>
        </w:tc>
        <w:tc>
          <w:tcPr>
            <w:tcW w:w="7020" w:type="dxa"/>
            <w:tcPrChange w:id="2204" w:author="LÊ VĂN PA" w:date="2018-03-13T08:30:00Z">
              <w:tcPr>
                <w:tcW w:w="4675" w:type="dxa"/>
              </w:tcPr>
            </w:tcPrChange>
          </w:tcPr>
          <w:p w14:paraId="3C892386" w14:textId="77777777" w:rsidR="002777BA" w:rsidRPr="00B90FBE" w:rsidRDefault="002777BA" w:rsidP="001678FD">
            <w:pPr>
              <w:rPr>
                <w:ins w:id="2205" w:author="LÊ VĂN PA" w:date="2018-03-13T08:32:00Z"/>
                <w:sz w:val="32"/>
                <w:rPrChange w:id="2206" w:author="Kai Pa" w:date="2018-05-21T21:31:00Z">
                  <w:rPr>
                    <w:ins w:id="2207" w:author="LÊ VĂN PA" w:date="2018-03-13T08:32:00Z"/>
                  </w:rPr>
                </w:rPrChange>
              </w:rPr>
              <w:pPrChange w:id="2208" w:author="Kai Pa" w:date="2018-05-21T21:10:00Z">
                <w:pPr>
                  <w:pStyle w:val="ListParagraph"/>
                  <w:numPr>
                    <w:numId w:val="11"/>
                  </w:numPr>
                  <w:ind w:left="1080" w:hanging="360"/>
                </w:pPr>
              </w:pPrChange>
            </w:pPr>
            <w:ins w:id="2209" w:author="LÊ VĂN PA" w:date="2018-03-13T08:32:00Z">
              <w:r w:rsidRPr="00B90FBE">
                <w:rPr>
                  <w:sz w:val="32"/>
                  <w:rPrChange w:id="2210" w:author="Kai Pa" w:date="2018-05-21T21:31:00Z">
                    <w:rPr/>
                  </w:rPrChange>
                </w:rPr>
                <w:t>Quản lý toàn bộ các tài khoản khách hàng và các tài khoản nội bộ, trong ngoài bảng cân đối kế toán: mở tài khoản tiền gửi, thanh toán các loại séc, ngân phiếu, thực hiện thanh toán nội bộ, thanh toán qua hệ thống điện tử và thanh toán bù trừ.</w:t>
              </w:r>
            </w:ins>
          </w:p>
          <w:p w14:paraId="0F17EADF" w14:textId="3212BEAC" w:rsidR="002777BA" w:rsidRPr="00B90FBE" w:rsidRDefault="002777BA" w:rsidP="001678FD">
            <w:pPr>
              <w:rPr>
                <w:ins w:id="2211" w:author="LÊ VĂN PA" w:date="2018-03-13T08:29:00Z"/>
                <w:sz w:val="32"/>
                <w:rPrChange w:id="2212" w:author="Kai Pa" w:date="2018-05-21T21:31:00Z">
                  <w:rPr>
                    <w:ins w:id="2213" w:author="LÊ VĂN PA" w:date="2018-03-13T08:29:00Z"/>
                    <w:u w:val="single"/>
                  </w:rPr>
                </w:rPrChange>
              </w:rPr>
              <w:pPrChange w:id="2214" w:author="Kai Pa" w:date="2018-05-21T21:10:00Z">
                <w:pPr>
                  <w:pStyle w:val="ListParagraph"/>
                  <w:ind w:left="0"/>
                </w:pPr>
              </w:pPrChange>
            </w:pPr>
            <w:ins w:id="2215" w:author="LÊ VĂN PA" w:date="2018-03-13T08:32:00Z">
              <w:r w:rsidRPr="00B90FBE">
                <w:rPr>
                  <w:sz w:val="32"/>
                  <w:rPrChange w:id="2216" w:author="Kai Pa" w:date="2018-05-21T21:31:00Z">
                    <w:rPr/>
                  </w:rPrChange>
                </w:rPr>
                <w:t>Trưởng phòng kế toán chịu trách nhiệm trước giám đốc về việc kiểm soát tính hợp pháp, hợp lệ của chứng từ thanh toán, về các quyết định chuyển tiền đi cũng như hạch toán và các tài khoản thích hợp. Tổ điện toán cung cấp số liệu nhanh chóng, chính xác và đầy đủ, tạo điều kiện thuận lợi cho ban lãnh đạo trong công tác quản lý điều hành đạt kết quả cao.</w:t>
              </w:r>
            </w:ins>
          </w:p>
        </w:tc>
      </w:tr>
      <w:tr w:rsidR="002777BA" w:rsidRPr="00B90FBE" w14:paraId="7A0ACBD4" w14:textId="77777777" w:rsidTr="002777BA">
        <w:trPr>
          <w:ins w:id="2217" w:author="LÊ VĂN PA" w:date="2018-03-13T08:29:00Z"/>
        </w:trPr>
        <w:tc>
          <w:tcPr>
            <w:tcW w:w="1795" w:type="dxa"/>
            <w:tcPrChange w:id="2218" w:author="LÊ VĂN PA" w:date="2018-03-13T08:30:00Z">
              <w:tcPr>
                <w:tcW w:w="4675" w:type="dxa"/>
              </w:tcPr>
            </w:tcPrChange>
          </w:tcPr>
          <w:p w14:paraId="6CF3D506" w14:textId="6EC071D5" w:rsidR="002777BA" w:rsidRPr="00B90FBE" w:rsidRDefault="002777BA" w:rsidP="001678FD">
            <w:pPr>
              <w:rPr>
                <w:ins w:id="2219" w:author="LÊ VĂN PA" w:date="2018-03-13T08:29:00Z"/>
                <w:sz w:val="32"/>
                <w:rPrChange w:id="2220" w:author="Kai Pa" w:date="2018-05-21T21:31:00Z">
                  <w:rPr>
                    <w:ins w:id="2221" w:author="LÊ VĂN PA" w:date="2018-03-13T08:29:00Z"/>
                    <w:u w:val="single"/>
                  </w:rPr>
                </w:rPrChange>
              </w:rPr>
              <w:pPrChange w:id="2222" w:author="Kai Pa" w:date="2018-05-21T21:10:00Z">
                <w:pPr>
                  <w:pStyle w:val="ListParagraph"/>
                  <w:ind w:left="0"/>
                </w:pPr>
              </w:pPrChange>
            </w:pPr>
            <w:ins w:id="2223" w:author="LÊ VĂN PA" w:date="2018-03-13T08:32:00Z">
              <w:r w:rsidRPr="00B90FBE">
                <w:rPr>
                  <w:sz w:val="32"/>
                  <w:rPrChange w:id="2224" w:author="Kai Pa" w:date="2018-05-21T21:31:00Z">
                    <w:rPr/>
                  </w:rPrChange>
                </w:rPr>
                <w:t>Ngân quỹ</w:t>
              </w:r>
            </w:ins>
          </w:p>
        </w:tc>
        <w:tc>
          <w:tcPr>
            <w:tcW w:w="7020" w:type="dxa"/>
            <w:tcPrChange w:id="2225" w:author="LÊ VĂN PA" w:date="2018-03-13T08:30:00Z">
              <w:tcPr>
                <w:tcW w:w="4675" w:type="dxa"/>
              </w:tcPr>
            </w:tcPrChange>
          </w:tcPr>
          <w:p w14:paraId="614047AE" w14:textId="7EB05AEC" w:rsidR="002777BA" w:rsidRPr="00B90FBE" w:rsidRDefault="002777BA" w:rsidP="001678FD">
            <w:pPr>
              <w:rPr>
                <w:ins w:id="2226" w:author="LÊ VĂN PA" w:date="2018-03-13T08:29:00Z"/>
                <w:sz w:val="32"/>
                <w:rPrChange w:id="2227" w:author="Kai Pa" w:date="2018-05-21T21:31:00Z">
                  <w:rPr>
                    <w:ins w:id="2228" w:author="LÊ VĂN PA" w:date="2018-03-13T08:29:00Z"/>
                    <w:u w:val="single"/>
                  </w:rPr>
                </w:rPrChange>
              </w:rPr>
              <w:pPrChange w:id="2229" w:author="Kai Pa" w:date="2018-05-21T21:10:00Z">
                <w:pPr>
                  <w:pStyle w:val="ListParagraph"/>
                  <w:ind w:left="0"/>
                </w:pPr>
              </w:pPrChange>
            </w:pPr>
            <w:ins w:id="2230" w:author="LÊ VĂN PA" w:date="2018-03-13T08:32:00Z">
              <w:r w:rsidRPr="00B90FBE">
                <w:rPr>
                  <w:sz w:val="32"/>
                  <w:rPrChange w:id="2231" w:author="Kai Pa" w:date="2018-05-21T21:31:00Z">
                    <w:rPr/>
                  </w:rPrChange>
                </w:rPr>
                <w:t>Công việc chủ yếu của phòng ngân quỹ là thu-chi đồng tiền Việt Nam, ngân phiếu thanh toán, ngoại tệ, chuyển tiền mặt và séc du lịch đi tiêu thụ nước ngoài, quản lý kho tiền và quỹ, tài sản thế chấp và các chứng từ có giá.</w:t>
              </w:r>
            </w:ins>
          </w:p>
        </w:tc>
      </w:tr>
      <w:tr w:rsidR="002777BA" w:rsidRPr="00B90FBE" w14:paraId="4D9C7120" w14:textId="77777777" w:rsidTr="002777BA">
        <w:trPr>
          <w:ins w:id="2232" w:author="LÊ VĂN PA" w:date="2018-03-13T08:29:00Z"/>
        </w:trPr>
        <w:tc>
          <w:tcPr>
            <w:tcW w:w="1795" w:type="dxa"/>
            <w:tcPrChange w:id="2233" w:author="LÊ VĂN PA" w:date="2018-03-13T08:30:00Z">
              <w:tcPr>
                <w:tcW w:w="4675" w:type="dxa"/>
              </w:tcPr>
            </w:tcPrChange>
          </w:tcPr>
          <w:p w14:paraId="0B3A7A42" w14:textId="7F68057B" w:rsidR="002777BA" w:rsidRPr="00B90FBE" w:rsidRDefault="002777BA" w:rsidP="001678FD">
            <w:pPr>
              <w:rPr>
                <w:ins w:id="2234" w:author="LÊ VĂN PA" w:date="2018-03-13T08:29:00Z"/>
                <w:sz w:val="32"/>
                <w:rPrChange w:id="2235" w:author="Kai Pa" w:date="2018-05-21T21:31:00Z">
                  <w:rPr>
                    <w:ins w:id="2236" w:author="LÊ VĂN PA" w:date="2018-03-13T08:29:00Z"/>
                    <w:u w:val="single"/>
                  </w:rPr>
                </w:rPrChange>
              </w:rPr>
              <w:pPrChange w:id="2237" w:author="Kai Pa" w:date="2018-05-21T21:10:00Z">
                <w:pPr>
                  <w:pStyle w:val="ListParagraph"/>
                  <w:ind w:left="0"/>
                </w:pPr>
              </w:pPrChange>
            </w:pPr>
            <w:ins w:id="2238" w:author="LÊ VĂN PA" w:date="2018-03-13T08:32:00Z">
              <w:r w:rsidRPr="00B90FBE">
                <w:rPr>
                  <w:sz w:val="32"/>
                  <w:rPrChange w:id="2239" w:author="Kai Pa" w:date="2018-05-21T21:31:00Z">
                    <w:rPr/>
                  </w:rPrChange>
                </w:rPr>
                <w:t>Dịch vụ marketing</w:t>
              </w:r>
            </w:ins>
          </w:p>
        </w:tc>
        <w:tc>
          <w:tcPr>
            <w:tcW w:w="7020" w:type="dxa"/>
            <w:tcPrChange w:id="2240" w:author="LÊ VĂN PA" w:date="2018-03-13T08:30:00Z">
              <w:tcPr>
                <w:tcW w:w="4675" w:type="dxa"/>
              </w:tcPr>
            </w:tcPrChange>
          </w:tcPr>
          <w:p w14:paraId="5D70DB5D" w14:textId="314FF851" w:rsidR="002777BA" w:rsidRPr="00B90FBE" w:rsidRDefault="002777BA" w:rsidP="001678FD">
            <w:pPr>
              <w:rPr>
                <w:ins w:id="2241" w:author="LÊ VĂN PA" w:date="2018-03-13T08:29:00Z"/>
                <w:sz w:val="32"/>
                <w:rPrChange w:id="2242" w:author="Kai Pa" w:date="2018-05-21T21:31:00Z">
                  <w:rPr>
                    <w:ins w:id="2243" w:author="LÊ VĂN PA" w:date="2018-03-13T08:29:00Z"/>
                    <w:u w:val="single"/>
                  </w:rPr>
                </w:rPrChange>
              </w:rPr>
              <w:pPrChange w:id="2244" w:author="Kai Pa" w:date="2018-05-21T21:10:00Z">
                <w:pPr>
                  <w:pStyle w:val="ListParagraph"/>
                  <w:ind w:left="0"/>
                </w:pPr>
              </w:pPrChange>
            </w:pPr>
            <w:ins w:id="2245" w:author="LÊ VĂN PA" w:date="2018-03-13T08:33:00Z">
              <w:r w:rsidRPr="00B90FBE">
                <w:rPr>
                  <w:sz w:val="32"/>
                  <w:rPrChange w:id="2246" w:author="Kai Pa" w:date="2018-05-21T21:31:00Z">
                    <w:rPr/>
                  </w:rPrChange>
                </w:rPr>
                <w:t xml:space="preserve">Tiếp nhận và mở hồ sơ khách hàng mới, giải đáp thắc mắc, hướng dẫn quy trình nghiệp vụ cho khách hàng, phản ánh tình hình giao dịch và đề xuất chính sách thu hút khách hàng, xử lý toàn bộ các giao dịch liên quan đến tài khoản tiền gửi của mọi đối tượng khách hàng với các loại tiền. Bộ phận marketing </w:t>
              </w:r>
              <w:r w:rsidRPr="00B90FBE">
                <w:rPr>
                  <w:sz w:val="32"/>
                  <w:rPrChange w:id="2247" w:author="Kai Pa" w:date="2018-05-21T21:31:00Z">
                    <w:rPr/>
                  </w:rPrChange>
                </w:rPr>
                <w:lastRenderedPageBreak/>
                <w:t>thực hiện đề xuất các kế hoạch tiếp thị, quảng cáo, khuyến mãi và chăm sóc khách hàng nhằm thu hút khách hàng.</w:t>
              </w:r>
            </w:ins>
          </w:p>
        </w:tc>
      </w:tr>
      <w:tr w:rsidR="002777BA" w:rsidRPr="00B90FBE" w14:paraId="41D26908" w14:textId="77777777" w:rsidTr="002777BA">
        <w:trPr>
          <w:ins w:id="2248" w:author="LÊ VĂN PA" w:date="2018-03-13T08:29:00Z"/>
        </w:trPr>
        <w:tc>
          <w:tcPr>
            <w:tcW w:w="1795" w:type="dxa"/>
            <w:tcPrChange w:id="2249" w:author="LÊ VĂN PA" w:date="2018-03-13T08:30:00Z">
              <w:tcPr>
                <w:tcW w:w="4675" w:type="dxa"/>
              </w:tcPr>
            </w:tcPrChange>
          </w:tcPr>
          <w:p w14:paraId="05ACB983" w14:textId="4F27DCF8" w:rsidR="002777BA" w:rsidRPr="00B90FBE" w:rsidRDefault="002777BA" w:rsidP="001678FD">
            <w:pPr>
              <w:rPr>
                <w:ins w:id="2250" w:author="LÊ VĂN PA" w:date="2018-03-13T08:29:00Z"/>
                <w:sz w:val="32"/>
                <w:rPrChange w:id="2251" w:author="Kai Pa" w:date="2018-05-21T21:31:00Z">
                  <w:rPr>
                    <w:ins w:id="2252" w:author="LÊ VĂN PA" w:date="2018-03-13T08:29:00Z"/>
                    <w:u w:val="single"/>
                  </w:rPr>
                </w:rPrChange>
              </w:rPr>
              <w:pPrChange w:id="2253" w:author="Kai Pa" w:date="2018-05-21T21:10:00Z">
                <w:pPr>
                  <w:pStyle w:val="ListParagraph"/>
                  <w:ind w:left="0"/>
                </w:pPr>
              </w:pPrChange>
            </w:pPr>
            <w:ins w:id="2254" w:author="LÊ VĂN PA" w:date="2018-03-13T08:33:00Z">
              <w:r w:rsidRPr="00B90FBE">
                <w:rPr>
                  <w:sz w:val="32"/>
                  <w:rPrChange w:id="2255" w:author="Kai Pa" w:date="2018-05-21T21:31:00Z">
                    <w:rPr/>
                  </w:rPrChange>
                </w:rPr>
                <w:lastRenderedPageBreak/>
                <w:t>K</w:t>
              </w:r>
              <w:r w:rsidRPr="00B90FBE">
                <w:rPr>
                  <w:sz w:val="32"/>
                  <w:rPrChange w:id="2256" w:author="Kai Pa" w:date="2018-05-21T21:31:00Z">
                    <w:rPr>
                      <w:u w:val="single"/>
                    </w:rPr>
                  </w:rPrChange>
                </w:rPr>
                <w:t>inh doanh ngoại tệ và thanh toán quốc tế</w:t>
              </w:r>
            </w:ins>
          </w:p>
        </w:tc>
        <w:tc>
          <w:tcPr>
            <w:tcW w:w="7020" w:type="dxa"/>
            <w:tcPrChange w:id="2257" w:author="LÊ VĂN PA" w:date="2018-03-13T08:30:00Z">
              <w:tcPr>
                <w:tcW w:w="4675" w:type="dxa"/>
              </w:tcPr>
            </w:tcPrChange>
          </w:tcPr>
          <w:p w14:paraId="4E5584BF" w14:textId="0A9B4215" w:rsidR="002777BA" w:rsidRPr="00B90FBE" w:rsidRDefault="002777BA" w:rsidP="001678FD">
            <w:pPr>
              <w:rPr>
                <w:ins w:id="2258" w:author="LÊ VĂN PA" w:date="2018-03-13T08:29:00Z"/>
                <w:sz w:val="32"/>
                <w:rPrChange w:id="2259" w:author="Kai Pa" w:date="2018-05-21T21:31:00Z">
                  <w:rPr>
                    <w:ins w:id="2260" w:author="LÊ VĂN PA" w:date="2018-03-13T08:29:00Z"/>
                    <w:u w:val="single"/>
                  </w:rPr>
                </w:rPrChange>
              </w:rPr>
              <w:pPrChange w:id="2261" w:author="Kai Pa" w:date="2018-05-21T21:10:00Z">
                <w:pPr>
                  <w:pStyle w:val="ListParagraph"/>
                  <w:ind w:left="0"/>
                </w:pPr>
              </w:pPrChange>
            </w:pPr>
            <w:ins w:id="2262" w:author="LÊ VĂN PA" w:date="2018-03-13T08:33:00Z">
              <w:r w:rsidRPr="00B90FBE">
                <w:rPr>
                  <w:sz w:val="32"/>
                  <w:rPrChange w:id="2263" w:author="Kai Pa" w:date="2018-05-21T21:31:00Z">
                    <w:rPr/>
                  </w:rPrChange>
                </w:rPr>
                <w:t>Thực hiện nhiệm vụ xử lý nghiệp vụ mua, chuyển đổi ngoại tệ, séc du lịch. Thực hiện các nghiệp vụ có liên quan đến xuất nhập khẩu hàng hóa, dịch vụ của khách hàng. Bao gồm các nghiệp vụ, thông báo, thanh toán L/C, nhờ thu và chuyển tiền.</w:t>
              </w:r>
            </w:ins>
          </w:p>
        </w:tc>
      </w:tr>
    </w:tbl>
    <w:p w14:paraId="5DD9A785" w14:textId="6199A1B0" w:rsidR="005F3BAC" w:rsidRPr="00B90FBE" w:rsidRDefault="00797F83" w:rsidP="001678FD">
      <w:pPr>
        <w:rPr>
          <w:ins w:id="2264" w:author="Hoan Ng" w:date="2017-03-20T22:11:00Z"/>
          <w:sz w:val="32"/>
          <w:rPrChange w:id="2265" w:author="Kai Pa" w:date="2018-05-21T21:31:00Z">
            <w:rPr>
              <w:ins w:id="2266" w:author="Hoan Ng" w:date="2017-03-20T22:11:00Z"/>
            </w:rPr>
          </w:rPrChange>
        </w:rPr>
        <w:pPrChange w:id="2267" w:author="Kai Pa" w:date="2018-05-21T21:10:00Z">
          <w:pPr>
            <w:pStyle w:val="ListParagraph"/>
            <w:numPr>
              <w:numId w:val="1"/>
            </w:numPr>
            <w:ind w:hanging="360"/>
          </w:pPr>
        </w:pPrChange>
      </w:pPr>
      <w:ins w:id="2268" w:author="LÊ VĂN PA" w:date="2018-03-17T22:18:00Z">
        <w:r w:rsidRPr="00B90FBE">
          <w:rPr>
            <w:sz w:val="32"/>
            <w:rPrChange w:id="2269" w:author="Kai Pa" w:date="2018-05-21T21:31:00Z">
              <w:rPr/>
            </w:rPrChange>
          </w:rPr>
          <w:t xml:space="preserve">- </w:t>
        </w:r>
        <w:r w:rsidRPr="00B90FBE">
          <w:rPr>
            <w:sz w:val="32"/>
            <w:rPrChange w:id="2270" w:author="Kai Pa" w:date="2018-05-21T21:31:00Z">
              <w:rPr/>
            </w:rPrChange>
          </w:rPr>
          <w:tab/>
          <w:t>Phòng kế - toán tài chính là phòng sử dụng phần mềm quản lí sổ tiết kiệm.</w:t>
        </w:r>
      </w:ins>
    </w:p>
    <w:p w14:paraId="63986968" w14:textId="77777777" w:rsidR="000B62AA" w:rsidRPr="00B90FBE" w:rsidRDefault="000B62AA" w:rsidP="009D0AD2">
      <w:pPr>
        <w:pStyle w:val="Heading2"/>
        <w:rPr>
          <w:ins w:id="2271" w:author="LÊ VĂN PA" w:date="2018-04-20T22:31:00Z"/>
          <w:sz w:val="36"/>
          <w:u w:val="single"/>
          <w:rPrChange w:id="2272" w:author="Kai Pa" w:date="2018-05-21T21:31:00Z">
            <w:rPr>
              <w:ins w:id="2273" w:author="LÊ VĂN PA" w:date="2018-04-20T22:31:00Z"/>
              <w:u w:val="single"/>
            </w:rPr>
          </w:rPrChange>
        </w:rPr>
      </w:pPr>
      <w:bookmarkStart w:id="2274" w:name="_Toc514700572"/>
      <w:ins w:id="2275" w:author="LÊ VĂN PA" w:date="2018-04-20T22:31:00Z">
        <w:r w:rsidRPr="00B90FBE">
          <w:rPr>
            <w:sz w:val="36"/>
            <w:u w:val="single"/>
            <w:rPrChange w:id="2276" w:author="Kai Pa" w:date="2018-05-21T21:31:00Z">
              <w:rPr>
                <w:u w:val="single"/>
              </w:rPr>
            </w:rPrChange>
          </w:rPr>
          <w:t>1.2. Hiện trạng nghiệp vụ (chức năng &amp; phi chức năng)</w:t>
        </w:r>
        <w:bookmarkEnd w:id="2274"/>
      </w:ins>
    </w:p>
    <w:p w14:paraId="6910AE05" w14:textId="77777777" w:rsidR="000B62AA" w:rsidRPr="00B90FBE" w:rsidRDefault="000B62AA" w:rsidP="000B62AA">
      <w:pPr>
        <w:ind w:left="360"/>
        <w:rPr>
          <w:ins w:id="2277" w:author="LÊ VĂN PA" w:date="2018-04-20T22:31:00Z"/>
          <w:sz w:val="32"/>
          <w:rPrChange w:id="2278" w:author="Kai Pa" w:date="2018-05-21T21:31:00Z">
            <w:rPr>
              <w:ins w:id="2279" w:author="LÊ VĂN PA" w:date="2018-04-20T22:31:00Z"/>
              <w:u w:val="single"/>
            </w:rPr>
          </w:rPrChange>
        </w:rPr>
      </w:pPr>
      <w:ins w:id="2280" w:author="LÊ VĂN PA" w:date="2018-04-20T22:31:00Z">
        <w:r w:rsidRPr="00B90FBE">
          <w:rPr>
            <w:sz w:val="32"/>
            <w:rPrChange w:id="2281" w:author="Kai Pa" w:date="2018-05-21T21:31:00Z">
              <w:rPr>
                <w:u w:val="single"/>
              </w:rPr>
            </w:rPrChange>
          </w:rPr>
          <w:t>1.</w:t>
        </w:r>
        <w:r w:rsidRPr="00B90FBE">
          <w:rPr>
            <w:sz w:val="32"/>
            <w:rPrChange w:id="2282" w:author="Kai Pa" w:date="2018-05-21T21:31:00Z">
              <w:rPr>
                <w:u w:val="single"/>
              </w:rPr>
            </w:rPrChange>
          </w:rPr>
          <w:tab/>
          <w:t>Mở sổ tiết kiệm</w:t>
        </w:r>
      </w:ins>
    </w:p>
    <w:p w14:paraId="3FF0DD98" w14:textId="77777777" w:rsidR="000B62AA" w:rsidRPr="00B90FBE" w:rsidRDefault="000B62AA" w:rsidP="000B62AA">
      <w:pPr>
        <w:ind w:left="360"/>
        <w:rPr>
          <w:ins w:id="2283" w:author="LÊ VĂN PA" w:date="2018-04-20T22:31:00Z"/>
          <w:sz w:val="32"/>
          <w:rPrChange w:id="2284" w:author="Kai Pa" w:date="2018-05-21T21:31:00Z">
            <w:rPr>
              <w:ins w:id="2285" w:author="LÊ VĂN PA" w:date="2018-04-20T22:31:00Z"/>
              <w:u w:val="single"/>
            </w:rPr>
          </w:rPrChange>
        </w:rPr>
      </w:pPr>
      <w:ins w:id="2286" w:author="LÊ VĂN PA" w:date="2018-04-20T22:31:00Z">
        <w:r w:rsidRPr="00B90FBE">
          <w:rPr>
            <w:sz w:val="32"/>
            <w:rPrChange w:id="2287" w:author="Kai Pa" w:date="2018-05-21T21:31:00Z">
              <w:rPr>
                <w:u w:val="single"/>
              </w:rPr>
            </w:rPrChange>
          </w:rPr>
          <w:t>GDV thu thập thông tin khách hàng: họ tên, địa chỉ, sdt, cmnd, ngày sinh, giới tính, thu lệ phí và tạo STK mới thông qua thông tin khách hàng cung cấp. GDV in phiếu mở sổ, cho kh kí tên và giữ lại phiếu.</w:t>
        </w:r>
      </w:ins>
    </w:p>
    <w:p w14:paraId="1671D9A7" w14:textId="77777777" w:rsidR="000B62AA" w:rsidRPr="00B90FBE" w:rsidRDefault="000B62AA" w:rsidP="000B62AA">
      <w:pPr>
        <w:ind w:left="360"/>
        <w:rPr>
          <w:ins w:id="2288" w:author="LÊ VĂN PA" w:date="2018-04-20T22:31:00Z"/>
          <w:sz w:val="32"/>
          <w:rPrChange w:id="2289" w:author="Kai Pa" w:date="2018-05-21T21:31:00Z">
            <w:rPr>
              <w:ins w:id="2290" w:author="LÊ VĂN PA" w:date="2018-04-20T22:31:00Z"/>
              <w:u w:val="single"/>
            </w:rPr>
          </w:rPrChange>
        </w:rPr>
      </w:pPr>
      <w:ins w:id="2291" w:author="LÊ VĂN PA" w:date="2018-04-20T22:31:00Z">
        <w:r w:rsidRPr="00B90FBE">
          <w:rPr>
            <w:sz w:val="32"/>
            <w:rPrChange w:id="2292" w:author="Kai Pa" w:date="2018-05-21T21:31:00Z">
              <w:rPr>
                <w:u w:val="single"/>
              </w:rPr>
            </w:rPrChange>
          </w:rPr>
          <w:t>2.</w:t>
        </w:r>
        <w:r w:rsidRPr="00B90FBE">
          <w:rPr>
            <w:sz w:val="32"/>
            <w:rPrChange w:id="2293" w:author="Kai Pa" w:date="2018-05-21T21:31:00Z">
              <w:rPr>
                <w:u w:val="single"/>
              </w:rPr>
            </w:rPrChange>
          </w:rPr>
          <w:tab/>
          <w:t>Gửi tiết kiệm</w:t>
        </w:r>
      </w:ins>
    </w:p>
    <w:p w14:paraId="28B78F72" w14:textId="77777777" w:rsidR="000B62AA" w:rsidRPr="00B90FBE" w:rsidRDefault="000B62AA" w:rsidP="000B62AA">
      <w:pPr>
        <w:ind w:left="360"/>
        <w:rPr>
          <w:ins w:id="2294" w:author="LÊ VĂN PA" w:date="2018-04-20T22:31:00Z"/>
          <w:sz w:val="32"/>
          <w:rPrChange w:id="2295" w:author="Kai Pa" w:date="2018-05-21T21:31:00Z">
            <w:rPr>
              <w:ins w:id="2296" w:author="LÊ VĂN PA" w:date="2018-04-20T22:31:00Z"/>
              <w:u w:val="single"/>
            </w:rPr>
          </w:rPrChange>
        </w:rPr>
      </w:pPr>
      <w:ins w:id="2297" w:author="LÊ VĂN PA" w:date="2018-04-20T22:31:00Z">
        <w:r w:rsidRPr="00B90FBE">
          <w:rPr>
            <w:sz w:val="32"/>
            <w:rPrChange w:id="2298" w:author="Kai Pa" w:date="2018-05-21T21:31:00Z">
              <w:rPr>
                <w:u w:val="single"/>
              </w:rPr>
            </w:rPrChange>
          </w:rPr>
          <w:t>Khách hàng xuất trình giấy chứng minh. Điền các thông tin vào giấy gửi tiền (thông tin kh, chi nhánh ngân hàng, số tiền, loại tiết kiệm) và số tiền cần gửi (nếu khách đến lần đầu phải mở Sổ tiết kiệm). GDV thu thập thông tin khách hàng qua giấy nộp tiền, sau đó lấy sổ tiết kiệm. Kiểm ngân kiểm tra thông tin, nhận tiền, cập nhật số tiền vào STK rồi trả sổ cho khách. Nhân viên ngân hàng in phiếu giao dịch cho khách.</w:t>
        </w:r>
      </w:ins>
    </w:p>
    <w:p w14:paraId="2506CF99" w14:textId="77777777" w:rsidR="000B62AA" w:rsidRPr="00B90FBE" w:rsidRDefault="000B62AA" w:rsidP="000B62AA">
      <w:pPr>
        <w:ind w:left="360"/>
        <w:rPr>
          <w:ins w:id="2299" w:author="LÊ VĂN PA" w:date="2018-04-20T22:31:00Z"/>
          <w:sz w:val="32"/>
          <w:rPrChange w:id="2300" w:author="Kai Pa" w:date="2018-05-21T21:31:00Z">
            <w:rPr>
              <w:ins w:id="2301" w:author="LÊ VĂN PA" w:date="2018-04-20T22:31:00Z"/>
              <w:u w:val="single"/>
            </w:rPr>
          </w:rPrChange>
        </w:rPr>
      </w:pPr>
      <w:ins w:id="2302" w:author="LÊ VĂN PA" w:date="2018-04-20T22:31:00Z">
        <w:r w:rsidRPr="00B90FBE">
          <w:rPr>
            <w:sz w:val="32"/>
            <w:rPrChange w:id="2303" w:author="Kai Pa" w:date="2018-05-21T21:31:00Z">
              <w:rPr>
                <w:u w:val="single"/>
              </w:rPr>
            </w:rPrChange>
          </w:rPr>
          <w:t>3.</w:t>
        </w:r>
        <w:r w:rsidRPr="00B90FBE">
          <w:rPr>
            <w:sz w:val="32"/>
            <w:rPrChange w:id="2304" w:author="Kai Pa" w:date="2018-05-21T21:31:00Z">
              <w:rPr>
                <w:u w:val="single"/>
              </w:rPr>
            </w:rPrChange>
          </w:rPr>
          <w:tab/>
          <w:t>Rút tiền</w:t>
        </w:r>
      </w:ins>
    </w:p>
    <w:p w14:paraId="1156E97E" w14:textId="28134AA4" w:rsidR="000B62AA" w:rsidRPr="00B90FBE" w:rsidRDefault="000B62AA" w:rsidP="000B62AA">
      <w:pPr>
        <w:ind w:left="360"/>
        <w:rPr>
          <w:ins w:id="2305" w:author="LÊ VĂN PA" w:date="2018-04-20T22:31:00Z"/>
          <w:sz w:val="32"/>
          <w:rPrChange w:id="2306" w:author="Kai Pa" w:date="2018-05-21T21:31:00Z">
            <w:rPr>
              <w:ins w:id="2307" w:author="LÊ VĂN PA" w:date="2018-04-20T22:31:00Z"/>
              <w:u w:val="single"/>
            </w:rPr>
          </w:rPrChange>
        </w:rPr>
      </w:pPr>
      <w:ins w:id="2308" w:author="LÊ VĂN PA" w:date="2018-04-20T22:31:00Z">
        <w:r w:rsidRPr="00B90FBE">
          <w:rPr>
            <w:sz w:val="32"/>
            <w:rPrChange w:id="2309" w:author="Kai Pa" w:date="2018-05-21T21:31:00Z">
              <w:rPr>
                <w:u w:val="single"/>
              </w:rPr>
            </w:rPrChange>
          </w:rPr>
          <w:t>-</w:t>
        </w:r>
        <w:r w:rsidRPr="00B90FBE">
          <w:rPr>
            <w:sz w:val="32"/>
            <w:rPrChange w:id="2310" w:author="Kai Pa" w:date="2018-05-21T21:31:00Z">
              <w:rPr>
                <w:u w:val="single"/>
              </w:rPr>
            </w:rPrChange>
          </w:rPr>
          <w:tab/>
          <w:t xml:space="preserve">Quý khách xuất trình sổ tiết kiệm, CMND và điền </w:t>
        </w:r>
      </w:ins>
      <w:ins w:id="2311" w:author="LÊ VĂN PA" w:date="2018-04-20T22:33:00Z">
        <w:r w:rsidRPr="00B90FBE">
          <w:rPr>
            <w:sz w:val="32"/>
            <w:rPrChange w:id="2312" w:author="Kai Pa" w:date="2018-05-21T21:31:00Z">
              <w:rPr/>
            </w:rPrChange>
          </w:rPr>
          <w:t>vào giấy rút tiền</w:t>
        </w:r>
      </w:ins>
      <w:ins w:id="2313" w:author="LÊ VĂN PA" w:date="2018-04-20T22:31:00Z">
        <w:r w:rsidRPr="00B90FBE">
          <w:rPr>
            <w:sz w:val="32"/>
            <w:rPrChange w:id="2314" w:author="Kai Pa" w:date="2018-05-21T21:31:00Z">
              <w:rPr>
                <w:u w:val="single"/>
              </w:rPr>
            </w:rPrChange>
          </w:rPr>
          <w:t xml:space="preserve"> và ký tên.</w:t>
        </w:r>
      </w:ins>
    </w:p>
    <w:p w14:paraId="4E483022" w14:textId="5AEEFF9E" w:rsidR="000B62AA" w:rsidRPr="00B90FBE" w:rsidDel="0028753A" w:rsidRDefault="000B62AA" w:rsidP="000B62AA">
      <w:pPr>
        <w:ind w:left="360"/>
        <w:rPr>
          <w:ins w:id="2315" w:author="LÊ VĂN PA" w:date="2018-04-20T22:31:00Z"/>
          <w:del w:id="2316" w:author="Kai Pa" w:date="2018-05-21T21:26:00Z"/>
          <w:sz w:val="32"/>
          <w:rPrChange w:id="2317" w:author="Kai Pa" w:date="2018-05-21T21:31:00Z">
            <w:rPr>
              <w:ins w:id="2318" w:author="LÊ VĂN PA" w:date="2018-04-20T22:31:00Z"/>
              <w:del w:id="2319" w:author="Kai Pa" w:date="2018-05-21T21:26:00Z"/>
              <w:u w:val="single"/>
            </w:rPr>
          </w:rPrChange>
        </w:rPr>
      </w:pPr>
      <w:ins w:id="2320" w:author="LÊ VĂN PA" w:date="2018-04-20T22:31:00Z">
        <w:del w:id="2321" w:author="Kai Pa" w:date="2018-05-21T21:26:00Z">
          <w:r w:rsidRPr="00B90FBE" w:rsidDel="0028753A">
            <w:rPr>
              <w:sz w:val="32"/>
              <w:rPrChange w:id="2322" w:author="Kai Pa" w:date="2018-05-21T21:31:00Z">
                <w:rPr>
                  <w:u w:val="single"/>
                </w:rPr>
              </w:rPrChange>
            </w:rPr>
            <w:lastRenderedPageBreak/>
            <w:delText>-</w:delText>
          </w:r>
          <w:r w:rsidRPr="00B90FBE" w:rsidDel="0028753A">
            <w:rPr>
              <w:sz w:val="32"/>
              <w:rPrChange w:id="2323" w:author="Kai Pa" w:date="2018-05-21T21:31:00Z">
                <w:rPr>
                  <w:u w:val="single"/>
                </w:rPr>
              </w:rPrChange>
            </w:rPr>
            <w:tab/>
            <w:delText xml:space="preserve">Rút hoàn toàn: GDV tính toán lãi suất và thông báo số tiền cho khách hàng. </w:delText>
          </w:r>
        </w:del>
      </w:ins>
    </w:p>
    <w:p w14:paraId="426B6C62" w14:textId="6B508545" w:rsidR="000B62AA" w:rsidRPr="00B90FBE" w:rsidDel="0028753A" w:rsidRDefault="000B62AA" w:rsidP="000B62AA">
      <w:pPr>
        <w:ind w:left="360"/>
        <w:rPr>
          <w:ins w:id="2324" w:author="LÊ VĂN PA" w:date="2018-04-20T22:31:00Z"/>
          <w:del w:id="2325" w:author="Kai Pa" w:date="2018-05-21T21:26:00Z"/>
          <w:sz w:val="32"/>
          <w:rPrChange w:id="2326" w:author="Kai Pa" w:date="2018-05-21T21:31:00Z">
            <w:rPr>
              <w:ins w:id="2327" w:author="LÊ VĂN PA" w:date="2018-04-20T22:31:00Z"/>
              <w:del w:id="2328" w:author="Kai Pa" w:date="2018-05-21T21:26:00Z"/>
              <w:u w:val="single"/>
            </w:rPr>
          </w:rPrChange>
        </w:rPr>
      </w:pPr>
      <w:ins w:id="2329" w:author="LÊ VĂN PA" w:date="2018-04-20T22:31:00Z">
        <w:del w:id="2330" w:author="Kai Pa" w:date="2018-05-21T21:26:00Z">
          <w:r w:rsidRPr="00B90FBE" w:rsidDel="0028753A">
            <w:rPr>
              <w:sz w:val="32"/>
              <w:rPrChange w:id="2331" w:author="Kai Pa" w:date="2018-05-21T21:31:00Z">
                <w:rPr>
                  <w:u w:val="single"/>
                </w:rPr>
              </w:rPrChange>
            </w:rPr>
            <w:delText>-</w:delText>
          </w:r>
          <w:r w:rsidRPr="00B90FBE" w:rsidDel="0028753A">
            <w:rPr>
              <w:sz w:val="32"/>
              <w:rPrChange w:id="2332" w:author="Kai Pa" w:date="2018-05-21T21:31:00Z">
                <w:rPr>
                  <w:u w:val="single"/>
                </w:rPr>
              </w:rPrChange>
            </w:rPr>
            <w:tab/>
            <w:delText>Rút và gửi lại đúng số tiền và định kỳ: GDV tính toán lãi suất, sử dụng thông tin cũ lần trước, cập nhật lại ngày đáo hạn.</w:delText>
          </w:r>
        </w:del>
      </w:ins>
    </w:p>
    <w:p w14:paraId="2E29B1E3" w14:textId="02E71FF5" w:rsidR="000B62AA" w:rsidRPr="00B90FBE" w:rsidDel="0028753A" w:rsidRDefault="000B62AA" w:rsidP="000B62AA">
      <w:pPr>
        <w:ind w:left="360"/>
        <w:rPr>
          <w:ins w:id="2333" w:author="LÊ VĂN PA" w:date="2018-04-20T22:31:00Z"/>
          <w:del w:id="2334" w:author="Kai Pa" w:date="2018-05-21T21:26:00Z"/>
          <w:sz w:val="32"/>
          <w:rPrChange w:id="2335" w:author="Kai Pa" w:date="2018-05-21T21:31:00Z">
            <w:rPr>
              <w:ins w:id="2336" w:author="LÊ VĂN PA" w:date="2018-04-20T22:31:00Z"/>
              <w:del w:id="2337" w:author="Kai Pa" w:date="2018-05-21T21:26:00Z"/>
              <w:u w:val="single"/>
            </w:rPr>
          </w:rPrChange>
        </w:rPr>
      </w:pPr>
      <w:ins w:id="2338" w:author="LÊ VĂN PA" w:date="2018-04-20T22:31:00Z">
        <w:del w:id="2339" w:author="Kai Pa" w:date="2018-05-21T21:26:00Z">
          <w:r w:rsidRPr="00B90FBE" w:rsidDel="0028753A">
            <w:rPr>
              <w:sz w:val="32"/>
              <w:rPrChange w:id="2340" w:author="Kai Pa" w:date="2018-05-21T21:31:00Z">
                <w:rPr>
                  <w:u w:val="single"/>
                </w:rPr>
              </w:rPrChange>
            </w:rPr>
            <w:delText>-</w:delText>
          </w:r>
          <w:r w:rsidRPr="00B90FBE" w:rsidDel="0028753A">
            <w:rPr>
              <w:sz w:val="32"/>
              <w:rPrChange w:id="2341" w:author="Kai Pa" w:date="2018-05-21T21:31:00Z">
                <w:rPr>
                  <w:u w:val="single"/>
                </w:rPr>
              </w:rPrChange>
            </w:rPr>
            <w:tab/>
            <w:delText>Rút và gửi lại khác số tiền: GDV thực hiện giống như rút hoàn toàn. Sau đó GDV thực hiện lại việc Gửi tiết kiệm.</w:delText>
          </w:r>
        </w:del>
      </w:ins>
    </w:p>
    <w:p w14:paraId="109A137B" w14:textId="77777777" w:rsidR="000B62AA" w:rsidRPr="00B90FBE" w:rsidRDefault="000B62AA" w:rsidP="000B62AA">
      <w:pPr>
        <w:ind w:left="360"/>
        <w:rPr>
          <w:ins w:id="2342" w:author="LÊ VĂN PA" w:date="2018-04-20T22:31:00Z"/>
          <w:sz w:val="32"/>
          <w:rPrChange w:id="2343" w:author="Kai Pa" w:date="2018-05-21T21:31:00Z">
            <w:rPr>
              <w:ins w:id="2344" w:author="LÊ VĂN PA" w:date="2018-04-20T22:31:00Z"/>
              <w:u w:val="single"/>
            </w:rPr>
          </w:rPrChange>
        </w:rPr>
      </w:pPr>
      <w:ins w:id="2345" w:author="LÊ VĂN PA" w:date="2018-04-20T22:31:00Z">
        <w:r w:rsidRPr="00B90FBE">
          <w:rPr>
            <w:sz w:val="32"/>
            <w:rPrChange w:id="2346" w:author="Kai Pa" w:date="2018-05-21T21:31:00Z">
              <w:rPr>
                <w:u w:val="single"/>
              </w:rPr>
            </w:rPrChange>
          </w:rPr>
          <w:t>-</w:t>
        </w:r>
        <w:r w:rsidRPr="00B90FBE">
          <w:rPr>
            <w:sz w:val="32"/>
            <w:rPrChange w:id="2347" w:author="Kai Pa" w:date="2018-05-21T21:31:00Z">
              <w:rPr>
                <w:u w:val="single"/>
              </w:rPr>
            </w:rPrChange>
          </w:rPr>
          <w:tab/>
          <w:t>Trường hợp rút tiền trước hạn : Ngân hàng sẽ thu hồi lại toàn bộ khoản lãi đã trả và trả lãi theo lãi suất không kỳ hạn tại thời điểm rút cho số tiền thực nộp và thời gian gửi của quý khách.</w:t>
        </w:r>
      </w:ins>
    </w:p>
    <w:p w14:paraId="01EA0A23" w14:textId="77777777" w:rsidR="000B62AA" w:rsidRPr="00B90FBE" w:rsidRDefault="000B62AA" w:rsidP="000B62AA">
      <w:pPr>
        <w:ind w:left="360"/>
        <w:rPr>
          <w:ins w:id="2348" w:author="LÊ VĂN PA" w:date="2018-04-20T22:31:00Z"/>
          <w:sz w:val="32"/>
          <w:rPrChange w:id="2349" w:author="Kai Pa" w:date="2018-05-21T21:31:00Z">
            <w:rPr>
              <w:ins w:id="2350" w:author="LÊ VĂN PA" w:date="2018-04-20T22:31:00Z"/>
              <w:u w:val="single"/>
            </w:rPr>
          </w:rPrChange>
        </w:rPr>
      </w:pPr>
      <w:ins w:id="2351" w:author="LÊ VĂN PA" w:date="2018-04-20T22:31:00Z">
        <w:r w:rsidRPr="00B90FBE">
          <w:rPr>
            <w:sz w:val="32"/>
            <w:rPrChange w:id="2352" w:author="Kai Pa" w:date="2018-05-21T21:31:00Z">
              <w:rPr>
                <w:u w:val="single"/>
              </w:rPr>
            </w:rPrChange>
          </w:rPr>
          <w:t>-</w:t>
        </w:r>
        <w:r w:rsidRPr="00B90FBE">
          <w:rPr>
            <w:sz w:val="32"/>
            <w:rPrChange w:id="2353" w:author="Kai Pa" w:date="2018-05-21T21:31:00Z">
              <w:rPr>
                <w:u w:val="single"/>
              </w:rPr>
            </w:rPrChange>
          </w:rPr>
          <w:tab/>
          <w:t>Trường hợp rút tiền sau hạn: Nếu đến hạn quý khách chưa rút vốn, Ngân hàng tự động chuyển toàn bộ số dư (lãi nhập gốc) sang kỳ hạn mới. Trường hợp không có kỳ hạn tương ứng thì áp dụng lãi suất của kỳ hạn thấp hơn liền kề. Phương thức trả lãi của ký hạn mới là trả lãi sau định kỳ.</w:t>
        </w:r>
      </w:ins>
    </w:p>
    <w:p w14:paraId="0A9399E4" w14:textId="77777777" w:rsidR="000B62AA" w:rsidRPr="00B90FBE" w:rsidRDefault="000B62AA" w:rsidP="000B62AA">
      <w:pPr>
        <w:ind w:left="360"/>
        <w:rPr>
          <w:ins w:id="2354" w:author="LÊ VĂN PA" w:date="2018-04-20T22:31:00Z"/>
          <w:sz w:val="32"/>
          <w:rPrChange w:id="2355" w:author="Kai Pa" w:date="2018-05-21T21:31:00Z">
            <w:rPr>
              <w:ins w:id="2356" w:author="LÊ VĂN PA" w:date="2018-04-20T22:31:00Z"/>
              <w:u w:val="single"/>
            </w:rPr>
          </w:rPrChange>
        </w:rPr>
      </w:pPr>
      <w:ins w:id="2357" w:author="LÊ VĂN PA" w:date="2018-04-20T22:31:00Z">
        <w:r w:rsidRPr="00B90FBE">
          <w:rPr>
            <w:sz w:val="32"/>
            <w:rPrChange w:id="2358" w:author="Kai Pa" w:date="2018-05-21T21:31:00Z">
              <w:rPr>
                <w:u w:val="single"/>
              </w:rPr>
            </w:rPrChange>
          </w:rPr>
          <w:t>GDV in phiếu rút tiền, cho kh ký tên và giữ lại phiếu.</w:t>
        </w:r>
      </w:ins>
    </w:p>
    <w:p w14:paraId="5B8363A5" w14:textId="77777777" w:rsidR="000B62AA" w:rsidRPr="00B90FBE" w:rsidRDefault="000B62AA" w:rsidP="000B62AA">
      <w:pPr>
        <w:ind w:left="360"/>
        <w:rPr>
          <w:ins w:id="2359" w:author="LÊ VĂN PA" w:date="2018-04-20T22:31:00Z"/>
          <w:sz w:val="32"/>
          <w:rPrChange w:id="2360" w:author="Kai Pa" w:date="2018-05-21T21:31:00Z">
            <w:rPr>
              <w:ins w:id="2361" w:author="LÊ VĂN PA" w:date="2018-04-20T22:31:00Z"/>
              <w:u w:val="single"/>
            </w:rPr>
          </w:rPrChange>
        </w:rPr>
      </w:pPr>
      <w:ins w:id="2362" w:author="LÊ VĂN PA" w:date="2018-04-20T22:31:00Z">
        <w:r w:rsidRPr="00B90FBE">
          <w:rPr>
            <w:sz w:val="32"/>
            <w:rPrChange w:id="2363" w:author="Kai Pa" w:date="2018-05-21T21:31:00Z">
              <w:rPr>
                <w:u w:val="single"/>
              </w:rPr>
            </w:rPrChange>
          </w:rPr>
          <w:t>4.</w:t>
        </w:r>
        <w:r w:rsidRPr="00B90FBE">
          <w:rPr>
            <w:sz w:val="32"/>
            <w:rPrChange w:id="2364" w:author="Kai Pa" w:date="2018-05-21T21:31:00Z">
              <w:rPr>
                <w:u w:val="single"/>
              </w:rPr>
            </w:rPrChange>
          </w:rPr>
          <w:tab/>
          <w:t xml:space="preserve">Rút lãi: </w:t>
        </w:r>
      </w:ins>
    </w:p>
    <w:p w14:paraId="5A929B07" w14:textId="77777777" w:rsidR="000B62AA" w:rsidRPr="00B90FBE" w:rsidRDefault="000B62AA" w:rsidP="000B62AA">
      <w:pPr>
        <w:ind w:left="360"/>
        <w:rPr>
          <w:ins w:id="2365" w:author="LÊ VĂN PA" w:date="2018-04-20T22:31:00Z"/>
          <w:sz w:val="32"/>
          <w:rPrChange w:id="2366" w:author="Kai Pa" w:date="2018-05-21T21:31:00Z">
            <w:rPr>
              <w:ins w:id="2367" w:author="LÊ VĂN PA" w:date="2018-04-20T22:31:00Z"/>
              <w:u w:val="single"/>
            </w:rPr>
          </w:rPrChange>
        </w:rPr>
      </w:pPr>
      <w:ins w:id="2368" w:author="LÊ VĂN PA" w:date="2018-04-20T22:31:00Z">
        <w:r w:rsidRPr="00B90FBE">
          <w:rPr>
            <w:sz w:val="32"/>
            <w:rPrChange w:id="2369" w:author="Kai Pa" w:date="2018-05-21T21:31:00Z">
              <w:rPr>
                <w:u w:val="single"/>
              </w:rPr>
            </w:rPrChange>
          </w:rPr>
          <w:t>Khách hàng mang CMND đến và yêu cầu rút lãi.</w:t>
        </w:r>
      </w:ins>
    </w:p>
    <w:p w14:paraId="45525441" w14:textId="77777777" w:rsidR="000B62AA" w:rsidRPr="00B90FBE" w:rsidRDefault="000B62AA" w:rsidP="000B62AA">
      <w:pPr>
        <w:ind w:left="360"/>
        <w:rPr>
          <w:ins w:id="2370" w:author="LÊ VĂN PA" w:date="2018-04-20T22:31:00Z"/>
          <w:sz w:val="32"/>
          <w:rPrChange w:id="2371" w:author="Kai Pa" w:date="2018-05-21T21:31:00Z">
            <w:rPr>
              <w:ins w:id="2372" w:author="LÊ VĂN PA" w:date="2018-04-20T22:31:00Z"/>
              <w:u w:val="single"/>
            </w:rPr>
          </w:rPrChange>
        </w:rPr>
      </w:pPr>
      <w:ins w:id="2373" w:author="LÊ VĂN PA" w:date="2018-04-20T22:31:00Z">
        <w:r w:rsidRPr="00B90FBE">
          <w:rPr>
            <w:sz w:val="32"/>
            <w:rPrChange w:id="2374" w:author="Kai Pa" w:date="2018-05-21T21:31:00Z">
              <w:rPr>
                <w:u w:val="single"/>
              </w:rPr>
            </w:rPrChange>
          </w:rPr>
          <w:t>GDV thực hiện kiểm tra STK, tính toán lãi suất và số tiền phải chi. Nhân viên ngân hàng gửi tiền và in phiếu chi cho khách.</w:t>
        </w:r>
      </w:ins>
    </w:p>
    <w:p w14:paraId="02770CFF" w14:textId="77777777" w:rsidR="000B62AA" w:rsidRPr="00B90FBE" w:rsidRDefault="000B62AA" w:rsidP="000B62AA">
      <w:pPr>
        <w:ind w:left="360"/>
        <w:rPr>
          <w:ins w:id="2375" w:author="LÊ VĂN PA" w:date="2018-04-20T22:31:00Z"/>
          <w:sz w:val="32"/>
          <w:rPrChange w:id="2376" w:author="Kai Pa" w:date="2018-05-21T21:31:00Z">
            <w:rPr>
              <w:ins w:id="2377" w:author="LÊ VĂN PA" w:date="2018-04-20T22:31:00Z"/>
              <w:u w:val="single"/>
            </w:rPr>
          </w:rPrChange>
        </w:rPr>
      </w:pPr>
      <w:ins w:id="2378" w:author="LÊ VĂN PA" w:date="2018-04-20T22:31:00Z">
        <w:r w:rsidRPr="00B90FBE">
          <w:rPr>
            <w:sz w:val="32"/>
            <w:rPrChange w:id="2379" w:author="Kai Pa" w:date="2018-05-21T21:31:00Z">
              <w:rPr>
                <w:u w:val="single"/>
              </w:rPr>
            </w:rPrChange>
          </w:rPr>
          <w:t>Phương thức trả lãi:</w:t>
        </w:r>
      </w:ins>
    </w:p>
    <w:p w14:paraId="2C3A3BC6" w14:textId="322AE56D" w:rsidR="000B62AA" w:rsidRPr="00B90FBE" w:rsidRDefault="000B62AA" w:rsidP="000B62AA">
      <w:pPr>
        <w:ind w:left="360"/>
        <w:rPr>
          <w:ins w:id="2380" w:author="LÊ VĂN PA" w:date="2018-04-20T22:31:00Z"/>
          <w:sz w:val="32"/>
          <w:rPrChange w:id="2381" w:author="Kai Pa" w:date="2018-05-21T21:31:00Z">
            <w:rPr>
              <w:ins w:id="2382" w:author="LÊ VĂN PA" w:date="2018-04-20T22:31:00Z"/>
              <w:u w:val="single"/>
            </w:rPr>
          </w:rPrChange>
        </w:rPr>
      </w:pPr>
      <w:ins w:id="2383" w:author="LÊ VĂN PA" w:date="2018-04-20T22:31:00Z">
        <w:r w:rsidRPr="00B90FBE">
          <w:rPr>
            <w:sz w:val="32"/>
            <w:rPrChange w:id="2384" w:author="Kai Pa" w:date="2018-05-21T21:31:00Z">
              <w:rPr>
                <w:u w:val="single"/>
              </w:rPr>
            </w:rPrChange>
          </w:rPr>
          <w:t>-</w:t>
        </w:r>
        <w:r w:rsidRPr="00B90FBE">
          <w:rPr>
            <w:sz w:val="32"/>
            <w:rPrChange w:id="2385" w:author="Kai Pa" w:date="2018-05-21T21:31:00Z">
              <w:rPr>
                <w:u w:val="single"/>
              </w:rPr>
            </w:rPrChange>
          </w:rPr>
          <w:tab/>
          <w:t xml:space="preserve">Đôi với TGTK không kỳ hạn: Lãi được chi trả (hoặc nhập gốc) hàng tháng và vào ngày tất toán tài khoản. </w:t>
        </w:r>
      </w:ins>
    </w:p>
    <w:p w14:paraId="5113EA0E" w14:textId="77777777" w:rsidR="000B62AA" w:rsidRPr="00B90FBE" w:rsidRDefault="000B62AA" w:rsidP="000B62AA">
      <w:pPr>
        <w:ind w:left="360"/>
        <w:rPr>
          <w:ins w:id="2386" w:author="LÊ VĂN PA" w:date="2018-04-20T22:31:00Z"/>
          <w:sz w:val="32"/>
          <w:rPrChange w:id="2387" w:author="Kai Pa" w:date="2018-05-21T21:31:00Z">
            <w:rPr>
              <w:ins w:id="2388" w:author="LÊ VĂN PA" w:date="2018-04-20T22:31:00Z"/>
              <w:u w:val="single"/>
            </w:rPr>
          </w:rPrChange>
        </w:rPr>
      </w:pPr>
      <w:ins w:id="2389" w:author="LÊ VĂN PA" w:date="2018-04-20T22:31:00Z">
        <w:r w:rsidRPr="00B90FBE">
          <w:rPr>
            <w:sz w:val="32"/>
            <w:rPrChange w:id="2390" w:author="Kai Pa" w:date="2018-05-21T21:31:00Z">
              <w:rPr>
                <w:u w:val="single"/>
              </w:rPr>
            </w:rPrChange>
          </w:rPr>
          <w:t>-</w:t>
        </w:r>
        <w:r w:rsidRPr="00B90FBE">
          <w:rPr>
            <w:sz w:val="32"/>
            <w:rPrChange w:id="2391" w:author="Kai Pa" w:date="2018-05-21T21:31:00Z">
              <w:rPr>
                <w:u w:val="single"/>
              </w:rPr>
            </w:rPrChange>
          </w:rPr>
          <w:tab/>
          <w:t>Đối với TGTK có kỳ hạn: việc trả lãi phụ thuộc vào phương thức trả lãi mà khách hàng đăng ký theo quy định của NHCT: Trả sau (trả 1 lần tại thời điểm đến hạn), trả trước (trả 1 lần tại thời điểm gủi tiền), trả định kỳ (01 tháng, 03 tháng , 06 tháng, 01 năm).</w:t>
        </w:r>
      </w:ins>
    </w:p>
    <w:p w14:paraId="040704BD" w14:textId="77777777" w:rsidR="000B62AA" w:rsidRPr="00B90FBE" w:rsidRDefault="000B62AA" w:rsidP="000B62AA">
      <w:pPr>
        <w:ind w:left="360"/>
        <w:rPr>
          <w:ins w:id="2392" w:author="LÊ VĂN PA" w:date="2018-04-20T22:31:00Z"/>
          <w:sz w:val="32"/>
          <w:rPrChange w:id="2393" w:author="Kai Pa" w:date="2018-05-21T21:31:00Z">
            <w:rPr>
              <w:ins w:id="2394" w:author="LÊ VĂN PA" w:date="2018-04-20T22:31:00Z"/>
              <w:u w:val="single"/>
            </w:rPr>
          </w:rPrChange>
        </w:rPr>
      </w:pPr>
    </w:p>
    <w:p w14:paraId="1C4D7E7C" w14:textId="77777777" w:rsidR="000B62AA" w:rsidRPr="00B90FBE" w:rsidRDefault="000B62AA" w:rsidP="000B62AA">
      <w:pPr>
        <w:ind w:left="360"/>
        <w:rPr>
          <w:ins w:id="2395" w:author="LÊ VĂN PA" w:date="2018-04-20T22:31:00Z"/>
          <w:sz w:val="32"/>
          <w:rPrChange w:id="2396" w:author="Kai Pa" w:date="2018-05-21T21:31:00Z">
            <w:rPr>
              <w:ins w:id="2397" w:author="LÊ VĂN PA" w:date="2018-04-20T22:31:00Z"/>
              <w:u w:val="single"/>
            </w:rPr>
          </w:rPrChange>
        </w:rPr>
      </w:pPr>
      <w:ins w:id="2398" w:author="LÊ VĂN PA" w:date="2018-04-20T22:31:00Z">
        <w:r w:rsidRPr="00B90FBE">
          <w:rPr>
            <w:sz w:val="32"/>
            <w:rPrChange w:id="2399" w:author="Kai Pa" w:date="2018-05-21T21:31:00Z">
              <w:rPr>
                <w:u w:val="single"/>
              </w:rPr>
            </w:rPrChange>
          </w:rPr>
          <w:t>5.</w:t>
        </w:r>
        <w:r w:rsidRPr="00B90FBE">
          <w:rPr>
            <w:sz w:val="32"/>
            <w:rPrChange w:id="2400" w:author="Kai Pa" w:date="2018-05-21T21:31:00Z">
              <w:rPr>
                <w:u w:val="single"/>
              </w:rPr>
            </w:rPrChange>
          </w:rPr>
          <w:tab/>
          <w:t>Tra cứu</w:t>
        </w:r>
      </w:ins>
    </w:p>
    <w:p w14:paraId="63FA1AE2" w14:textId="77777777" w:rsidR="000B62AA" w:rsidRPr="00B90FBE" w:rsidRDefault="000B62AA" w:rsidP="000B62AA">
      <w:pPr>
        <w:ind w:left="360"/>
        <w:rPr>
          <w:ins w:id="2401" w:author="LÊ VĂN PA" w:date="2018-04-20T22:31:00Z"/>
          <w:sz w:val="32"/>
          <w:rPrChange w:id="2402" w:author="Kai Pa" w:date="2018-05-21T21:31:00Z">
            <w:rPr>
              <w:ins w:id="2403" w:author="LÊ VĂN PA" w:date="2018-04-20T22:31:00Z"/>
              <w:u w:val="single"/>
            </w:rPr>
          </w:rPrChange>
        </w:rPr>
      </w:pPr>
      <w:ins w:id="2404" w:author="LÊ VĂN PA" w:date="2018-04-20T22:31:00Z">
        <w:r w:rsidRPr="00B90FBE">
          <w:rPr>
            <w:sz w:val="32"/>
            <w:rPrChange w:id="2405" w:author="Kai Pa" w:date="2018-05-21T21:31:00Z">
              <w:rPr>
                <w:u w:val="single"/>
              </w:rPr>
            </w:rPrChange>
          </w:rPr>
          <w:t>GDV có thể tra cứu thông tin STK, số dư, lịch sử giao dịch của khách hàng. Ngoài ra GDV cũng có thể cập nhật thông tin khách hàng theo yêu cầu của khách hàng, thay đổi loại STK của khách hàng theo kì hạn.</w:t>
        </w:r>
      </w:ins>
    </w:p>
    <w:p w14:paraId="0CE64704" w14:textId="77777777" w:rsidR="000B62AA" w:rsidRPr="00B90FBE" w:rsidRDefault="000B62AA" w:rsidP="000B62AA">
      <w:pPr>
        <w:ind w:left="360"/>
        <w:rPr>
          <w:ins w:id="2406" w:author="LÊ VĂN PA" w:date="2018-04-20T22:31:00Z"/>
          <w:sz w:val="32"/>
          <w:rPrChange w:id="2407" w:author="Kai Pa" w:date="2018-05-21T21:31:00Z">
            <w:rPr>
              <w:ins w:id="2408" w:author="LÊ VĂN PA" w:date="2018-04-20T22:31:00Z"/>
              <w:u w:val="single"/>
            </w:rPr>
          </w:rPrChange>
        </w:rPr>
      </w:pPr>
      <w:ins w:id="2409" w:author="LÊ VĂN PA" w:date="2018-04-20T22:31:00Z">
        <w:r w:rsidRPr="00B90FBE">
          <w:rPr>
            <w:sz w:val="32"/>
            <w:rPrChange w:id="2410" w:author="Kai Pa" w:date="2018-05-21T21:31:00Z">
              <w:rPr>
                <w:u w:val="single"/>
              </w:rPr>
            </w:rPrChange>
          </w:rPr>
          <w:lastRenderedPageBreak/>
          <w:t>6.</w:t>
        </w:r>
        <w:r w:rsidRPr="00B90FBE">
          <w:rPr>
            <w:sz w:val="32"/>
            <w:rPrChange w:id="2411" w:author="Kai Pa" w:date="2018-05-21T21:31:00Z">
              <w:rPr>
                <w:u w:val="single"/>
              </w:rPr>
            </w:rPrChange>
          </w:rPr>
          <w:tab/>
          <w:t>In phiếu</w:t>
        </w:r>
      </w:ins>
    </w:p>
    <w:p w14:paraId="793F220B" w14:textId="727E7AB4" w:rsidR="000B62AA" w:rsidRPr="00B90FBE" w:rsidRDefault="000B62AA" w:rsidP="000B62AA">
      <w:pPr>
        <w:ind w:left="360"/>
        <w:rPr>
          <w:ins w:id="2412" w:author="LÊ VĂN PA" w:date="2018-04-20T22:31:00Z"/>
          <w:sz w:val="32"/>
          <w:rPrChange w:id="2413" w:author="Kai Pa" w:date="2018-05-21T21:31:00Z">
            <w:rPr>
              <w:ins w:id="2414" w:author="LÊ VĂN PA" w:date="2018-04-20T22:31:00Z"/>
              <w:u w:val="single"/>
            </w:rPr>
          </w:rPrChange>
        </w:rPr>
      </w:pPr>
      <w:ins w:id="2415" w:author="LÊ VĂN PA" w:date="2018-04-20T22:31:00Z">
        <w:r w:rsidRPr="00B90FBE">
          <w:rPr>
            <w:sz w:val="32"/>
            <w:rPrChange w:id="2416" w:author="Kai Pa" w:date="2018-05-21T21:31:00Z">
              <w:rPr>
                <w:u w:val="single"/>
              </w:rPr>
            </w:rPrChange>
          </w:rPr>
          <w:t xml:space="preserve">In phiếu mở sổ, phiếu </w:t>
        </w:r>
      </w:ins>
      <w:ins w:id="2417" w:author="LÊ VĂN PA" w:date="2018-04-20T22:37:00Z">
        <w:r w:rsidR="00AF642D" w:rsidRPr="00B90FBE">
          <w:rPr>
            <w:sz w:val="32"/>
            <w:rPrChange w:id="2418" w:author="Kai Pa" w:date="2018-05-21T21:31:00Z">
              <w:rPr/>
            </w:rPrChange>
          </w:rPr>
          <w:t>gửi tiền</w:t>
        </w:r>
      </w:ins>
      <w:ins w:id="2419" w:author="LÊ VĂN PA" w:date="2018-04-20T22:31:00Z">
        <w:r w:rsidRPr="00B90FBE">
          <w:rPr>
            <w:sz w:val="32"/>
            <w:rPrChange w:id="2420" w:author="Kai Pa" w:date="2018-05-21T21:31:00Z">
              <w:rPr>
                <w:u w:val="single"/>
              </w:rPr>
            </w:rPrChange>
          </w:rPr>
          <w:t xml:space="preserve">, phiếu </w:t>
        </w:r>
      </w:ins>
      <w:ins w:id="2421" w:author="LÊ VĂN PA" w:date="2018-04-20T22:38:00Z">
        <w:r w:rsidR="00AF642D" w:rsidRPr="00B90FBE">
          <w:rPr>
            <w:sz w:val="32"/>
            <w:rPrChange w:id="2422" w:author="Kai Pa" w:date="2018-05-21T21:31:00Z">
              <w:rPr/>
            </w:rPrChange>
          </w:rPr>
          <w:t>rút tiền/lãi</w:t>
        </w:r>
      </w:ins>
    </w:p>
    <w:p w14:paraId="0609E5AD" w14:textId="77777777" w:rsidR="000B62AA" w:rsidRPr="00B90FBE" w:rsidRDefault="000B62AA" w:rsidP="000B62AA">
      <w:pPr>
        <w:ind w:left="360"/>
        <w:rPr>
          <w:ins w:id="2423" w:author="LÊ VĂN PA" w:date="2018-04-20T22:31:00Z"/>
          <w:sz w:val="32"/>
          <w:rPrChange w:id="2424" w:author="Kai Pa" w:date="2018-05-21T21:31:00Z">
            <w:rPr>
              <w:ins w:id="2425" w:author="LÊ VĂN PA" w:date="2018-04-20T22:31:00Z"/>
              <w:u w:val="single"/>
            </w:rPr>
          </w:rPrChange>
        </w:rPr>
      </w:pPr>
      <w:ins w:id="2426" w:author="LÊ VĂN PA" w:date="2018-04-20T22:31:00Z">
        <w:r w:rsidRPr="00B90FBE">
          <w:rPr>
            <w:sz w:val="32"/>
            <w:rPrChange w:id="2427" w:author="Kai Pa" w:date="2018-05-21T21:31:00Z">
              <w:rPr>
                <w:u w:val="single"/>
              </w:rPr>
            </w:rPrChange>
          </w:rPr>
          <w:t>7.</w:t>
        </w:r>
        <w:r w:rsidRPr="00B90FBE">
          <w:rPr>
            <w:sz w:val="32"/>
            <w:rPrChange w:id="2428" w:author="Kai Pa" w:date="2018-05-21T21:31:00Z">
              <w:rPr>
                <w:u w:val="single"/>
              </w:rPr>
            </w:rPrChange>
          </w:rPr>
          <w:tab/>
          <w:t>Tái tục</w:t>
        </w:r>
      </w:ins>
    </w:p>
    <w:p w14:paraId="44BCE40E" w14:textId="77777777" w:rsidR="000B62AA" w:rsidRPr="00B90FBE" w:rsidRDefault="000B62AA" w:rsidP="000B62AA">
      <w:pPr>
        <w:ind w:left="360"/>
        <w:rPr>
          <w:ins w:id="2429" w:author="LÊ VĂN PA" w:date="2018-04-20T22:31:00Z"/>
          <w:sz w:val="32"/>
          <w:rPrChange w:id="2430" w:author="Kai Pa" w:date="2018-05-21T21:31:00Z">
            <w:rPr>
              <w:ins w:id="2431" w:author="LÊ VĂN PA" w:date="2018-04-20T22:31:00Z"/>
              <w:u w:val="single"/>
            </w:rPr>
          </w:rPrChange>
        </w:rPr>
      </w:pPr>
      <w:ins w:id="2432" w:author="LÊ VĂN PA" w:date="2018-04-20T22:31:00Z">
        <w:r w:rsidRPr="00B90FBE">
          <w:rPr>
            <w:sz w:val="32"/>
            <w:rPrChange w:id="2433" w:author="Kai Pa" w:date="2018-05-21T21:31:00Z">
              <w:rPr>
                <w:u w:val="single"/>
              </w:rPr>
            </w:rPrChange>
          </w:rPr>
          <w:t>Khi đến hạn thanh toán tiền Tiết kiệm có kỳ hạn, nếu người gửi tiền không đến lĩnh và không có yêu cầu gì khác, Ngân hàng sẽ tự động nhập lãi của khoản tiền đã gửi (nếu có) vào số tiền gốc và thực hiện tái đáo hạn bằng cách:</w:t>
        </w:r>
      </w:ins>
    </w:p>
    <w:p w14:paraId="1D85CE7F" w14:textId="77777777" w:rsidR="000B62AA" w:rsidRPr="00B90FBE" w:rsidRDefault="000B62AA" w:rsidP="000B62AA">
      <w:pPr>
        <w:ind w:left="360"/>
        <w:rPr>
          <w:ins w:id="2434" w:author="LÊ VĂN PA" w:date="2018-04-20T22:31:00Z"/>
          <w:sz w:val="32"/>
          <w:rPrChange w:id="2435" w:author="Kai Pa" w:date="2018-05-21T21:31:00Z">
            <w:rPr>
              <w:ins w:id="2436" w:author="LÊ VĂN PA" w:date="2018-04-20T22:31:00Z"/>
              <w:u w:val="single"/>
            </w:rPr>
          </w:rPrChange>
        </w:rPr>
      </w:pPr>
      <w:ins w:id="2437" w:author="LÊ VĂN PA" w:date="2018-04-20T22:31:00Z">
        <w:r w:rsidRPr="00B90FBE">
          <w:rPr>
            <w:sz w:val="32"/>
            <w:rPrChange w:id="2438" w:author="Kai Pa" w:date="2018-05-21T21:31:00Z">
              <w:rPr>
                <w:u w:val="single"/>
              </w:rPr>
            </w:rPrChange>
          </w:rPr>
          <w:t>-</w:t>
        </w:r>
        <w:r w:rsidRPr="00B90FBE">
          <w:rPr>
            <w:sz w:val="32"/>
            <w:rPrChange w:id="2439" w:author="Kai Pa" w:date="2018-05-21T21:31:00Z">
              <w:rPr>
                <w:u w:val="single"/>
              </w:rPr>
            </w:rPrChange>
          </w:rPr>
          <w:tab/>
          <w:t>Kéo dài thêm một kỳ hạn như kỳ hạn ban đầu.</w:t>
        </w:r>
      </w:ins>
    </w:p>
    <w:p w14:paraId="314F96B5" w14:textId="77777777" w:rsidR="000B62AA" w:rsidRPr="00B90FBE" w:rsidRDefault="000B62AA" w:rsidP="000B62AA">
      <w:pPr>
        <w:ind w:left="360"/>
        <w:rPr>
          <w:ins w:id="2440" w:author="LÊ VĂN PA" w:date="2018-04-20T22:31:00Z"/>
          <w:sz w:val="32"/>
          <w:rPrChange w:id="2441" w:author="Kai Pa" w:date="2018-05-21T21:31:00Z">
            <w:rPr>
              <w:ins w:id="2442" w:author="LÊ VĂN PA" w:date="2018-04-20T22:31:00Z"/>
              <w:u w:val="single"/>
            </w:rPr>
          </w:rPrChange>
        </w:rPr>
      </w:pPr>
      <w:ins w:id="2443" w:author="LÊ VĂN PA" w:date="2018-04-20T22:31:00Z">
        <w:r w:rsidRPr="00B90FBE">
          <w:rPr>
            <w:sz w:val="32"/>
            <w:rPrChange w:id="2444" w:author="Kai Pa" w:date="2018-05-21T21:31:00Z">
              <w:rPr>
                <w:u w:val="single"/>
              </w:rPr>
            </w:rPrChange>
          </w:rPr>
          <w:t>-</w:t>
        </w:r>
        <w:r w:rsidRPr="00B90FBE">
          <w:rPr>
            <w:sz w:val="32"/>
            <w:rPrChange w:id="2445" w:author="Kai Pa" w:date="2018-05-21T21:31:00Z">
              <w:rPr>
                <w:u w:val="single"/>
              </w:rPr>
            </w:rPrChange>
          </w:rPr>
          <w:tab/>
          <w:t>Chuyển sang loại cùng kỳ hạn trả lãi sau.</w:t>
        </w:r>
      </w:ins>
    </w:p>
    <w:p w14:paraId="55557CE9" w14:textId="77777777" w:rsidR="000B62AA" w:rsidRPr="00B90FBE" w:rsidRDefault="000B62AA" w:rsidP="000B62AA">
      <w:pPr>
        <w:ind w:left="360"/>
        <w:rPr>
          <w:ins w:id="2446" w:author="LÊ VĂN PA" w:date="2018-04-20T22:31:00Z"/>
          <w:sz w:val="32"/>
          <w:rPrChange w:id="2447" w:author="Kai Pa" w:date="2018-05-21T21:31:00Z">
            <w:rPr>
              <w:ins w:id="2448" w:author="LÊ VĂN PA" w:date="2018-04-20T22:31:00Z"/>
              <w:u w:val="single"/>
            </w:rPr>
          </w:rPrChange>
        </w:rPr>
      </w:pPr>
      <w:ins w:id="2449" w:author="LÊ VĂN PA" w:date="2018-04-20T22:31:00Z">
        <w:r w:rsidRPr="00B90FBE">
          <w:rPr>
            <w:sz w:val="32"/>
            <w:rPrChange w:id="2450" w:author="Kai Pa" w:date="2018-05-21T21:31:00Z">
              <w:rPr>
                <w:u w:val="single"/>
              </w:rPr>
            </w:rPrChange>
          </w:rPr>
          <w:t>-</w:t>
        </w:r>
        <w:r w:rsidRPr="00B90FBE">
          <w:rPr>
            <w:sz w:val="32"/>
            <w:rPrChange w:id="2451" w:author="Kai Pa" w:date="2018-05-21T21:31:00Z">
              <w:rPr>
                <w:u w:val="single"/>
              </w:rPr>
            </w:rPrChange>
          </w:rPr>
          <w:tab/>
          <w:t>Chuyển sang loại kỳ hạn ngắn hơn liền kề có phương thức trả lãi sau</w:t>
        </w:r>
      </w:ins>
    </w:p>
    <w:p w14:paraId="4BA5EAB5" w14:textId="77777777" w:rsidR="000B62AA" w:rsidRPr="00B90FBE" w:rsidRDefault="000B62AA" w:rsidP="000B62AA">
      <w:pPr>
        <w:ind w:left="360"/>
        <w:rPr>
          <w:ins w:id="2452" w:author="LÊ VĂN PA" w:date="2018-04-20T22:31:00Z"/>
          <w:sz w:val="32"/>
          <w:rPrChange w:id="2453" w:author="Kai Pa" w:date="2018-05-21T21:31:00Z">
            <w:rPr>
              <w:ins w:id="2454" w:author="LÊ VĂN PA" w:date="2018-04-20T22:31:00Z"/>
              <w:u w:val="single"/>
            </w:rPr>
          </w:rPrChange>
        </w:rPr>
      </w:pPr>
      <w:ins w:id="2455" w:author="LÊ VĂN PA" w:date="2018-04-20T22:31:00Z">
        <w:r w:rsidRPr="00B90FBE">
          <w:rPr>
            <w:sz w:val="32"/>
            <w:rPrChange w:id="2456" w:author="Kai Pa" w:date="2018-05-21T21:31:00Z">
              <w:rPr>
                <w:u w:val="single"/>
              </w:rPr>
            </w:rPrChange>
          </w:rPr>
          <w:t>8.</w:t>
        </w:r>
        <w:r w:rsidRPr="00B90FBE">
          <w:rPr>
            <w:sz w:val="32"/>
            <w:rPrChange w:id="2457" w:author="Kai Pa" w:date="2018-05-21T21:31:00Z">
              <w:rPr>
                <w:u w:val="single"/>
              </w:rPr>
            </w:rPrChange>
          </w:rPr>
          <w:tab/>
          <w:t>Viết báo cáo</w:t>
        </w:r>
      </w:ins>
    </w:p>
    <w:p w14:paraId="372A0975" w14:textId="77777777" w:rsidR="000B62AA" w:rsidRPr="00B90FBE" w:rsidRDefault="000B62AA" w:rsidP="000B62AA">
      <w:pPr>
        <w:ind w:left="360"/>
        <w:rPr>
          <w:ins w:id="2458" w:author="LÊ VĂN PA" w:date="2018-04-20T22:31:00Z"/>
          <w:sz w:val="32"/>
          <w:rPrChange w:id="2459" w:author="Kai Pa" w:date="2018-05-21T21:31:00Z">
            <w:rPr>
              <w:ins w:id="2460" w:author="LÊ VĂN PA" w:date="2018-04-20T22:31:00Z"/>
              <w:u w:val="single"/>
            </w:rPr>
          </w:rPrChange>
        </w:rPr>
      </w:pPr>
      <w:ins w:id="2461" w:author="LÊ VĂN PA" w:date="2018-04-20T22:31:00Z">
        <w:r w:rsidRPr="00B90FBE">
          <w:rPr>
            <w:sz w:val="32"/>
            <w:rPrChange w:id="2462" w:author="Kai Pa" w:date="2018-05-21T21:31:00Z">
              <w:rPr>
                <w:u w:val="single"/>
              </w:rPr>
            </w:rPrChange>
          </w:rPr>
          <w:t>Lập báo cáo tổng kết theo ngày, quý, năm</w:t>
        </w:r>
      </w:ins>
    </w:p>
    <w:p w14:paraId="62B98FF7" w14:textId="77777777" w:rsidR="000B62AA" w:rsidRPr="00B90FBE" w:rsidRDefault="000B62AA" w:rsidP="000B62AA">
      <w:pPr>
        <w:ind w:left="360"/>
        <w:rPr>
          <w:ins w:id="2463" w:author="LÊ VĂN PA" w:date="2018-04-20T22:31:00Z"/>
          <w:sz w:val="32"/>
          <w:rPrChange w:id="2464" w:author="Kai Pa" w:date="2018-05-21T21:31:00Z">
            <w:rPr>
              <w:ins w:id="2465" w:author="LÊ VĂN PA" w:date="2018-04-20T22:31:00Z"/>
              <w:u w:val="single"/>
            </w:rPr>
          </w:rPrChange>
        </w:rPr>
      </w:pPr>
      <w:ins w:id="2466" w:author="LÊ VĂN PA" w:date="2018-04-20T22:31:00Z">
        <w:r w:rsidRPr="00B90FBE">
          <w:rPr>
            <w:sz w:val="32"/>
            <w:rPrChange w:id="2467" w:author="Kai Pa" w:date="2018-05-21T21:31:00Z">
              <w:rPr>
                <w:u w:val="single"/>
              </w:rPr>
            </w:rPrChange>
          </w:rPr>
          <w:t>Báo cáo tiền gửi tiết kiệm trong ngày, quý, năm:</w:t>
        </w:r>
      </w:ins>
    </w:p>
    <w:p w14:paraId="03D4D4FF" w14:textId="77777777" w:rsidR="000B62AA" w:rsidRPr="00B90FBE" w:rsidRDefault="000B62AA" w:rsidP="000B62AA">
      <w:pPr>
        <w:ind w:left="360"/>
        <w:rPr>
          <w:ins w:id="2468" w:author="LÊ VĂN PA" w:date="2018-04-20T22:31:00Z"/>
          <w:sz w:val="32"/>
          <w:rPrChange w:id="2469" w:author="Kai Pa" w:date="2018-05-21T21:31:00Z">
            <w:rPr>
              <w:ins w:id="2470" w:author="LÊ VĂN PA" w:date="2018-04-20T22:31:00Z"/>
              <w:u w:val="single"/>
            </w:rPr>
          </w:rPrChange>
        </w:rPr>
      </w:pPr>
      <w:ins w:id="2471" w:author="LÊ VĂN PA" w:date="2018-04-20T22:31:00Z">
        <w:r w:rsidRPr="00B90FBE">
          <w:rPr>
            <w:sz w:val="32"/>
            <w:rPrChange w:id="2472" w:author="Kai Pa" w:date="2018-05-21T21:31:00Z">
              <w:rPr>
                <w:u w:val="single"/>
              </w:rPr>
            </w:rPrChange>
          </w:rPr>
          <w:t>-</w:t>
        </w:r>
        <w:r w:rsidRPr="00B90FBE">
          <w:rPr>
            <w:sz w:val="32"/>
            <w:rPrChange w:id="2473" w:author="Kai Pa" w:date="2018-05-21T21:31:00Z">
              <w:rPr>
                <w:u w:val="single"/>
              </w:rPr>
            </w:rPrChange>
          </w:rPr>
          <w:tab/>
          <w:t>Tiền gửi tiết kiệm không kỳ hạn.</w:t>
        </w:r>
      </w:ins>
    </w:p>
    <w:p w14:paraId="16FBDB15" w14:textId="77777777" w:rsidR="000B62AA" w:rsidRPr="00B90FBE" w:rsidRDefault="000B62AA" w:rsidP="000B62AA">
      <w:pPr>
        <w:ind w:left="360"/>
        <w:rPr>
          <w:ins w:id="2474" w:author="LÊ VĂN PA" w:date="2018-04-20T22:31:00Z"/>
          <w:sz w:val="32"/>
          <w:rPrChange w:id="2475" w:author="Kai Pa" w:date="2018-05-21T21:31:00Z">
            <w:rPr>
              <w:ins w:id="2476" w:author="LÊ VĂN PA" w:date="2018-04-20T22:31:00Z"/>
              <w:u w:val="single"/>
            </w:rPr>
          </w:rPrChange>
        </w:rPr>
      </w:pPr>
      <w:ins w:id="2477" w:author="LÊ VĂN PA" w:date="2018-04-20T22:31:00Z">
        <w:r w:rsidRPr="00B90FBE">
          <w:rPr>
            <w:sz w:val="32"/>
            <w:rPrChange w:id="2478" w:author="Kai Pa" w:date="2018-05-21T21:31:00Z">
              <w:rPr>
                <w:u w:val="single"/>
              </w:rPr>
            </w:rPrChange>
          </w:rPr>
          <w:t>-</w:t>
        </w:r>
        <w:r w:rsidRPr="00B90FBE">
          <w:rPr>
            <w:sz w:val="32"/>
            <w:rPrChange w:id="2479" w:author="Kai Pa" w:date="2018-05-21T21:31:00Z">
              <w:rPr>
                <w:u w:val="single"/>
              </w:rPr>
            </w:rPrChange>
          </w:rPr>
          <w:tab/>
          <w:t>Tiền gửi tiết kiệm có kỳ hạn.</w:t>
        </w:r>
      </w:ins>
    </w:p>
    <w:p w14:paraId="5710810E" w14:textId="77777777" w:rsidR="000B62AA" w:rsidRPr="00B90FBE" w:rsidRDefault="000B62AA" w:rsidP="000B62AA">
      <w:pPr>
        <w:ind w:left="360"/>
        <w:rPr>
          <w:ins w:id="2480" w:author="LÊ VĂN PA" w:date="2018-04-20T22:31:00Z"/>
          <w:sz w:val="32"/>
          <w:rPrChange w:id="2481" w:author="Kai Pa" w:date="2018-05-21T21:31:00Z">
            <w:rPr>
              <w:ins w:id="2482" w:author="LÊ VĂN PA" w:date="2018-04-20T22:31:00Z"/>
              <w:u w:val="single"/>
            </w:rPr>
          </w:rPrChange>
        </w:rPr>
      </w:pPr>
      <w:ins w:id="2483" w:author="LÊ VĂN PA" w:date="2018-04-20T22:31:00Z">
        <w:r w:rsidRPr="00B90FBE">
          <w:rPr>
            <w:sz w:val="32"/>
            <w:rPrChange w:id="2484" w:author="Kai Pa" w:date="2018-05-21T21:31:00Z">
              <w:rPr>
                <w:u w:val="single"/>
              </w:rPr>
            </w:rPrChange>
          </w:rPr>
          <w:t>Báo cáo lãi phải trả  trong ngày, quý, năm:</w:t>
        </w:r>
      </w:ins>
    </w:p>
    <w:p w14:paraId="2F33DA6B" w14:textId="77777777" w:rsidR="000B62AA" w:rsidRPr="00B90FBE" w:rsidRDefault="000B62AA" w:rsidP="000B62AA">
      <w:pPr>
        <w:ind w:left="360"/>
        <w:rPr>
          <w:ins w:id="2485" w:author="LÊ VĂN PA" w:date="2018-04-20T22:31:00Z"/>
          <w:sz w:val="32"/>
          <w:rPrChange w:id="2486" w:author="Kai Pa" w:date="2018-05-21T21:31:00Z">
            <w:rPr>
              <w:ins w:id="2487" w:author="LÊ VĂN PA" w:date="2018-04-20T22:31:00Z"/>
              <w:u w:val="single"/>
            </w:rPr>
          </w:rPrChange>
        </w:rPr>
      </w:pPr>
      <w:ins w:id="2488" w:author="LÊ VĂN PA" w:date="2018-04-20T22:31:00Z">
        <w:r w:rsidRPr="00B90FBE">
          <w:rPr>
            <w:sz w:val="32"/>
            <w:rPrChange w:id="2489" w:author="Kai Pa" w:date="2018-05-21T21:31:00Z">
              <w:rPr>
                <w:u w:val="single"/>
              </w:rPr>
            </w:rPrChange>
          </w:rPr>
          <w:t>-</w:t>
        </w:r>
        <w:r w:rsidRPr="00B90FBE">
          <w:rPr>
            <w:sz w:val="32"/>
            <w:rPrChange w:id="2490" w:author="Kai Pa" w:date="2018-05-21T21:31:00Z">
              <w:rPr>
                <w:u w:val="single"/>
              </w:rPr>
            </w:rPrChange>
          </w:rPr>
          <w:tab/>
          <w:t>Tiền gửi tiết kiệm không kỳ hạn.</w:t>
        </w:r>
      </w:ins>
    </w:p>
    <w:p w14:paraId="734EF6A9" w14:textId="77777777" w:rsidR="000B62AA" w:rsidRPr="00B90FBE" w:rsidRDefault="000B62AA" w:rsidP="000B62AA">
      <w:pPr>
        <w:ind w:left="360"/>
        <w:rPr>
          <w:ins w:id="2491" w:author="LÊ VĂN PA" w:date="2018-04-20T22:31:00Z"/>
          <w:sz w:val="32"/>
          <w:rPrChange w:id="2492" w:author="Kai Pa" w:date="2018-05-21T21:31:00Z">
            <w:rPr>
              <w:ins w:id="2493" w:author="LÊ VĂN PA" w:date="2018-04-20T22:31:00Z"/>
              <w:u w:val="single"/>
            </w:rPr>
          </w:rPrChange>
        </w:rPr>
      </w:pPr>
      <w:ins w:id="2494" w:author="LÊ VĂN PA" w:date="2018-04-20T22:31:00Z">
        <w:r w:rsidRPr="00B90FBE">
          <w:rPr>
            <w:sz w:val="32"/>
            <w:rPrChange w:id="2495" w:author="Kai Pa" w:date="2018-05-21T21:31:00Z">
              <w:rPr>
                <w:u w:val="single"/>
              </w:rPr>
            </w:rPrChange>
          </w:rPr>
          <w:t>-</w:t>
        </w:r>
        <w:r w:rsidRPr="00B90FBE">
          <w:rPr>
            <w:sz w:val="32"/>
            <w:rPrChange w:id="2496" w:author="Kai Pa" w:date="2018-05-21T21:31:00Z">
              <w:rPr>
                <w:u w:val="single"/>
              </w:rPr>
            </w:rPrChange>
          </w:rPr>
          <w:tab/>
          <w:t>Tiền gửi tiết kiệm có kỳ hạn.</w:t>
        </w:r>
      </w:ins>
    </w:p>
    <w:p w14:paraId="3759AFA6" w14:textId="77777777" w:rsidR="000B62AA" w:rsidRPr="00B90FBE" w:rsidRDefault="000B62AA" w:rsidP="000B62AA">
      <w:pPr>
        <w:ind w:left="360"/>
        <w:rPr>
          <w:ins w:id="2497" w:author="LÊ VĂN PA" w:date="2018-04-20T22:31:00Z"/>
          <w:sz w:val="32"/>
          <w:rPrChange w:id="2498" w:author="Kai Pa" w:date="2018-05-21T21:31:00Z">
            <w:rPr>
              <w:ins w:id="2499" w:author="LÊ VĂN PA" w:date="2018-04-20T22:31:00Z"/>
              <w:u w:val="single"/>
            </w:rPr>
          </w:rPrChange>
        </w:rPr>
      </w:pPr>
      <w:ins w:id="2500" w:author="LÊ VĂN PA" w:date="2018-04-20T22:31:00Z">
        <w:r w:rsidRPr="00B90FBE">
          <w:rPr>
            <w:sz w:val="32"/>
            <w:rPrChange w:id="2501" w:author="Kai Pa" w:date="2018-05-21T21:31:00Z">
              <w:rPr>
                <w:u w:val="single"/>
              </w:rPr>
            </w:rPrChange>
          </w:rPr>
          <w:t>Báo cáo vốn và lãi phải trả trong ngày, quý, năm:</w:t>
        </w:r>
      </w:ins>
    </w:p>
    <w:p w14:paraId="06B44FB2" w14:textId="77777777" w:rsidR="000B62AA" w:rsidRPr="00B90FBE" w:rsidRDefault="000B62AA" w:rsidP="000B62AA">
      <w:pPr>
        <w:ind w:left="360"/>
        <w:rPr>
          <w:ins w:id="2502" w:author="LÊ VĂN PA" w:date="2018-04-20T22:31:00Z"/>
          <w:sz w:val="32"/>
          <w:rPrChange w:id="2503" w:author="Kai Pa" w:date="2018-05-21T21:31:00Z">
            <w:rPr>
              <w:ins w:id="2504" w:author="LÊ VĂN PA" w:date="2018-04-20T22:31:00Z"/>
              <w:u w:val="single"/>
            </w:rPr>
          </w:rPrChange>
        </w:rPr>
      </w:pPr>
      <w:ins w:id="2505" w:author="LÊ VĂN PA" w:date="2018-04-20T22:31:00Z">
        <w:r w:rsidRPr="00B90FBE">
          <w:rPr>
            <w:sz w:val="32"/>
            <w:rPrChange w:id="2506" w:author="Kai Pa" w:date="2018-05-21T21:31:00Z">
              <w:rPr>
                <w:u w:val="single"/>
              </w:rPr>
            </w:rPrChange>
          </w:rPr>
          <w:t>-</w:t>
        </w:r>
        <w:r w:rsidRPr="00B90FBE">
          <w:rPr>
            <w:sz w:val="32"/>
            <w:rPrChange w:id="2507" w:author="Kai Pa" w:date="2018-05-21T21:31:00Z">
              <w:rPr>
                <w:u w:val="single"/>
              </w:rPr>
            </w:rPrChange>
          </w:rPr>
          <w:tab/>
          <w:t>Tiền gửi tiết kiệm không kỳ hạn.</w:t>
        </w:r>
      </w:ins>
    </w:p>
    <w:p w14:paraId="4E6211B7" w14:textId="77777777" w:rsidR="000B62AA" w:rsidRPr="00B90FBE" w:rsidRDefault="000B62AA" w:rsidP="000B62AA">
      <w:pPr>
        <w:ind w:left="360"/>
        <w:rPr>
          <w:ins w:id="2508" w:author="LÊ VĂN PA" w:date="2018-04-20T22:31:00Z"/>
          <w:sz w:val="32"/>
          <w:rPrChange w:id="2509" w:author="Kai Pa" w:date="2018-05-21T21:31:00Z">
            <w:rPr>
              <w:ins w:id="2510" w:author="LÊ VĂN PA" w:date="2018-04-20T22:31:00Z"/>
              <w:u w:val="single"/>
            </w:rPr>
          </w:rPrChange>
        </w:rPr>
      </w:pPr>
      <w:ins w:id="2511" w:author="LÊ VĂN PA" w:date="2018-04-20T22:31:00Z">
        <w:r w:rsidRPr="00B90FBE">
          <w:rPr>
            <w:sz w:val="32"/>
            <w:rPrChange w:id="2512" w:author="Kai Pa" w:date="2018-05-21T21:31:00Z">
              <w:rPr>
                <w:u w:val="single"/>
              </w:rPr>
            </w:rPrChange>
          </w:rPr>
          <w:t>-</w:t>
        </w:r>
        <w:r w:rsidRPr="00B90FBE">
          <w:rPr>
            <w:sz w:val="32"/>
            <w:rPrChange w:id="2513" w:author="Kai Pa" w:date="2018-05-21T21:31:00Z">
              <w:rPr>
                <w:u w:val="single"/>
              </w:rPr>
            </w:rPrChange>
          </w:rPr>
          <w:tab/>
          <w:t>Tiền gửi tiết kiệm có kỳ hạn.</w:t>
        </w:r>
      </w:ins>
    </w:p>
    <w:p w14:paraId="234E8036" w14:textId="77777777" w:rsidR="000B62AA" w:rsidRPr="00B90FBE" w:rsidRDefault="000B62AA" w:rsidP="000B62AA">
      <w:pPr>
        <w:ind w:left="360"/>
        <w:rPr>
          <w:ins w:id="2514" w:author="LÊ VĂN PA" w:date="2018-04-20T22:31:00Z"/>
          <w:sz w:val="32"/>
          <w:rPrChange w:id="2515" w:author="Kai Pa" w:date="2018-05-21T21:31:00Z">
            <w:rPr>
              <w:ins w:id="2516" w:author="LÊ VĂN PA" w:date="2018-04-20T22:31:00Z"/>
              <w:u w:val="single"/>
            </w:rPr>
          </w:rPrChange>
        </w:rPr>
      </w:pPr>
      <w:ins w:id="2517" w:author="LÊ VĂN PA" w:date="2018-04-20T22:31:00Z">
        <w:r w:rsidRPr="00B90FBE">
          <w:rPr>
            <w:sz w:val="32"/>
            <w:rPrChange w:id="2518" w:author="Kai Pa" w:date="2018-05-21T21:31:00Z">
              <w:rPr>
                <w:u w:val="single"/>
              </w:rPr>
            </w:rPrChange>
          </w:rPr>
          <w:t>9.</w:t>
        </w:r>
        <w:r w:rsidRPr="00B90FBE">
          <w:rPr>
            <w:sz w:val="32"/>
            <w:rPrChange w:id="2519" w:author="Kai Pa" w:date="2018-05-21T21:31:00Z">
              <w:rPr>
                <w:u w:val="single"/>
              </w:rPr>
            </w:rPrChange>
          </w:rPr>
          <w:tab/>
          <w:t>Quản lý hệ thống</w:t>
        </w:r>
      </w:ins>
    </w:p>
    <w:p w14:paraId="23715A25" w14:textId="52F6C0BE" w:rsidR="0087474A" w:rsidRPr="00B90FBE" w:rsidRDefault="000B62AA" w:rsidP="000B62AA">
      <w:pPr>
        <w:ind w:left="360"/>
        <w:rPr>
          <w:ins w:id="2520" w:author="Kai Pa" w:date="2018-05-08T21:08:00Z"/>
          <w:sz w:val="32"/>
          <w:rPrChange w:id="2521" w:author="Kai Pa" w:date="2018-05-21T21:31:00Z">
            <w:rPr>
              <w:ins w:id="2522" w:author="Kai Pa" w:date="2018-05-08T21:08:00Z"/>
            </w:rPr>
          </w:rPrChange>
        </w:rPr>
      </w:pPr>
      <w:ins w:id="2523" w:author="LÊ VĂN PA" w:date="2018-04-20T22:31:00Z">
        <w:del w:id="2524" w:author="Kai Pa" w:date="2018-05-21T21:27:00Z">
          <w:r w:rsidRPr="00B90FBE" w:rsidDel="0028753A">
            <w:rPr>
              <w:sz w:val="32"/>
              <w:rPrChange w:id="2525" w:author="Kai Pa" w:date="2018-05-21T21:31:00Z">
                <w:rPr>
                  <w:u w:val="single"/>
                </w:rPr>
              </w:rPrChange>
            </w:rPr>
            <w:lastRenderedPageBreak/>
            <w:delText xml:space="preserve">-  </w:delText>
          </w:r>
          <w:r w:rsidRPr="00B90FBE" w:rsidDel="0028753A">
            <w:rPr>
              <w:sz w:val="32"/>
              <w:rPrChange w:id="2526" w:author="Kai Pa" w:date="2018-05-21T21:31:00Z">
                <w:rPr>
                  <w:u w:val="single"/>
                </w:rPr>
              </w:rPrChange>
            </w:rPr>
            <w:tab/>
            <w:delText>Liên kết CSDL</w:delText>
          </w:r>
        </w:del>
      </w:ins>
      <w:ins w:id="2527" w:author="Kai Pa" w:date="2018-05-08T21:08:00Z">
        <w:r w:rsidR="0087474A" w:rsidRPr="00B90FBE">
          <w:rPr>
            <w:sz w:val="32"/>
            <w:rPrChange w:id="2528" w:author="Kai Pa" w:date="2018-05-21T21:31:00Z">
              <w:rPr/>
            </w:rPrChange>
          </w:rPr>
          <w:t xml:space="preserve">- </w:t>
        </w:r>
        <w:r w:rsidR="0087474A" w:rsidRPr="00B90FBE">
          <w:rPr>
            <w:sz w:val="32"/>
            <w:rPrChange w:id="2529" w:author="Kai Pa" w:date="2018-05-21T21:31:00Z">
              <w:rPr/>
            </w:rPrChange>
          </w:rPr>
          <w:tab/>
        </w:r>
      </w:ins>
      <w:ins w:id="2530" w:author="Kai Pa" w:date="2018-05-21T21:27:00Z">
        <w:r w:rsidR="0028753A" w:rsidRPr="00B90FBE">
          <w:rPr>
            <w:sz w:val="32"/>
            <w:rPrChange w:id="2531" w:author="Kai Pa" w:date="2018-05-21T21:31:00Z">
              <w:rPr>
                <w:sz w:val="28"/>
              </w:rPr>
            </w:rPrChange>
          </w:rPr>
          <w:t xml:space="preserve">Có tính năng  </w:t>
        </w:r>
      </w:ins>
      <w:ins w:id="2532" w:author="Kai Pa" w:date="2018-05-08T21:08:00Z">
        <w:r w:rsidR="0087474A" w:rsidRPr="00B90FBE">
          <w:rPr>
            <w:sz w:val="32"/>
            <w:rPrChange w:id="2533" w:author="Kai Pa" w:date="2018-05-21T21:31:00Z">
              <w:rPr/>
            </w:rPrChange>
          </w:rPr>
          <w:t>Đăng nhập</w:t>
        </w:r>
      </w:ins>
      <w:ins w:id="2534" w:author="Kai Pa" w:date="2018-05-21T21:27:00Z">
        <w:r w:rsidR="0028753A" w:rsidRPr="00B90FBE">
          <w:rPr>
            <w:sz w:val="32"/>
            <w:rPrChange w:id="2535" w:author="Kai Pa" w:date="2018-05-21T21:31:00Z">
              <w:rPr>
                <w:sz w:val="28"/>
              </w:rPr>
            </w:rPrChange>
          </w:rPr>
          <w:t xml:space="preserve"> để lấy thông tin nhân viên giao dịch.</w:t>
        </w:r>
      </w:ins>
    </w:p>
    <w:p w14:paraId="40B750CF" w14:textId="626A3F9C" w:rsidR="0087474A" w:rsidRPr="00B90FBE" w:rsidDel="0028753A" w:rsidRDefault="0087474A" w:rsidP="000B62AA">
      <w:pPr>
        <w:ind w:left="360"/>
        <w:rPr>
          <w:ins w:id="2536" w:author="LÊ VĂN PA" w:date="2018-04-20T22:31:00Z"/>
          <w:del w:id="2537" w:author="Kai Pa" w:date="2018-05-21T21:27:00Z"/>
          <w:sz w:val="32"/>
          <w:rPrChange w:id="2538" w:author="Kai Pa" w:date="2018-05-21T21:31:00Z">
            <w:rPr>
              <w:ins w:id="2539" w:author="LÊ VĂN PA" w:date="2018-04-20T22:31:00Z"/>
              <w:del w:id="2540" w:author="Kai Pa" w:date="2018-05-21T21:27:00Z"/>
              <w:u w:val="single"/>
            </w:rPr>
          </w:rPrChange>
        </w:rPr>
      </w:pPr>
    </w:p>
    <w:p w14:paraId="75AD2C07" w14:textId="350DC774" w:rsidR="00432265" w:rsidRPr="00B90FBE" w:rsidRDefault="000B62AA">
      <w:pPr>
        <w:ind w:firstLine="360"/>
        <w:rPr>
          <w:ins w:id="2541" w:author="Hoan Ng" w:date="2017-03-20T22:11:00Z"/>
          <w:sz w:val="32"/>
          <w:rPrChange w:id="2542" w:author="Kai Pa" w:date="2018-05-21T21:31:00Z">
            <w:rPr>
              <w:ins w:id="2543" w:author="Hoan Ng" w:date="2017-03-20T22:11:00Z"/>
            </w:rPr>
          </w:rPrChange>
        </w:rPr>
        <w:pPrChange w:id="2544" w:author="Hoan Ng" w:date="2017-03-20T22:11:00Z">
          <w:pPr>
            <w:pStyle w:val="ListParagraph"/>
            <w:numPr>
              <w:numId w:val="1"/>
            </w:numPr>
            <w:ind w:hanging="360"/>
          </w:pPr>
        </w:pPrChange>
      </w:pPr>
      <w:ins w:id="2545" w:author="LÊ VĂN PA" w:date="2018-04-20T22:31:00Z">
        <w:r w:rsidRPr="00B90FBE">
          <w:rPr>
            <w:sz w:val="32"/>
            <w:rPrChange w:id="2546" w:author="Kai Pa" w:date="2018-05-21T21:31:00Z">
              <w:rPr>
                <w:u w:val="single"/>
              </w:rPr>
            </w:rPrChange>
          </w:rPr>
          <w:t>10.</w:t>
        </w:r>
        <w:r w:rsidRPr="00B90FBE">
          <w:rPr>
            <w:sz w:val="32"/>
            <w:rPrChange w:id="2547" w:author="Kai Pa" w:date="2018-05-21T21:31:00Z">
              <w:rPr>
                <w:u w:val="single"/>
              </w:rPr>
            </w:rPrChange>
          </w:rPr>
          <w:tab/>
          <w:t>Yêu cầu phần mềm hoạt động chính xác, ổn định và có tính bảo mật cao</w:t>
        </w:r>
      </w:ins>
      <w:ins w:id="2548" w:author="Hoan Ng" w:date="2017-03-20T21:39:00Z">
        <w:del w:id="2549" w:author="LÊ VĂN PA" w:date="2018-04-20T22:31:00Z">
          <w:r w:rsidR="00046086" w:rsidRPr="00B90FBE" w:rsidDel="000B62AA">
            <w:rPr>
              <w:sz w:val="32"/>
              <w:u w:val="single"/>
              <w:rPrChange w:id="2550" w:author="Kai Pa" w:date="2018-05-21T21:31:00Z">
                <w:rPr/>
              </w:rPrChange>
            </w:rPr>
            <w:delText xml:space="preserve">1.2. </w:delText>
          </w:r>
        </w:del>
      </w:ins>
      <w:del w:id="2551" w:author="LÊ VĂN PA" w:date="2018-04-20T22:31:00Z">
        <w:r w:rsidR="003715AE" w:rsidRPr="00B90FBE" w:rsidDel="000B62AA">
          <w:rPr>
            <w:sz w:val="32"/>
            <w:u w:val="single"/>
            <w:rPrChange w:id="2552" w:author="Kai Pa" w:date="2018-05-21T21:31:00Z">
              <w:rPr/>
            </w:rPrChange>
          </w:rPr>
          <w:delText>Hiện trạng nghiệp vụ (chức năng &amp; phi chức năng</w:delText>
        </w:r>
      </w:del>
    </w:p>
    <w:p w14:paraId="34B13EFE" w14:textId="13083407" w:rsidR="00E61DC3" w:rsidRPr="00B90FBE" w:rsidDel="00046086" w:rsidRDefault="005F3BAC">
      <w:pPr>
        <w:rPr>
          <w:del w:id="2553" w:author="Hoan Ng" w:date="2017-03-20T21:39:00Z"/>
          <w:sz w:val="36"/>
          <w:rPrChange w:id="2554" w:author="Kai Pa" w:date="2018-05-21T21:31:00Z">
            <w:rPr>
              <w:del w:id="2555" w:author="Hoan Ng" w:date="2017-03-20T21:39:00Z"/>
            </w:rPr>
          </w:rPrChange>
        </w:rPr>
        <w:pPrChange w:id="2556" w:author="Hoan Ng" w:date="2017-03-20T21:40:00Z">
          <w:pPr>
            <w:pStyle w:val="ListParagraph"/>
            <w:numPr>
              <w:numId w:val="1"/>
            </w:numPr>
            <w:ind w:hanging="360"/>
          </w:pPr>
        </w:pPrChange>
      </w:pPr>
      <w:ins w:id="2557" w:author="Hoan Ng" w:date="2017-03-20T22:11:00Z">
        <w:r w:rsidRPr="00B90FBE">
          <w:rPr>
            <w:sz w:val="36"/>
            <w:rPrChange w:id="2558" w:author="Kai Pa" w:date="2018-05-21T21:31:00Z">
              <w:rPr/>
            </w:rPrChange>
          </w:rPr>
          <w:t xml:space="preserve">        </w:t>
        </w:r>
      </w:ins>
      <w:del w:id="2559" w:author="Hoan Ng" w:date="2017-03-20T21:39:00Z">
        <w:r w:rsidR="003715AE" w:rsidRPr="00B90FBE" w:rsidDel="00046086">
          <w:rPr>
            <w:sz w:val="36"/>
            <w:rPrChange w:id="2560" w:author="Kai Pa" w:date="2018-05-21T21:31:00Z">
              <w:rPr/>
            </w:rPrChange>
          </w:rPr>
          <w:delText>)</w:delText>
        </w:r>
      </w:del>
    </w:p>
    <w:p w14:paraId="0ECA73DD" w14:textId="4570FA28" w:rsidR="00E61DC3" w:rsidRPr="00B90FBE" w:rsidRDefault="00046086" w:rsidP="009D0AD2">
      <w:pPr>
        <w:pStyle w:val="Heading2"/>
        <w:rPr>
          <w:ins w:id="2561" w:author="LÊ VĂN PA" w:date="2018-03-13T15:54:00Z"/>
          <w:sz w:val="36"/>
          <w:u w:val="single"/>
          <w:rPrChange w:id="2562" w:author="Kai Pa" w:date="2018-05-21T21:31:00Z">
            <w:rPr>
              <w:ins w:id="2563" w:author="LÊ VĂN PA" w:date="2018-03-13T15:54:00Z"/>
            </w:rPr>
          </w:rPrChange>
        </w:rPr>
      </w:pPr>
      <w:bookmarkStart w:id="2564" w:name="_Toc514700573"/>
      <w:ins w:id="2565" w:author="Hoan Ng" w:date="2017-03-20T21:39:00Z">
        <w:r w:rsidRPr="00B90FBE">
          <w:rPr>
            <w:sz w:val="36"/>
            <w:u w:val="single"/>
            <w:rPrChange w:id="2566" w:author="Kai Pa" w:date="2018-05-21T21:31:00Z">
              <w:rPr/>
            </w:rPrChange>
          </w:rPr>
          <w:t xml:space="preserve">1.3. </w:t>
        </w:r>
      </w:ins>
      <w:r w:rsidR="003715AE" w:rsidRPr="00B90FBE">
        <w:rPr>
          <w:sz w:val="36"/>
          <w:u w:val="single"/>
          <w:rPrChange w:id="2567" w:author="Kai Pa" w:date="2018-05-21T21:31:00Z">
            <w:rPr/>
          </w:rPrChange>
        </w:rPr>
        <w:t>Hiện trạng tin học (phần cứng, phần mềm, con người)</w:t>
      </w:r>
      <w:bookmarkEnd w:id="2564"/>
    </w:p>
    <w:p w14:paraId="21059168" w14:textId="77777777" w:rsidR="003B7881" w:rsidRPr="00B90FBE" w:rsidRDefault="003B7881" w:rsidP="003B7881">
      <w:pPr>
        <w:numPr>
          <w:ilvl w:val="0"/>
          <w:numId w:val="12"/>
        </w:numPr>
        <w:contextualSpacing/>
        <w:rPr>
          <w:ins w:id="2568" w:author="LÊ VĂN PA" w:date="2018-03-13T15:54:00Z"/>
          <w:sz w:val="32"/>
          <w:rPrChange w:id="2569" w:author="Kai Pa" w:date="2018-05-21T21:31:00Z">
            <w:rPr>
              <w:ins w:id="2570" w:author="LÊ VĂN PA" w:date="2018-03-13T15:54:00Z"/>
              <w:rFonts w:ascii="Times New Roman" w:eastAsia="Times New Roman" w:hAnsi="Times New Roman" w:cs="Times New Roman"/>
              <w:sz w:val="28"/>
              <w:szCs w:val="28"/>
            </w:rPr>
          </w:rPrChange>
        </w:rPr>
      </w:pPr>
      <w:ins w:id="2571" w:author="LÊ VĂN PA" w:date="2018-03-13T15:54:00Z">
        <w:r w:rsidRPr="00B90FBE">
          <w:rPr>
            <w:sz w:val="32"/>
            <w:rPrChange w:id="2572" w:author="Kai Pa" w:date="2018-05-21T21:31:00Z">
              <w:rPr>
                <w:rFonts w:ascii="Times New Roman" w:eastAsia="Times New Roman" w:hAnsi="Times New Roman" w:cs="Times New Roman"/>
                <w:b/>
                <w:sz w:val="28"/>
                <w:szCs w:val="28"/>
              </w:rPr>
            </w:rPrChange>
          </w:rPr>
          <w:t>Cơ sở vật chất</w:t>
        </w:r>
      </w:ins>
    </w:p>
    <w:tbl>
      <w:tblPr>
        <w:tblStyle w:val="TableGrid1"/>
        <w:tblW w:w="0" w:type="auto"/>
        <w:tblLook w:val="04A0" w:firstRow="1" w:lastRow="0" w:firstColumn="1" w:lastColumn="0" w:noHBand="0" w:noVBand="1"/>
      </w:tblPr>
      <w:tblGrid>
        <w:gridCol w:w="1672"/>
        <w:gridCol w:w="1062"/>
        <w:gridCol w:w="1356"/>
        <w:gridCol w:w="2135"/>
        <w:gridCol w:w="1537"/>
        <w:gridCol w:w="1588"/>
      </w:tblGrid>
      <w:tr w:rsidR="003B7881" w:rsidRPr="00B90FBE" w14:paraId="782AF7C5" w14:textId="77777777" w:rsidTr="00F04936">
        <w:trPr>
          <w:trHeight w:val="489"/>
          <w:ins w:id="2573" w:author="LÊ VĂN PA" w:date="2018-03-13T15:54:00Z"/>
        </w:trPr>
        <w:tc>
          <w:tcPr>
            <w:tcW w:w="1673" w:type="dxa"/>
            <w:vAlign w:val="center"/>
          </w:tcPr>
          <w:p w14:paraId="6DA80B76" w14:textId="77777777" w:rsidR="003B7881" w:rsidRPr="00B90FBE" w:rsidRDefault="003B7881" w:rsidP="003B7881">
            <w:pPr>
              <w:spacing w:line="259" w:lineRule="auto"/>
              <w:jc w:val="center"/>
              <w:rPr>
                <w:ins w:id="2574" w:author="LÊ VĂN PA" w:date="2018-03-13T15:54:00Z"/>
                <w:rFonts w:asciiTheme="minorHAnsi" w:eastAsiaTheme="minorHAnsi" w:hAnsiTheme="minorHAnsi" w:cstheme="minorBidi"/>
                <w:sz w:val="32"/>
                <w:szCs w:val="22"/>
                <w:lang w:val="en-US"/>
                <w:rPrChange w:id="2575" w:author="Kai Pa" w:date="2018-05-21T21:31:00Z">
                  <w:rPr>
                    <w:ins w:id="2576" w:author="LÊ VĂN PA" w:date="2018-03-13T15:54:00Z"/>
                    <w:b/>
                  </w:rPr>
                </w:rPrChange>
              </w:rPr>
            </w:pPr>
            <w:ins w:id="2577" w:author="LÊ VĂN PA" w:date="2018-03-13T15:54:00Z">
              <w:r w:rsidRPr="00B90FBE">
                <w:rPr>
                  <w:sz w:val="36"/>
                  <w:rPrChange w:id="2578" w:author="Kai Pa" w:date="2018-05-21T21:31:00Z">
                    <w:rPr>
                      <w:b/>
                    </w:rPr>
                  </w:rPrChange>
                </w:rPr>
                <w:t>Tên thiết bị</w:t>
              </w:r>
            </w:ins>
          </w:p>
        </w:tc>
        <w:tc>
          <w:tcPr>
            <w:tcW w:w="1033" w:type="dxa"/>
            <w:vAlign w:val="center"/>
          </w:tcPr>
          <w:p w14:paraId="62CC8F0C" w14:textId="77777777" w:rsidR="003B7881" w:rsidRPr="00B90FBE" w:rsidRDefault="003B7881" w:rsidP="003B7881">
            <w:pPr>
              <w:spacing w:line="259" w:lineRule="auto"/>
              <w:jc w:val="center"/>
              <w:rPr>
                <w:ins w:id="2579" w:author="LÊ VĂN PA" w:date="2018-03-13T15:54:00Z"/>
                <w:rFonts w:asciiTheme="minorHAnsi" w:eastAsiaTheme="minorHAnsi" w:hAnsiTheme="minorHAnsi" w:cstheme="minorBidi"/>
                <w:sz w:val="32"/>
                <w:szCs w:val="22"/>
                <w:lang w:val="en-US"/>
                <w:rPrChange w:id="2580" w:author="Kai Pa" w:date="2018-05-21T21:31:00Z">
                  <w:rPr>
                    <w:ins w:id="2581" w:author="LÊ VĂN PA" w:date="2018-03-13T15:54:00Z"/>
                    <w:b/>
                  </w:rPr>
                </w:rPrChange>
              </w:rPr>
            </w:pPr>
            <w:ins w:id="2582" w:author="LÊ VĂN PA" w:date="2018-03-13T15:54:00Z">
              <w:r w:rsidRPr="00B90FBE">
                <w:rPr>
                  <w:sz w:val="36"/>
                  <w:rPrChange w:id="2583" w:author="Kai Pa" w:date="2018-05-21T21:31:00Z">
                    <w:rPr>
                      <w:b/>
                    </w:rPr>
                  </w:rPrChange>
                </w:rPr>
                <w:t>Số lượng</w:t>
              </w:r>
            </w:ins>
          </w:p>
        </w:tc>
        <w:tc>
          <w:tcPr>
            <w:tcW w:w="1363" w:type="dxa"/>
            <w:vAlign w:val="center"/>
          </w:tcPr>
          <w:p w14:paraId="5C98AFD3" w14:textId="77777777" w:rsidR="003B7881" w:rsidRPr="00B90FBE" w:rsidRDefault="003B7881" w:rsidP="003B7881">
            <w:pPr>
              <w:spacing w:line="259" w:lineRule="auto"/>
              <w:jc w:val="center"/>
              <w:rPr>
                <w:ins w:id="2584" w:author="LÊ VĂN PA" w:date="2018-03-13T15:54:00Z"/>
                <w:rFonts w:asciiTheme="minorHAnsi" w:eastAsiaTheme="minorHAnsi" w:hAnsiTheme="minorHAnsi" w:cstheme="minorBidi"/>
                <w:sz w:val="32"/>
                <w:szCs w:val="22"/>
                <w:lang w:val="en-US"/>
                <w:rPrChange w:id="2585" w:author="Kai Pa" w:date="2018-05-21T21:31:00Z">
                  <w:rPr>
                    <w:ins w:id="2586" w:author="LÊ VĂN PA" w:date="2018-03-13T15:54:00Z"/>
                    <w:b/>
                  </w:rPr>
                </w:rPrChange>
              </w:rPr>
            </w:pPr>
            <w:ins w:id="2587" w:author="LÊ VĂN PA" w:date="2018-03-13T15:54:00Z">
              <w:r w:rsidRPr="00B90FBE">
                <w:rPr>
                  <w:sz w:val="36"/>
                  <w:rPrChange w:id="2588" w:author="Kai Pa" w:date="2018-05-21T21:31:00Z">
                    <w:rPr>
                      <w:b/>
                    </w:rPr>
                  </w:rPrChange>
                </w:rPr>
                <w:t>Cấu hình</w:t>
              </w:r>
            </w:ins>
          </w:p>
        </w:tc>
        <w:tc>
          <w:tcPr>
            <w:tcW w:w="2148" w:type="dxa"/>
            <w:vAlign w:val="center"/>
          </w:tcPr>
          <w:p w14:paraId="689E2424" w14:textId="77777777" w:rsidR="003B7881" w:rsidRPr="00B90FBE" w:rsidRDefault="003B7881" w:rsidP="003B7881">
            <w:pPr>
              <w:spacing w:line="259" w:lineRule="auto"/>
              <w:jc w:val="center"/>
              <w:rPr>
                <w:ins w:id="2589" w:author="LÊ VĂN PA" w:date="2018-03-13T15:54:00Z"/>
                <w:rFonts w:asciiTheme="minorHAnsi" w:eastAsiaTheme="minorHAnsi" w:hAnsiTheme="minorHAnsi" w:cstheme="minorBidi"/>
                <w:sz w:val="32"/>
                <w:szCs w:val="22"/>
                <w:lang w:val="en-US"/>
                <w:rPrChange w:id="2590" w:author="Kai Pa" w:date="2018-05-21T21:31:00Z">
                  <w:rPr>
                    <w:ins w:id="2591" w:author="LÊ VĂN PA" w:date="2018-03-13T15:54:00Z"/>
                    <w:b/>
                  </w:rPr>
                </w:rPrChange>
              </w:rPr>
            </w:pPr>
            <w:ins w:id="2592" w:author="LÊ VĂN PA" w:date="2018-03-13T15:54:00Z">
              <w:r w:rsidRPr="00B90FBE">
                <w:rPr>
                  <w:sz w:val="36"/>
                  <w:rPrChange w:id="2593" w:author="Kai Pa" w:date="2018-05-21T21:31:00Z">
                    <w:rPr>
                      <w:b/>
                    </w:rPr>
                  </w:rPrChange>
                </w:rPr>
                <w:t>Vị trí vật lý</w:t>
              </w:r>
            </w:ins>
          </w:p>
        </w:tc>
        <w:tc>
          <w:tcPr>
            <w:tcW w:w="1542" w:type="dxa"/>
            <w:vAlign w:val="center"/>
          </w:tcPr>
          <w:p w14:paraId="15DD67E6" w14:textId="77777777" w:rsidR="003B7881" w:rsidRPr="00B90FBE" w:rsidRDefault="003B7881" w:rsidP="003B7881">
            <w:pPr>
              <w:spacing w:line="259" w:lineRule="auto"/>
              <w:jc w:val="center"/>
              <w:rPr>
                <w:ins w:id="2594" w:author="LÊ VĂN PA" w:date="2018-03-13T15:54:00Z"/>
                <w:rFonts w:asciiTheme="minorHAnsi" w:eastAsiaTheme="minorHAnsi" w:hAnsiTheme="minorHAnsi" w:cstheme="minorBidi"/>
                <w:sz w:val="32"/>
                <w:szCs w:val="22"/>
                <w:lang w:val="en-US"/>
                <w:rPrChange w:id="2595" w:author="Kai Pa" w:date="2018-05-21T21:31:00Z">
                  <w:rPr>
                    <w:ins w:id="2596" w:author="LÊ VĂN PA" w:date="2018-03-13T15:54:00Z"/>
                    <w:b/>
                  </w:rPr>
                </w:rPrChange>
              </w:rPr>
            </w:pPr>
            <w:ins w:id="2597" w:author="LÊ VĂN PA" w:date="2018-03-13T15:54:00Z">
              <w:r w:rsidRPr="00B90FBE">
                <w:rPr>
                  <w:sz w:val="36"/>
                  <w:rPrChange w:id="2598" w:author="Kai Pa" w:date="2018-05-21T21:31:00Z">
                    <w:rPr>
                      <w:b/>
                    </w:rPr>
                  </w:rPrChange>
                </w:rPr>
                <w:t>Kết nối mạng</w:t>
              </w:r>
            </w:ins>
          </w:p>
        </w:tc>
        <w:tc>
          <w:tcPr>
            <w:tcW w:w="1591" w:type="dxa"/>
            <w:vAlign w:val="center"/>
          </w:tcPr>
          <w:p w14:paraId="69E7AED4" w14:textId="77777777" w:rsidR="003B7881" w:rsidRPr="00B90FBE" w:rsidRDefault="003B7881" w:rsidP="003B7881">
            <w:pPr>
              <w:spacing w:line="259" w:lineRule="auto"/>
              <w:jc w:val="center"/>
              <w:rPr>
                <w:ins w:id="2599" w:author="LÊ VĂN PA" w:date="2018-03-13T15:54:00Z"/>
                <w:rFonts w:asciiTheme="minorHAnsi" w:eastAsiaTheme="minorHAnsi" w:hAnsiTheme="minorHAnsi" w:cstheme="minorBidi"/>
                <w:sz w:val="32"/>
                <w:szCs w:val="22"/>
                <w:lang w:val="en-US"/>
                <w:rPrChange w:id="2600" w:author="Kai Pa" w:date="2018-05-21T21:31:00Z">
                  <w:rPr>
                    <w:ins w:id="2601" w:author="LÊ VĂN PA" w:date="2018-03-13T15:54:00Z"/>
                    <w:b/>
                  </w:rPr>
                </w:rPrChange>
              </w:rPr>
            </w:pPr>
            <w:ins w:id="2602" w:author="LÊ VĂN PA" w:date="2018-03-13T15:54:00Z">
              <w:r w:rsidRPr="00B90FBE">
                <w:rPr>
                  <w:sz w:val="36"/>
                  <w:rPrChange w:id="2603" w:author="Kai Pa" w:date="2018-05-21T21:31:00Z">
                    <w:rPr>
                      <w:b/>
                    </w:rPr>
                  </w:rPrChange>
                </w:rPr>
                <w:t>Loại kết nối</w:t>
              </w:r>
            </w:ins>
          </w:p>
        </w:tc>
      </w:tr>
      <w:tr w:rsidR="003B7881" w:rsidRPr="00B90FBE" w14:paraId="102BFE8A" w14:textId="77777777" w:rsidTr="00F04936">
        <w:trPr>
          <w:trHeight w:val="475"/>
          <w:ins w:id="2604" w:author="LÊ VĂN PA" w:date="2018-03-13T15:54:00Z"/>
        </w:trPr>
        <w:tc>
          <w:tcPr>
            <w:tcW w:w="1673" w:type="dxa"/>
            <w:vAlign w:val="center"/>
          </w:tcPr>
          <w:p w14:paraId="23702AF7" w14:textId="77777777" w:rsidR="003B7881" w:rsidRPr="00B90FBE" w:rsidRDefault="003B7881" w:rsidP="003B7881">
            <w:pPr>
              <w:spacing w:line="259" w:lineRule="auto"/>
              <w:rPr>
                <w:ins w:id="2605" w:author="LÊ VĂN PA" w:date="2018-03-13T15:54:00Z"/>
                <w:rFonts w:asciiTheme="minorHAnsi" w:eastAsiaTheme="minorHAnsi" w:hAnsiTheme="minorHAnsi" w:cstheme="minorBidi"/>
                <w:sz w:val="32"/>
                <w:szCs w:val="22"/>
                <w:lang w:val="en-US"/>
                <w:rPrChange w:id="2606" w:author="Kai Pa" w:date="2018-05-21T21:31:00Z">
                  <w:rPr>
                    <w:ins w:id="2607" w:author="LÊ VĂN PA" w:date="2018-03-13T15:54:00Z"/>
                  </w:rPr>
                </w:rPrChange>
              </w:rPr>
            </w:pPr>
            <w:ins w:id="2608" w:author="LÊ VĂN PA" w:date="2018-03-13T15:54:00Z">
              <w:r w:rsidRPr="00B90FBE">
                <w:rPr>
                  <w:sz w:val="36"/>
                  <w:rPrChange w:id="2609" w:author="Kai Pa" w:date="2018-05-21T21:31:00Z">
                    <w:rPr/>
                  </w:rPrChange>
                </w:rPr>
                <w:t>PC</w:t>
              </w:r>
            </w:ins>
          </w:p>
        </w:tc>
        <w:tc>
          <w:tcPr>
            <w:tcW w:w="1033" w:type="dxa"/>
            <w:vAlign w:val="center"/>
          </w:tcPr>
          <w:p w14:paraId="212D1CE0" w14:textId="77777777" w:rsidR="003B7881" w:rsidRPr="00B90FBE" w:rsidRDefault="003B7881" w:rsidP="003B7881">
            <w:pPr>
              <w:spacing w:line="259" w:lineRule="auto"/>
              <w:rPr>
                <w:ins w:id="2610" w:author="LÊ VĂN PA" w:date="2018-03-13T15:54:00Z"/>
                <w:rFonts w:asciiTheme="minorHAnsi" w:eastAsiaTheme="minorHAnsi" w:hAnsiTheme="minorHAnsi" w:cstheme="minorBidi"/>
                <w:sz w:val="32"/>
                <w:szCs w:val="22"/>
                <w:lang w:val="en-US"/>
                <w:rPrChange w:id="2611" w:author="Kai Pa" w:date="2018-05-21T21:31:00Z">
                  <w:rPr>
                    <w:ins w:id="2612" w:author="LÊ VĂN PA" w:date="2018-03-13T15:54:00Z"/>
                  </w:rPr>
                </w:rPrChange>
              </w:rPr>
            </w:pPr>
            <w:ins w:id="2613" w:author="LÊ VĂN PA" w:date="2018-03-13T15:54:00Z">
              <w:r w:rsidRPr="00B90FBE">
                <w:rPr>
                  <w:sz w:val="36"/>
                  <w:rPrChange w:id="2614" w:author="Kai Pa" w:date="2018-05-21T21:31:00Z">
                    <w:rPr/>
                  </w:rPrChange>
                </w:rPr>
                <w:t>10</w:t>
              </w:r>
            </w:ins>
          </w:p>
        </w:tc>
        <w:tc>
          <w:tcPr>
            <w:tcW w:w="1363" w:type="dxa"/>
            <w:vAlign w:val="center"/>
          </w:tcPr>
          <w:p w14:paraId="5AB97A5E" w14:textId="77777777" w:rsidR="003B7881" w:rsidRPr="00B90FBE" w:rsidRDefault="003B7881" w:rsidP="003B7881">
            <w:pPr>
              <w:spacing w:line="259" w:lineRule="auto"/>
              <w:rPr>
                <w:ins w:id="2615" w:author="LÊ VĂN PA" w:date="2018-03-13T15:54:00Z"/>
                <w:rFonts w:asciiTheme="minorHAnsi" w:eastAsiaTheme="minorHAnsi" w:hAnsiTheme="minorHAnsi" w:cstheme="minorBidi"/>
                <w:sz w:val="32"/>
                <w:szCs w:val="22"/>
                <w:lang w:val="en-US"/>
                <w:rPrChange w:id="2616" w:author="Kai Pa" w:date="2018-05-21T21:31:00Z">
                  <w:rPr>
                    <w:ins w:id="2617" w:author="LÊ VĂN PA" w:date="2018-03-13T15:54:00Z"/>
                  </w:rPr>
                </w:rPrChange>
              </w:rPr>
            </w:pPr>
            <w:ins w:id="2618" w:author="LÊ VĂN PA" w:date="2018-03-13T15:54:00Z">
              <w:r w:rsidRPr="00B90FBE">
                <w:rPr>
                  <w:sz w:val="36"/>
                  <w:rPrChange w:id="2619" w:author="Kai Pa" w:date="2018-05-21T21:31:00Z">
                    <w:rPr/>
                  </w:rPrChange>
                </w:rPr>
                <w:t>Cao</w:t>
              </w:r>
            </w:ins>
          </w:p>
        </w:tc>
        <w:tc>
          <w:tcPr>
            <w:tcW w:w="2148" w:type="dxa"/>
            <w:vAlign w:val="center"/>
          </w:tcPr>
          <w:p w14:paraId="18983C72" w14:textId="77777777" w:rsidR="003B7881" w:rsidRPr="00B90FBE" w:rsidRDefault="003B7881" w:rsidP="003B7881">
            <w:pPr>
              <w:spacing w:line="259" w:lineRule="auto"/>
              <w:rPr>
                <w:ins w:id="2620" w:author="LÊ VĂN PA" w:date="2018-03-13T15:54:00Z"/>
                <w:rFonts w:asciiTheme="minorHAnsi" w:eastAsiaTheme="minorHAnsi" w:hAnsiTheme="minorHAnsi" w:cstheme="minorBidi"/>
                <w:sz w:val="32"/>
                <w:szCs w:val="22"/>
                <w:lang w:val="en-US"/>
                <w:rPrChange w:id="2621" w:author="Kai Pa" w:date="2018-05-21T21:31:00Z">
                  <w:rPr>
                    <w:ins w:id="2622" w:author="LÊ VĂN PA" w:date="2018-03-13T15:54:00Z"/>
                  </w:rPr>
                </w:rPrChange>
              </w:rPr>
            </w:pPr>
            <w:ins w:id="2623" w:author="LÊ VĂN PA" w:date="2018-03-13T15:54:00Z">
              <w:r w:rsidRPr="00B90FBE">
                <w:rPr>
                  <w:sz w:val="36"/>
                  <w:rPrChange w:id="2624" w:author="Kai Pa" w:date="2018-05-21T21:31:00Z">
                    <w:rPr/>
                  </w:rPrChange>
                </w:rPr>
                <w:t>Phòng giao dịch</w:t>
              </w:r>
            </w:ins>
          </w:p>
        </w:tc>
        <w:tc>
          <w:tcPr>
            <w:tcW w:w="1542" w:type="dxa"/>
            <w:vAlign w:val="center"/>
          </w:tcPr>
          <w:p w14:paraId="2353A227" w14:textId="77777777" w:rsidR="003B7881" w:rsidRPr="00B90FBE" w:rsidRDefault="003B7881" w:rsidP="003B7881">
            <w:pPr>
              <w:spacing w:line="259" w:lineRule="auto"/>
              <w:rPr>
                <w:ins w:id="2625" w:author="LÊ VĂN PA" w:date="2018-03-13T15:54:00Z"/>
                <w:rFonts w:asciiTheme="minorHAnsi" w:eastAsiaTheme="minorHAnsi" w:hAnsiTheme="minorHAnsi" w:cstheme="minorBidi"/>
                <w:sz w:val="32"/>
                <w:szCs w:val="22"/>
                <w:lang w:val="en-US"/>
                <w:rPrChange w:id="2626" w:author="Kai Pa" w:date="2018-05-21T21:31:00Z">
                  <w:rPr>
                    <w:ins w:id="2627" w:author="LÊ VĂN PA" w:date="2018-03-13T15:54:00Z"/>
                  </w:rPr>
                </w:rPrChange>
              </w:rPr>
            </w:pPr>
            <w:ins w:id="2628" w:author="LÊ VĂN PA" w:date="2018-03-13T15:54:00Z">
              <w:r w:rsidRPr="00B90FBE">
                <w:rPr>
                  <w:sz w:val="36"/>
                  <w:rPrChange w:id="2629" w:author="Kai Pa" w:date="2018-05-21T21:31:00Z">
                    <w:rPr/>
                  </w:rPrChange>
                </w:rPr>
                <w:t>Có</w:t>
              </w:r>
            </w:ins>
          </w:p>
        </w:tc>
        <w:tc>
          <w:tcPr>
            <w:tcW w:w="1591" w:type="dxa"/>
            <w:vAlign w:val="center"/>
          </w:tcPr>
          <w:p w14:paraId="5A80899C" w14:textId="77777777" w:rsidR="003B7881" w:rsidRPr="00B90FBE" w:rsidRDefault="003B7881" w:rsidP="003B7881">
            <w:pPr>
              <w:spacing w:line="259" w:lineRule="auto"/>
              <w:rPr>
                <w:ins w:id="2630" w:author="LÊ VĂN PA" w:date="2018-03-13T15:54:00Z"/>
                <w:rFonts w:asciiTheme="minorHAnsi" w:eastAsiaTheme="minorHAnsi" w:hAnsiTheme="minorHAnsi" w:cstheme="minorBidi"/>
                <w:sz w:val="32"/>
                <w:szCs w:val="22"/>
                <w:lang w:val="en-US"/>
                <w:rPrChange w:id="2631" w:author="Kai Pa" w:date="2018-05-21T21:31:00Z">
                  <w:rPr>
                    <w:ins w:id="2632" w:author="LÊ VĂN PA" w:date="2018-03-13T15:54:00Z"/>
                  </w:rPr>
                </w:rPrChange>
              </w:rPr>
            </w:pPr>
            <w:ins w:id="2633" w:author="LÊ VĂN PA" w:date="2018-03-13T15:54:00Z">
              <w:r w:rsidRPr="00B90FBE">
                <w:rPr>
                  <w:sz w:val="36"/>
                  <w:rPrChange w:id="2634" w:author="Kai Pa" w:date="2018-05-21T21:31:00Z">
                    <w:rPr/>
                  </w:rPrChange>
                </w:rPr>
                <w:t>LAN, Internet</w:t>
              </w:r>
            </w:ins>
          </w:p>
        </w:tc>
      </w:tr>
      <w:tr w:rsidR="003B7881" w:rsidRPr="00B90FBE" w14:paraId="229DF667" w14:textId="77777777" w:rsidTr="00F04936">
        <w:trPr>
          <w:trHeight w:val="475"/>
          <w:ins w:id="2635" w:author="LÊ VĂN PA" w:date="2018-03-13T15:54:00Z"/>
        </w:trPr>
        <w:tc>
          <w:tcPr>
            <w:tcW w:w="1673" w:type="dxa"/>
            <w:vAlign w:val="center"/>
          </w:tcPr>
          <w:p w14:paraId="02D0B7F2" w14:textId="77777777" w:rsidR="003B7881" w:rsidRPr="00B90FBE" w:rsidRDefault="003B7881" w:rsidP="003B7881">
            <w:pPr>
              <w:spacing w:line="259" w:lineRule="auto"/>
              <w:rPr>
                <w:ins w:id="2636" w:author="LÊ VĂN PA" w:date="2018-03-13T15:54:00Z"/>
                <w:rFonts w:asciiTheme="minorHAnsi" w:eastAsiaTheme="minorHAnsi" w:hAnsiTheme="minorHAnsi" w:cstheme="minorBidi"/>
                <w:sz w:val="32"/>
                <w:szCs w:val="22"/>
                <w:lang w:val="en-US"/>
                <w:rPrChange w:id="2637" w:author="Kai Pa" w:date="2018-05-21T21:31:00Z">
                  <w:rPr>
                    <w:ins w:id="2638" w:author="LÊ VĂN PA" w:date="2018-03-13T15:54:00Z"/>
                  </w:rPr>
                </w:rPrChange>
              </w:rPr>
            </w:pPr>
            <w:ins w:id="2639" w:author="LÊ VĂN PA" w:date="2018-03-13T15:54:00Z">
              <w:r w:rsidRPr="00B90FBE">
                <w:rPr>
                  <w:sz w:val="36"/>
                  <w:rPrChange w:id="2640" w:author="Kai Pa" w:date="2018-05-21T21:31:00Z">
                    <w:rPr/>
                  </w:rPrChange>
                </w:rPr>
                <w:t>PC</w:t>
              </w:r>
            </w:ins>
          </w:p>
        </w:tc>
        <w:tc>
          <w:tcPr>
            <w:tcW w:w="1033" w:type="dxa"/>
            <w:vAlign w:val="center"/>
          </w:tcPr>
          <w:p w14:paraId="1C2D8127" w14:textId="77777777" w:rsidR="003B7881" w:rsidRPr="00B90FBE" w:rsidRDefault="003B7881" w:rsidP="003B7881">
            <w:pPr>
              <w:spacing w:line="259" w:lineRule="auto"/>
              <w:rPr>
                <w:ins w:id="2641" w:author="LÊ VĂN PA" w:date="2018-03-13T15:54:00Z"/>
                <w:rFonts w:asciiTheme="minorHAnsi" w:eastAsiaTheme="minorHAnsi" w:hAnsiTheme="minorHAnsi" w:cstheme="minorBidi"/>
                <w:sz w:val="32"/>
                <w:szCs w:val="22"/>
                <w:lang w:val="en-US"/>
                <w:rPrChange w:id="2642" w:author="Kai Pa" w:date="2018-05-21T21:31:00Z">
                  <w:rPr>
                    <w:ins w:id="2643" w:author="LÊ VĂN PA" w:date="2018-03-13T15:54:00Z"/>
                  </w:rPr>
                </w:rPrChange>
              </w:rPr>
            </w:pPr>
            <w:ins w:id="2644" w:author="LÊ VĂN PA" w:date="2018-03-13T15:54:00Z">
              <w:r w:rsidRPr="00B90FBE">
                <w:rPr>
                  <w:sz w:val="36"/>
                  <w:rPrChange w:id="2645" w:author="Kai Pa" w:date="2018-05-21T21:31:00Z">
                    <w:rPr/>
                  </w:rPrChange>
                </w:rPr>
                <w:t>4</w:t>
              </w:r>
            </w:ins>
          </w:p>
        </w:tc>
        <w:tc>
          <w:tcPr>
            <w:tcW w:w="1363" w:type="dxa"/>
            <w:vAlign w:val="center"/>
          </w:tcPr>
          <w:p w14:paraId="18C07E87" w14:textId="77777777" w:rsidR="003B7881" w:rsidRPr="00B90FBE" w:rsidRDefault="003B7881" w:rsidP="003B7881">
            <w:pPr>
              <w:spacing w:line="259" w:lineRule="auto"/>
              <w:rPr>
                <w:ins w:id="2646" w:author="LÊ VĂN PA" w:date="2018-03-13T15:54:00Z"/>
                <w:rFonts w:asciiTheme="minorHAnsi" w:eastAsiaTheme="minorHAnsi" w:hAnsiTheme="minorHAnsi" w:cstheme="minorBidi"/>
                <w:sz w:val="32"/>
                <w:szCs w:val="22"/>
                <w:lang w:val="en-US"/>
                <w:rPrChange w:id="2647" w:author="Kai Pa" w:date="2018-05-21T21:31:00Z">
                  <w:rPr>
                    <w:ins w:id="2648" w:author="LÊ VĂN PA" w:date="2018-03-13T15:54:00Z"/>
                  </w:rPr>
                </w:rPrChange>
              </w:rPr>
            </w:pPr>
            <w:ins w:id="2649" w:author="LÊ VĂN PA" w:date="2018-03-13T15:54:00Z">
              <w:r w:rsidRPr="00B90FBE">
                <w:rPr>
                  <w:sz w:val="36"/>
                  <w:rPrChange w:id="2650" w:author="Kai Pa" w:date="2018-05-21T21:31:00Z">
                    <w:rPr/>
                  </w:rPrChange>
                </w:rPr>
                <w:t>Cao</w:t>
              </w:r>
            </w:ins>
          </w:p>
        </w:tc>
        <w:tc>
          <w:tcPr>
            <w:tcW w:w="2148" w:type="dxa"/>
            <w:vAlign w:val="center"/>
          </w:tcPr>
          <w:p w14:paraId="2BC2C4DB" w14:textId="77777777" w:rsidR="003B7881" w:rsidRPr="00B90FBE" w:rsidRDefault="003B7881" w:rsidP="003B7881">
            <w:pPr>
              <w:spacing w:line="259" w:lineRule="auto"/>
              <w:rPr>
                <w:ins w:id="2651" w:author="LÊ VĂN PA" w:date="2018-03-13T15:54:00Z"/>
                <w:rFonts w:asciiTheme="minorHAnsi" w:eastAsiaTheme="minorHAnsi" w:hAnsiTheme="minorHAnsi" w:cstheme="minorBidi"/>
                <w:sz w:val="32"/>
                <w:szCs w:val="22"/>
                <w:lang w:val="en-US"/>
                <w:rPrChange w:id="2652" w:author="Kai Pa" w:date="2018-05-21T21:31:00Z">
                  <w:rPr>
                    <w:ins w:id="2653" w:author="LÊ VĂN PA" w:date="2018-03-13T15:54:00Z"/>
                  </w:rPr>
                </w:rPrChange>
              </w:rPr>
            </w:pPr>
            <w:ins w:id="2654" w:author="LÊ VĂN PA" w:date="2018-03-13T15:54:00Z">
              <w:r w:rsidRPr="00B90FBE">
                <w:rPr>
                  <w:sz w:val="36"/>
                  <w:rPrChange w:id="2655" w:author="Kai Pa" w:date="2018-05-21T21:31:00Z">
                    <w:rPr/>
                  </w:rPrChange>
                </w:rPr>
                <w:t>Phòng giám đốc, phó giám đốc, thư ký, phòng bảo vệ</w:t>
              </w:r>
            </w:ins>
          </w:p>
        </w:tc>
        <w:tc>
          <w:tcPr>
            <w:tcW w:w="1542" w:type="dxa"/>
            <w:vAlign w:val="center"/>
          </w:tcPr>
          <w:p w14:paraId="6A06C7CB" w14:textId="77777777" w:rsidR="003B7881" w:rsidRPr="00B90FBE" w:rsidRDefault="003B7881" w:rsidP="003B7881">
            <w:pPr>
              <w:spacing w:line="259" w:lineRule="auto"/>
              <w:rPr>
                <w:ins w:id="2656" w:author="LÊ VĂN PA" w:date="2018-03-13T15:54:00Z"/>
                <w:rFonts w:asciiTheme="minorHAnsi" w:eastAsiaTheme="minorHAnsi" w:hAnsiTheme="minorHAnsi" w:cstheme="minorBidi"/>
                <w:sz w:val="32"/>
                <w:szCs w:val="22"/>
                <w:lang w:val="en-US"/>
                <w:rPrChange w:id="2657" w:author="Kai Pa" w:date="2018-05-21T21:31:00Z">
                  <w:rPr>
                    <w:ins w:id="2658" w:author="LÊ VĂN PA" w:date="2018-03-13T15:54:00Z"/>
                  </w:rPr>
                </w:rPrChange>
              </w:rPr>
            </w:pPr>
            <w:ins w:id="2659" w:author="LÊ VĂN PA" w:date="2018-03-13T15:54:00Z">
              <w:r w:rsidRPr="00B90FBE">
                <w:rPr>
                  <w:sz w:val="36"/>
                  <w:rPrChange w:id="2660" w:author="Kai Pa" w:date="2018-05-21T21:31:00Z">
                    <w:rPr/>
                  </w:rPrChange>
                </w:rPr>
                <w:t xml:space="preserve">Có </w:t>
              </w:r>
            </w:ins>
          </w:p>
        </w:tc>
        <w:tc>
          <w:tcPr>
            <w:tcW w:w="1591" w:type="dxa"/>
            <w:vAlign w:val="center"/>
          </w:tcPr>
          <w:p w14:paraId="212BA677" w14:textId="77777777" w:rsidR="003B7881" w:rsidRPr="00B90FBE" w:rsidRDefault="003B7881" w:rsidP="003B7881">
            <w:pPr>
              <w:spacing w:line="259" w:lineRule="auto"/>
              <w:rPr>
                <w:ins w:id="2661" w:author="LÊ VĂN PA" w:date="2018-03-13T15:54:00Z"/>
                <w:rFonts w:asciiTheme="minorHAnsi" w:eastAsiaTheme="minorHAnsi" w:hAnsiTheme="minorHAnsi" w:cstheme="minorBidi"/>
                <w:sz w:val="32"/>
                <w:szCs w:val="22"/>
                <w:lang w:val="en-US"/>
                <w:rPrChange w:id="2662" w:author="Kai Pa" w:date="2018-05-21T21:31:00Z">
                  <w:rPr>
                    <w:ins w:id="2663" w:author="LÊ VĂN PA" w:date="2018-03-13T15:54:00Z"/>
                  </w:rPr>
                </w:rPrChange>
              </w:rPr>
            </w:pPr>
            <w:ins w:id="2664" w:author="LÊ VĂN PA" w:date="2018-03-13T15:54:00Z">
              <w:r w:rsidRPr="00B90FBE">
                <w:rPr>
                  <w:sz w:val="36"/>
                  <w:rPrChange w:id="2665" w:author="Kai Pa" w:date="2018-05-21T21:31:00Z">
                    <w:rPr/>
                  </w:rPrChange>
                </w:rPr>
                <w:t>LAN, Internet</w:t>
              </w:r>
            </w:ins>
          </w:p>
        </w:tc>
      </w:tr>
      <w:tr w:rsidR="003B7881" w:rsidRPr="00B90FBE" w14:paraId="47D7BB65" w14:textId="77777777" w:rsidTr="00F04936">
        <w:trPr>
          <w:trHeight w:val="475"/>
          <w:ins w:id="2666" w:author="LÊ VĂN PA" w:date="2018-03-13T15:54:00Z"/>
        </w:trPr>
        <w:tc>
          <w:tcPr>
            <w:tcW w:w="1673" w:type="dxa"/>
            <w:vAlign w:val="center"/>
          </w:tcPr>
          <w:p w14:paraId="210298B9" w14:textId="77777777" w:rsidR="003B7881" w:rsidRPr="00B90FBE" w:rsidRDefault="003B7881" w:rsidP="003B7881">
            <w:pPr>
              <w:spacing w:line="259" w:lineRule="auto"/>
              <w:rPr>
                <w:ins w:id="2667" w:author="LÊ VĂN PA" w:date="2018-03-13T15:54:00Z"/>
                <w:rFonts w:asciiTheme="minorHAnsi" w:eastAsiaTheme="minorHAnsi" w:hAnsiTheme="minorHAnsi" w:cstheme="minorBidi"/>
                <w:sz w:val="32"/>
                <w:szCs w:val="22"/>
                <w:lang w:val="en-US"/>
                <w:rPrChange w:id="2668" w:author="Kai Pa" w:date="2018-05-21T21:31:00Z">
                  <w:rPr>
                    <w:ins w:id="2669" w:author="LÊ VĂN PA" w:date="2018-03-13T15:54:00Z"/>
                  </w:rPr>
                </w:rPrChange>
              </w:rPr>
            </w:pPr>
            <w:ins w:id="2670" w:author="LÊ VĂN PA" w:date="2018-03-13T15:54:00Z">
              <w:r w:rsidRPr="00B90FBE">
                <w:rPr>
                  <w:sz w:val="36"/>
                  <w:rPrChange w:id="2671" w:author="Kai Pa" w:date="2018-05-21T21:31:00Z">
                    <w:rPr/>
                  </w:rPrChange>
                </w:rPr>
                <w:t>Wireless router</w:t>
              </w:r>
            </w:ins>
          </w:p>
        </w:tc>
        <w:tc>
          <w:tcPr>
            <w:tcW w:w="1033" w:type="dxa"/>
            <w:vAlign w:val="center"/>
          </w:tcPr>
          <w:p w14:paraId="7BA9B9BC" w14:textId="77777777" w:rsidR="003B7881" w:rsidRPr="00B90FBE" w:rsidRDefault="003B7881" w:rsidP="003B7881">
            <w:pPr>
              <w:spacing w:line="259" w:lineRule="auto"/>
              <w:rPr>
                <w:ins w:id="2672" w:author="LÊ VĂN PA" w:date="2018-03-13T15:54:00Z"/>
                <w:rFonts w:asciiTheme="minorHAnsi" w:eastAsiaTheme="minorHAnsi" w:hAnsiTheme="minorHAnsi" w:cstheme="minorBidi"/>
                <w:sz w:val="32"/>
                <w:szCs w:val="22"/>
                <w:lang w:val="en-US"/>
                <w:rPrChange w:id="2673" w:author="Kai Pa" w:date="2018-05-21T21:31:00Z">
                  <w:rPr>
                    <w:ins w:id="2674" w:author="LÊ VĂN PA" w:date="2018-03-13T15:54:00Z"/>
                  </w:rPr>
                </w:rPrChange>
              </w:rPr>
            </w:pPr>
            <w:ins w:id="2675" w:author="LÊ VĂN PA" w:date="2018-03-13T15:54:00Z">
              <w:r w:rsidRPr="00B90FBE">
                <w:rPr>
                  <w:sz w:val="36"/>
                  <w:rPrChange w:id="2676" w:author="Kai Pa" w:date="2018-05-21T21:31:00Z">
                    <w:rPr/>
                  </w:rPrChange>
                </w:rPr>
                <w:t>3</w:t>
              </w:r>
            </w:ins>
          </w:p>
        </w:tc>
        <w:tc>
          <w:tcPr>
            <w:tcW w:w="1363" w:type="dxa"/>
            <w:vAlign w:val="center"/>
          </w:tcPr>
          <w:p w14:paraId="39475AE8" w14:textId="77777777" w:rsidR="003B7881" w:rsidRPr="00B90FBE" w:rsidRDefault="003B7881" w:rsidP="003B7881">
            <w:pPr>
              <w:spacing w:line="259" w:lineRule="auto"/>
              <w:rPr>
                <w:ins w:id="2677" w:author="LÊ VĂN PA" w:date="2018-03-13T15:54:00Z"/>
                <w:rFonts w:asciiTheme="minorHAnsi" w:eastAsiaTheme="minorHAnsi" w:hAnsiTheme="minorHAnsi" w:cstheme="minorBidi"/>
                <w:sz w:val="32"/>
                <w:szCs w:val="22"/>
                <w:lang w:val="en-US"/>
                <w:rPrChange w:id="2678" w:author="Kai Pa" w:date="2018-05-21T21:31:00Z">
                  <w:rPr>
                    <w:ins w:id="2679" w:author="LÊ VĂN PA" w:date="2018-03-13T15:54:00Z"/>
                  </w:rPr>
                </w:rPrChange>
              </w:rPr>
            </w:pPr>
            <w:ins w:id="2680" w:author="LÊ VĂN PA" w:date="2018-03-13T15:54:00Z">
              <w:r w:rsidRPr="00B90FBE">
                <w:rPr>
                  <w:sz w:val="36"/>
                  <w:rPrChange w:id="2681" w:author="Kai Pa" w:date="2018-05-21T21:31:00Z">
                    <w:rPr/>
                  </w:rPrChange>
                </w:rPr>
                <w:t>Khá</w:t>
              </w:r>
            </w:ins>
          </w:p>
        </w:tc>
        <w:tc>
          <w:tcPr>
            <w:tcW w:w="2148" w:type="dxa"/>
            <w:vAlign w:val="center"/>
          </w:tcPr>
          <w:p w14:paraId="017748A2" w14:textId="77777777" w:rsidR="003B7881" w:rsidRPr="00B90FBE" w:rsidRDefault="003B7881" w:rsidP="003B7881">
            <w:pPr>
              <w:spacing w:line="259" w:lineRule="auto"/>
              <w:rPr>
                <w:ins w:id="2682" w:author="LÊ VĂN PA" w:date="2018-03-13T15:54:00Z"/>
                <w:rFonts w:asciiTheme="minorHAnsi" w:eastAsiaTheme="minorHAnsi" w:hAnsiTheme="minorHAnsi" w:cstheme="minorBidi"/>
                <w:sz w:val="32"/>
                <w:szCs w:val="22"/>
                <w:lang w:val="en-US"/>
                <w:rPrChange w:id="2683" w:author="Kai Pa" w:date="2018-05-21T21:31:00Z">
                  <w:rPr>
                    <w:ins w:id="2684" w:author="LÊ VĂN PA" w:date="2018-03-13T15:54:00Z"/>
                  </w:rPr>
                </w:rPrChange>
              </w:rPr>
            </w:pPr>
            <w:ins w:id="2685" w:author="LÊ VĂN PA" w:date="2018-03-13T15:54:00Z">
              <w:r w:rsidRPr="00B90FBE">
                <w:rPr>
                  <w:sz w:val="36"/>
                  <w:rPrChange w:id="2686" w:author="Kai Pa" w:date="2018-05-21T21:31:00Z">
                    <w:rPr/>
                  </w:rPrChange>
                </w:rPr>
                <w:t>Quầy giao dịch, phòng nhân viên</w:t>
              </w:r>
            </w:ins>
          </w:p>
        </w:tc>
        <w:tc>
          <w:tcPr>
            <w:tcW w:w="1542" w:type="dxa"/>
            <w:vAlign w:val="center"/>
          </w:tcPr>
          <w:p w14:paraId="582A13DD" w14:textId="77777777" w:rsidR="003B7881" w:rsidRPr="00B90FBE" w:rsidRDefault="003B7881" w:rsidP="003B7881">
            <w:pPr>
              <w:spacing w:line="259" w:lineRule="auto"/>
              <w:rPr>
                <w:ins w:id="2687" w:author="LÊ VĂN PA" w:date="2018-03-13T15:54:00Z"/>
                <w:rFonts w:asciiTheme="minorHAnsi" w:eastAsiaTheme="minorHAnsi" w:hAnsiTheme="minorHAnsi" w:cstheme="minorBidi"/>
                <w:sz w:val="32"/>
                <w:szCs w:val="22"/>
                <w:lang w:val="en-US"/>
                <w:rPrChange w:id="2688" w:author="Kai Pa" w:date="2018-05-21T21:31:00Z">
                  <w:rPr>
                    <w:ins w:id="2689" w:author="LÊ VĂN PA" w:date="2018-03-13T15:54:00Z"/>
                  </w:rPr>
                </w:rPrChange>
              </w:rPr>
            </w:pPr>
            <w:ins w:id="2690" w:author="LÊ VĂN PA" w:date="2018-03-13T15:54:00Z">
              <w:r w:rsidRPr="00B90FBE">
                <w:rPr>
                  <w:sz w:val="36"/>
                  <w:rPrChange w:id="2691" w:author="Kai Pa" w:date="2018-05-21T21:31:00Z">
                    <w:rPr/>
                  </w:rPrChange>
                </w:rPr>
                <w:t>Có</w:t>
              </w:r>
            </w:ins>
          </w:p>
        </w:tc>
        <w:tc>
          <w:tcPr>
            <w:tcW w:w="1591" w:type="dxa"/>
            <w:vAlign w:val="center"/>
          </w:tcPr>
          <w:p w14:paraId="6148FB26" w14:textId="77777777" w:rsidR="003B7881" w:rsidRPr="00B90FBE" w:rsidRDefault="003B7881" w:rsidP="003B7881">
            <w:pPr>
              <w:spacing w:line="259" w:lineRule="auto"/>
              <w:rPr>
                <w:ins w:id="2692" w:author="LÊ VĂN PA" w:date="2018-03-13T15:54:00Z"/>
                <w:rFonts w:asciiTheme="minorHAnsi" w:eastAsiaTheme="minorHAnsi" w:hAnsiTheme="minorHAnsi" w:cstheme="minorBidi"/>
                <w:sz w:val="32"/>
                <w:szCs w:val="22"/>
                <w:lang w:val="en-US"/>
                <w:rPrChange w:id="2693" w:author="Kai Pa" w:date="2018-05-21T21:31:00Z">
                  <w:rPr>
                    <w:ins w:id="2694" w:author="LÊ VĂN PA" w:date="2018-03-13T15:54:00Z"/>
                  </w:rPr>
                </w:rPrChange>
              </w:rPr>
            </w:pPr>
            <w:ins w:id="2695" w:author="LÊ VĂN PA" w:date="2018-03-13T15:54:00Z">
              <w:r w:rsidRPr="00B90FBE">
                <w:rPr>
                  <w:sz w:val="36"/>
                  <w:rPrChange w:id="2696" w:author="Kai Pa" w:date="2018-05-21T21:31:00Z">
                    <w:rPr/>
                  </w:rPrChange>
                </w:rPr>
                <w:t>Internet</w:t>
              </w:r>
            </w:ins>
          </w:p>
        </w:tc>
      </w:tr>
      <w:tr w:rsidR="003B7881" w:rsidRPr="00B90FBE" w14:paraId="6DA172EE" w14:textId="77777777" w:rsidTr="00F04936">
        <w:trPr>
          <w:trHeight w:val="475"/>
          <w:ins w:id="2697" w:author="LÊ VĂN PA" w:date="2018-03-13T15:54:00Z"/>
        </w:trPr>
        <w:tc>
          <w:tcPr>
            <w:tcW w:w="1673" w:type="dxa"/>
            <w:vAlign w:val="center"/>
          </w:tcPr>
          <w:p w14:paraId="3A3CDC52" w14:textId="77777777" w:rsidR="003B7881" w:rsidRPr="00B90FBE" w:rsidRDefault="003B7881" w:rsidP="003B7881">
            <w:pPr>
              <w:spacing w:line="259" w:lineRule="auto"/>
              <w:rPr>
                <w:ins w:id="2698" w:author="LÊ VĂN PA" w:date="2018-03-13T15:54:00Z"/>
                <w:rFonts w:asciiTheme="minorHAnsi" w:eastAsiaTheme="minorHAnsi" w:hAnsiTheme="minorHAnsi" w:cstheme="minorBidi"/>
                <w:sz w:val="32"/>
                <w:szCs w:val="22"/>
                <w:lang w:val="en-US"/>
                <w:rPrChange w:id="2699" w:author="Kai Pa" w:date="2018-05-21T21:31:00Z">
                  <w:rPr>
                    <w:ins w:id="2700" w:author="LÊ VĂN PA" w:date="2018-03-13T15:54:00Z"/>
                  </w:rPr>
                </w:rPrChange>
              </w:rPr>
            </w:pPr>
            <w:ins w:id="2701" w:author="LÊ VĂN PA" w:date="2018-03-13T15:54:00Z">
              <w:r w:rsidRPr="00B90FBE">
                <w:rPr>
                  <w:sz w:val="36"/>
                  <w:rPrChange w:id="2702" w:author="Kai Pa" w:date="2018-05-21T21:31:00Z">
                    <w:rPr/>
                  </w:rPrChange>
                </w:rPr>
                <w:t>CCTV (Camera)</w:t>
              </w:r>
            </w:ins>
          </w:p>
        </w:tc>
        <w:tc>
          <w:tcPr>
            <w:tcW w:w="1033" w:type="dxa"/>
            <w:vAlign w:val="center"/>
          </w:tcPr>
          <w:p w14:paraId="4BDD0C55" w14:textId="77777777" w:rsidR="003B7881" w:rsidRPr="00B90FBE" w:rsidRDefault="003B7881" w:rsidP="003B7881">
            <w:pPr>
              <w:spacing w:line="259" w:lineRule="auto"/>
              <w:rPr>
                <w:ins w:id="2703" w:author="LÊ VĂN PA" w:date="2018-03-13T15:54:00Z"/>
                <w:rFonts w:asciiTheme="minorHAnsi" w:eastAsiaTheme="minorHAnsi" w:hAnsiTheme="minorHAnsi" w:cstheme="minorBidi"/>
                <w:sz w:val="32"/>
                <w:szCs w:val="22"/>
                <w:lang w:val="en-US"/>
                <w:rPrChange w:id="2704" w:author="Kai Pa" w:date="2018-05-21T21:31:00Z">
                  <w:rPr>
                    <w:ins w:id="2705" w:author="LÊ VĂN PA" w:date="2018-03-13T15:54:00Z"/>
                  </w:rPr>
                </w:rPrChange>
              </w:rPr>
            </w:pPr>
            <w:ins w:id="2706" w:author="LÊ VĂN PA" w:date="2018-03-13T15:54:00Z">
              <w:r w:rsidRPr="00B90FBE">
                <w:rPr>
                  <w:sz w:val="36"/>
                  <w:rPrChange w:id="2707" w:author="Kai Pa" w:date="2018-05-21T21:31:00Z">
                    <w:rPr/>
                  </w:rPrChange>
                </w:rPr>
                <w:t>5</w:t>
              </w:r>
            </w:ins>
          </w:p>
        </w:tc>
        <w:tc>
          <w:tcPr>
            <w:tcW w:w="1363" w:type="dxa"/>
            <w:vAlign w:val="center"/>
          </w:tcPr>
          <w:p w14:paraId="7A2EEAD9" w14:textId="77777777" w:rsidR="003B7881" w:rsidRPr="00B90FBE" w:rsidRDefault="003B7881" w:rsidP="003B7881">
            <w:pPr>
              <w:spacing w:line="259" w:lineRule="auto"/>
              <w:rPr>
                <w:ins w:id="2708" w:author="LÊ VĂN PA" w:date="2018-03-13T15:54:00Z"/>
                <w:rFonts w:asciiTheme="minorHAnsi" w:eastAsiaTheme="minorHAnsi" w:hAnsiTheme="minorHAnsi" w:cstheme="minorBidi"/>
                <w:sz w:val="32"/>
                <w:szCs w:val="22"/>
                <w:lang w:val="en-US"/>
                <w:rPrChange w:id="2709" w:author="Kai Pa" w:date="2018-05-21T21:31:00Z">
                  <w:rPr>
                    <w:ins w:id="2710" w:author="LÊ VĂN PA" w:date="2018-03-13T15:54:00Z"/>
                  </w:rPr>
                </w:rPrChange>
              </w:rPr>
            </w:pPr>
            <w:ins w:id="2711" w:author="LÊ VĂN PA" w:date="2018-03-13T15:54:00Z">
              <w:r w:rsidRPr="00B90FBE">
                <w:rPr>
                  <w:sz w:val="36"/>
                  <w:rPrChange w:id="2712" w:author="Kai Pa" w:date="2018-05-21T21:31:00Z">
                    <w:rPr/>
                  </w:rPrChange>
                </w:rPr>
                <w:t>Cao</w:t>
              </w:r>
            </w:ins>
          </w:p>
        </w:tc>
        <w:tc>
          <w:tcPr>
            <w:tcW w:w="2148" w:type="dxa"/>
            <w:vAlign w:val="center"/>
          </w:tcPr>
          <w:p w14:paraId="74F47C18" w14:textId="77777777" w:rsidR="003B7881" w:rsidRPr="00B90FBE" w:rsidRDefault="003B7881" w:rsidP="003B7881">
            <w:pPr>
              <w:spacing w:line="259" w:lineRule="auto"/>
              <w:rPr>
                <w:ins w:id="2713" w:author="LÊ VĂN PA" w:date="2018-03-13T15:54:00Z"/>
                <w:rFonts w:asciiTheme="minorHAnsi" w:eastAsiaTheme="minorHAnsi" w:hAnsiTheme="minorHAnsi" w:cstheme="minorBidi"/>
                <w:sz w:val="32"/>
                <w:szCs w:val="22"/>
                <w:lang w:val="en-US"/>
                <w:rPrChange w:id="2714" w:author="Kai Pa" w:date="2018-05-21T21:31:00Z">
                  <w:rPr>
                    <w:ins w:id="2715" w:author="LÊ VĂN PA" w:date="2018-03-13T15:54:00Z"/>
                  </w:rPr>
                </w:rPrChange>
              </w:rPr>
            </w:pPr>
            <w:ins w:id="2716" w:author="LÊ VĂN PA" w:date="2018-03-13T15:54:00Z">
              <w:r w:rsidRPr="00B90FBE">
                <w:rPr>
                  <w:sz w:val="36"/>
                  <w:rPrChange w:id="2717" w:author="Kai Pa" w:date="2018-05-21T21:31:00Z">
                    <w:rPr/>
                  </w:rPrChange>
                </w:rPr>
                <w:t>Hành lang</w:t>
              </w:r>
            </w:ins>
          </w:p>
        </w:tc>
        <w:tc>
          <w:tcPr>
            <w:tcW w:w="1542" w:type="dxa"/>
            <w:vAlign w:val="center"/>
          </w:tcPr>
          <w:p w14:paraId="624988E5" w14:textId="77777777" w:rsidR="003B7881" w:rsidRPr="00B90FBE" w:rsidRDefault="003B7881" w:rsidP="003B7881">
            <w:pPr>
              <w:spacing w:line="259" w:lineRule="auto"/>
              <w:rPr>
                <w:ins w:id="2718" w:author="LÊ VĂN PA" w:date="2018-03-13T15:54:00Z"/>
                <w:rFonts w:asciiTheme="minorHAnsi" w:eastAsiaTheme="minorHAnsi" w:hAnsiTheme="minorHAnsi" w:cstheme="minorBidi"/>
                <w:sz w:val="32"/>
                <w:szCs w:val="22"/>
                <w:lang w:val="en-US"/>
                <w:rPrChange w:id="2719" w:author="Kai Pa" w:date="2018-05-21T21:31:00Z">
                  <w:rPr>
                    <w:ins w:id="2720" w:author="LÊ VĂN PA" w:date="2018-03-13T15:54:00Z"/>
                  </w:rPr>
                </w:rPrChange>
              </w:rPr>
            </w:pPr>
            <w:ins w:id="2721" w:author="LÊ VĂN PA" w:date="2018-03-13T15:54:00Z">
              <w:r w:rsidRPr="00B90FBE">
                <w:rPr>
                  <w:sz w:val="36"/>
                  <w:rPrChange w:id="2722" w:author="Kai Pa" w:date="2018-05-21T21:31:00Z">
                    <w:rPr/>
                  </w:rPrChange>
                </w:rPr>
                <w:t>Không</w:t>
              </w:r>
            </w:ins>
          </w:p>
        </w:tc>
        <w:tc>
          <w:tcPr>
            <w:tcW w:w="1591" w:type="dxa"/>
            <w:vAlign w:val="center"/>
          </w:tcPr>
          <w:p w14:paraId="3A15B3DA" w14:textId="77777777" w:rsidR="003B7881" w:rsidRPr="00B90FBE" w:rsidRDefault="003B7881" w:rsidP="003B7881">
            <w:pPr>
              <w:spacing w:line="259" w:lineRule="auto"/>
              <w:rPr>
                <w:ins w:id="2723" w:author="LÊ VĂN PA" w:date="2018-03-13T15:54:00Z"/>
                <w:rFonts w:asciiTheme="minorHAnsi" w:eastAsiaTheme="minorHAnsi" w:hAnsiTheme="minorHAnsi" w:cstheme="minorBidi"/>
                <w:sz w:val="32"/>
                <w:szCs w:val="22"/>
                <w:lang w:val="en-US"/>
                <w:rPrChange w:id="2724" w:author="Kai Pa" w:date="2018-05-21T21:31:00Z">
                  <w:rPr>
                    <w:ins w:id="2725" w:author="LÊ VĂN PA" w:date="2018-03-13T15:54:00Z"/>
                  </w:rPr>
                </w:rPrChange>
              </w:rPr>
            </w:pPr>
          </w:p>
        </w:tc>
      </w:tr>
    </w:tbl>
    <w:p w14:paraId="65C31243" w14:textId="4491D6FB" w:rsidR="003B7881" w:rsidRPr="00B90FBE" w:rsidRDefault="003B7881">
      <w:pPr>
        <w:spacing w:after="0" w:line="276" w:lineRule="auto"/>
        <w:contextualSpacing/>
        <w:rPr>
          <w:ins w:id="2726" w:author="LÊ VĂN PA" w:date="2018-03-13T15:54:00Z"/>
          <w:sz w:val="32"/>
          <w:rPrChange w:id="2727" w:author="Kai Pa" w:date="2018-05-21T21:31:00Z">
            <w:rPr>
              <w:ins w:id="2728" w:author="LÊ VĂN PA" w:date="2018-03-13T15:54:00Z"/>
              <w:rFonts w:ascii="Times New Roman" w:eastAsia="Times New Roman" w:hAnsi="Times New Roman" w:cs="Times New Roman"/>
              <w:sz w:val="28"/>
              <w:lang w:eastAsia="vi-VN"/>
            </w:rPr>
          </w:rPrChange>
        </w:rPr>
        <w:pPrChange w:id="2729" w:author="Windows User" w:date="2018-03-17T20:23:00Z">
          <w:pPr>
            <w:numPr>
              <w:numId w:val="13"/>
            </w:numPr>
            <w:spacing w:after="0" w:line="276" w:lineRule="auto"/>
            <w:ind w:left="1080" w:hanging="360"/>
            <w:contextualSpacing/>
          </w:pPr>
        </w:pPrChange>
      </w:pPr>
      <w:ins w:id="2730" w:author="LÊ VĂN PA" w:date="2018-03-13T15:54:00Z">
        <w:del w:id="2731" w:author="Windows User" w:date="2018-03-17T20:23:00Z">
          <w:r w:rsidRPr="00B90FBE" w:rsidDel="00292E6F">
            <w:rPr>
              <w:sz w:val="32"/>
              <w:rPrChange w:id="2732" w:author="Kai Pa" w:date="2018-05-21T21:31:00Z">
                <w:rPr>
                  <w:rFonts w:ascii="Times New Roman" w:eastAsia="Times New Roman" w:hAnsi="Times New Roman" w:cs="Times New Roman"/>
                  <w:sz w:val="28"/>
                  <w:lang w:eastAsia="vi-VN"/>
                </w:rPr>
              </w:rPrChange>
            </w:rPr>
            <w:delText>Intel Core i7.</w:delText>
          </w:r>
        </w:del>
      </w:ins>
    </w:p>
    <w:p w14:paraId="07A093A6" w14:textId="240B5E0A" w:rsidR="003B7881" w:rsidRPr="00B90FBE" w:rsidRDefault="003B7881" w:rsidP="003B7881">
      <w:pPr>
        <w:numPr>
          <w:ilvl w:val="0"/>
          <w:numId w:val="13"/>
        </w:numPr>
        <w:spacing w:after="0" w:line="276" w:lineRule="auto"/>
        <w:contextualSpacing/>
        <w:rPr>
          <w:ins w:id="2733" w:author="LÊ VĂN PA" w:date="2018-03-13T15:54:00Z"/>
          <w:sz w:val="32"/>
          <w:rPrChange w:id="2734" w:author="Kai Pa" w:date="2018-05-21T21:31:00Z">
            <w:rPr>
              <w:ins w:id="2735" w:author="LÊ VĂN PA" w:date="2018-03-13T15:54:00Z"/>
              <w:rFonts w:ascii="Times New Roman" w:eastAsia="Times New Roman" w:hAnsi="Times New Roman" w:cs="Times New Roman"/>
              <w:sz w:val="28"/>
              <w:lang w:eastAsia="vi-VN"/>
            </w:rPr>
          </w:rPrChange>
        </w:rPr>
      </w:pPr>
      <w:ins w:id="2736" w:author="LÊ VĂN PA" w:date="2018-03-13T15:54:00Z">
        <w:r w:rsidRPr="00B90FBE">
          <w:rPr>
            <w:sz w:val="32"/>
            <w:rPrChange w:id="2737" w:author="Kai Pa" w:date="2018-05-21T21:31:00Z">
              <w:rPr>
                <w:rFonts w:ascii="Times New Roman" w:eastAsia="Times New Roman" w:hAnsi="Times New Roman" w:cs="Times New Roman"/>
                <w:sz w:val="28"/>
                <w:lang w:eastAsia="vi-VN"/>
              </w:rPr>
            </w:rPrChange>
          </w:rPr>
          <w:t>Có sử dụng microphone, loa, màn hình, máy chiếu.</w:t>
        </w:r>
      </w:ins>
    </w:p>
    <w:p w14:paraId="364CEBB9" w14:textId="357D5E95" w:rsidR="003B7881" w:rsidRPr="00B90FBE" w:rsidRDefault="003B7881" w:rsidP="003B7881">
      <w:pPr>
        <w:numPr>
          <w:ilvl w:val="0"/>
          <w:numId w:val="12"/>
        </w:numPr>
        <w:contextualSpacing/>
        <w:rPr>
          <w:ins w:id="2738" w:author="LÊ VĂN PA" w:date="2018-03-13T15:54:00Z"/>
          <w:sz w:val="32"/>
          <w:rPrChange w:id="2739" w:author="Kai Pa" w:date="2018-05-21T21:31:00Z">
            <w:rPr>
              <w:ins w:id="2740" w:author="LÊ VĂN PA" w:date="2018-03-13T15:54:00Z"/>
              <w:rFonts w:ascii="Times New Roman" w:eastAsia="Times New Roman" w:hAnsi="Times New Roman" w:cs="Times New Roman"/>
              <w:sz w:val="28"/>
              <w:szCs w:val="28"/>
            </w:rPr>
          </w:rPrChange>
        </w:rPr>
      </w:pPr>
      <w:ins w:id="2741" w:author="LÊ VĂN PA" w:date="2018-03-13T15:54:00Z">
        <w:r w:rsidRPr="00B90FBE">
          <w:rPr>
            <w:sz w:val="32"/>
            <w:rPrChange w:id="2742" w:author="Kai Pa" w:date="2018-05-21T21:31:00Z">
              <w:rPr>
                <w:rFonts w:ascii="Times New Roman" w:eastAsia="Times New Roman" w:hAnsi="Times New Roman" w:cs="Times New Roman"/>
                <w:sz w:val="28"/>
                <w:szCs w:val="28"/>
              </w:rPr>
            </w:rPrChange>
          </w:rPr>
          <w:t>Phần mềm</w:t>
        </w:r>
      </w:ins>
    </w:p>
    <w:p w14:paraId="3FFBD653" w14:textId="77777777" w:rsidR="003B7881" w:rsidRPr="00B90FBE" w:rsidRDefault="003B7881" w:rsidP="003B7881">
      <w:pPr>
        <w:ind w:left="720"/>
        <w:contextualSpacing/>
        <w:rPr>
          <w:ins w:id="2743" w:author="LÊ VĂN PA" w:date="2018-03-13T15:54:00Z"/>
          <w:sz w:val="32"/>
          <w:rPrChange w:id="2744" w:author="Kai Pa" w:date="2018-05-21T21:31:00Z">
            <w:rPr>
              <w:ins w:id="2745" w:author="LÊ VĂN PA" w:date="2018-03-13T15:54:00Z"/>
              <w:rFonts w:ascii="Times New Roman" w:eastAsia="Times New Roman" w:hAnsi="Times New Roman" w:cs="Times New Roman"/>
              <w:sz w:val="28"/>
              <w:szCs w:val="28"/>
            </w:rPr>
          </w:rPrChange>
        </w:rPr>
      </w:pPr>
    </w:p>
    <w:p w14:paraId="3B59F7E2" w14:textId="77777777" w:rsidR="003B7881" w:rsidRPr="00B90FBE" w:rsidRDefault="003B7881" w:rsidP="003B7881">
      <w:pPr>
        <w:numPr>
          <w:ilvl w:val="0"/>
          <w:numId w:val="14"/>
        </w:numPr>
        <w:contextualSpacing/>
        <w:rPr>
          <w:ins w:id="2746" w:author="LÊ VĂN PA" w:date="2018-03-13T15:54:00Z"/>
          <w:sz w:val="32"/>
          <w:rPrChange w:id="2747" w:author="Kai Pa" w:date="2018-05-21T21:31:00Z">
            <w:rPr>
              <w:ins w:id="2748" w:author="LÊ VĂN PA" w:date="2018-03-13T15:54:00Z"/>
              <w:rFonts w:ascii="Times New Roman" w:eastAsia="Times New Roman" w:hAnsi="Times New Roman" w:cs="Times New Roman"/>
              <w:sz w:val="28"/>
              <w:szCs w:val="28"/>
            </w:rPr>
          </w:rPrChange>
        </w:rPr>
      </w:pPr>
      <w:ins w:id="2749" w:author="LÊ VĂN PA" w:date="2018-03-13T15:54:00Z">
        <w:r w:rsidRPr="00B90FBE">
          <w:rPr>
            <w:sz w:val="32"/>
            <w:rPrChange w:id="2750" w:author="Kai Pa" w:date="2018-05-21T21:31:00Z">
              <w:rPr>
                <w:rFonts w:ascii="Times New Roman" w:eastAsia="Times New Roman" w:hAnsi="Times New Roman" w:cs="Times New Roman"/>
                <w:sz w:val="28"/>
                <w:szCs w:val="28"/>
              </w:rPr>
            </w:rPrChange>
          </w:rPr>
          <w:t>Hệ điều hành Windows 7/10</w:t>
        </w:r>
      </w:ins>
    </w:p>
    <w:p w14:paraId="058768C1" w14:textId="4AE6BB77" w:rsidR="003B7881" w:rsidRPr="00B90FBE" w:rsidRDefault="003B7881" w:rsidP="003B7881">
      <w:pPr>
        <w:numPr>
          <w:ilvl w:val="0"/>
          <w:numId w:val="14"/>
        </w:numPr>
        <w:contextualSpacing/>
        <w:rPr>
          <w:ins w:id="2751" w:author="LÊ VĂN PA" w:date="2018-03-13T15:54:00Z"/>
          <w:sz w:val="32"/>
          <w:rPrChange w:id="2752" w:author="Kai Pa" w:date="2018-05-21T21:31:00Z">
            <w:rPr>
              <w:ins w:id="2753" w:author="LÊ VĂN PA" w:date="2018-03-13T15:54:00Z"/>
              <w:rFonts w:ascii="Times New Roman" w:eastAsia="Times New Roman" w:hAnsi="Times New Roman" w:cs="Times New Roman"/>
              <w:sz w:val="28"/>
              <w:szCs w:val="28"/>
            </w:rPr>
          </w:rPrChange>
        </w:rPr>
      </w:pPr>
      <w:ins w:id="2754" w:author="LÊ VĂN PA" w:date="2018-03-13T15:54:00Z">
        <w:r w:rsidRPr="00B90FBE">
          <w:rPr>
            <w:sz w:val="32"/>
            <w:rPrChange w:id="2755" w:author="Kai Pa" w:date="2018-05-21T21:31:00Z">
              <w:rPr>
                <w:rFonts w:ascii="Times New Roman" w:eastAsia="Times New Roman" w:hAnsi="Times New Roman" w:cs="Times New Roman"/>
                <w:sz w:val="28"/>
                <w:szCs w:val="28"/>
              </w:rPr>
            </w:rPrChange>
          </w:rPr>
          <w:t>Hệ quản trị CSDL SQL server 201</w:t>
        </w:r>
      </w:ins>
      <w:ins w:id="2756" w:author="Kai Pa" w:date="2018-05-08T21:09:00Z">
        <w:r w:rsidR="0087474A" w:rsidRPr="00B90FBE">
          <w:rPr>
            <w:sz w:val="32"/>
            <w:rPrChange w:id="2757" w:author="Kai Pa" w:date="2018-05-21T21:31:00Z">
              <w:rPr/>
            </w:rPrChange>
          </w:rPr>
          <w:t>5</w:t>
        </w:r>
      </w:ins>
      <w:ins w:id="2758" w:author="LÊ VĂN PA" w:date="2018-03-13T15:54:00Z">
        <w:del w:id="2759" w:author="Kai Pa" w:date="2018-05-08T21:09:00Z">
          <w:r w:rsidRPr="00B90FBE" w:rsidDel="0087474A">
            <w:rPr>
              <w:sz w:val="32"/>
              <w:rPrChange w:id="2760" w:author="Kai Pa" w:date="2018-05-21T21:31:00Z">
                <w:rPr>
                  <w:rFonts w:ascii="Times New Roman" w:eastAsia="Times New Roman" w:hAnsi="Times New Roman" w:cs="Times New Roman"/>
                  <w:sz w:val="28"/>
                  <w:szCs w:val="28"/>
                </w:rPr>
              </w:rPrChange>
            </w:rPr>
            <w:delText>4</w:delText>
          </w:r>
        </w:del>
      </w:ins>
    </w:p>
    <w:p w14:paraId="36CA6AD0" w14:textId="77777777" w:rsidR="003B7881" w:rsidRPr="00B90FBE" w:rsidRDefault="003B7881" w:rsidP="003B7881">
      <w:pPr>
        <w:numPr>
          <w:ilvl w:val="0"/>
          <w:numId w:val="14"/>
        </w:numPr>
        <w:contextualSpacing/>
        <w:rPr>
          <w:ins w:id="2761" w:author="LÊ VĂN PA" w:date="2018-03-13T15:54:00Z"/>
          <w:sz w:val="32"/>
          <w:rPrChange w:id="2762" w:author="Kai Pa" w:date="2018-05-21T21:31:00Z">
            <w:rPr>
              <w:ins w:id="2763" w:author="LÊ VĂN PA" w:date="2018-03-13T15:54:00Z"/>
              <w:rFonts w:ascii="Times New Roman" w:eastAsia="Times New Roman" w:hAnsi="Times New Roman" w:cs="Times New Roman"/>
              <w:sz w:val="28"/>
              <w:szCs w:val="28"/>
            </w:rPr>
          </w:rPrChange>
        </w:rPr>
      </w:pPr>
      <w:ins w:id="2764" w:author="LÊ VĂN PA" w:date="2018-03-13T15:54:00Z">
        <w:r w:rsidRPr="00B90FBE">
          <w:rPr>
            <w:sz w:val="32"/>
            <w:rPrChange w:id="2765" w:author="Kai Pa" w:date="2018-05-21T21:31:00Z">
              <w:rPr>
                <w:rFonts w:ascii="Times New Roman" w:eastAsia="Times New Roman" w:hAnsi="Times New Roman" w:cs="Times New Roman"/>
                <w:sz w:val="28"/>
                <w:szCs w:val="28"/>
              </w:rPr>
            </w:rPrChange>
          </w:rPr>
          <w:t>Phần mềm quản lý tiền gửi tiết kiệm, giao dịch khách hàng.</w:t>
        </w:r>
      </w:ins>
    </w:p>
    <w:p w14:paraId="0E7077F8" w14:textId="77777777" w:rsidR="003B7881" w:rsidRPr="00B90FBE" w:rsidRDefault="003B7881" w:rsidP="003B7881">
      <w:pPr>
        <w:ind w:left="1080"/>
        <w:contextualSpacing/>
        <w:rPr>
          <w:ins w:id="2766" w:author="LÊ VĂN PA" w:date="2018-03-13T15:54:00Z"/>
          <w:sz w:val="32"/>
          <w:rPrChange w:id="2767" w:author="Kai Pa" w:date="2018-05-21T21:31:00Z">
            <w:rPr>
              <w:ins w:id="2768" w:author="LÊ VĂN PA" w:date="2018-03-13T15:54:00Z"/>
              <w:rFonts w:ascii="Times New Roman" w:eastAsia="Times New Roman" w:hAnsi="Times New Roman" w:cs="Times New Roman"/>
              <w:sz w:val="28"/>
              <w:szCs w:val="28"/>
            </w:rPr>
          </w:rPrChange>
        </w:rPr>
      </w:pPr>
    </w:p>
    <w:p w14:paraId="0BB726BC" w14:textId="77777777" w:rsidR="003B7881" w:rsidRPr="00B90FBE" w:rsidRDefault="003B7881" w:rsidP="003B7881">
      <w:pPr>
        <w:numPr>
          <w:ilvl w:val="0"/>
          <w:numId w:val="12"/>
        </w:numPr>
        <w:contextualSpacing/>
        <w:rPr>
          <w:ins w:id="2769" w:author="LÊ VĂN PA" w:date="2018-03-13T15:54:00Z"/>
          <w:sz w:val="32"/>
          <w:rPrChange w:id="2770" w:author="Kai Pa" w:date="2018-05-21T21:31:00Z">
            <w:rPr>
              <w:ins w:id="2771" w:author="LÊ VĂN PA" w:date="2018-03-13T15:54:00Z"/>
              <w:rFonts w:ascii="Times New Roman" w:eastAsia="Times New Roman" w:hAnsi="Times New Roman" w:cs="Times New Roman"/>
              <w:sz w:val="28"/>
              <w:szCs w:val="28"/>
            </w:rPr>
          </w:rPrChange>
        </w:rPr>
      </w:pPr>
      <w:ins w:id="2772" w:author="LÊ VĂN PA" w:date="2018-03-13T15:54:00Z">
        <w:r w:rsidRPr="00B90FBE">
          <w:rPr>
            <w:sz w:val="32"/>
            <w:rPrChange w:id="2773" w:author="Kai Pa" w:date="2018-05-21T21:31:00Z">
              <w:rPr>
                <w:rFonts w:ascii="Times New Roman" w:eastAsia="Times New Roman" w:hAnsi="Times New Roman" w:cs="Times New Roman"/>
                <w:sz w:val="28"/>
                <w:szCs w:val="28"/>
              </w:rPr>
            </w:rPrChange>
          </w:rPr>
          <w:lastRenderedPageBreak/>
          <w:t>Con người</w:t>
        </w:r>
      </w:ins>
    </w:p>
    <w:p w14:paraId="0C55B246" w14:textId="77777777" w:rsidR="003B7881" w:rsidRPr="00B90FBE" w:rsidRDefault="003B7881" w:rsidP="003B7881">
      <w:pPr>
        <w:numPr>
          <w:ilvl w:val="0"/>
          <w:numId w:val="15"/>
        </w:numPr>
        <w:spacing w:after="0" w:line="240" w:lineRule="auto"/>
        <w:rPr>
          <w:ins w:id="2774" w:author="LÊ VĂN PA" w:date="2018-03-13T15:54:00Z"/>
          <w:sz w:val="32"/>
          <w:rPrChange w:id="2775" w:author="Kai Pa" w:date="2018-05-21T21:31:00Z">
            <w:rPr>
              <w:ins w:id="2776" w:author="LÊ VĂN PA" w:date="2018-03-13T15:54:00Z"/>
              <w:rFonts w:ascii="Times New Roman" w:eastAsia="Times New Roman" w:hAnsi="Times New Roman" w:cs="Times New Roman"/>
              <w:sz w:val="28"/>
              <w:szCs w:val="28"/>
            </w:rPr>
          </w:rPrChange>
        </w:rPr>
      </w:pPr>
      <w:ins w:id="2777" w:author="LÊ VĂN PA" w:date="2018-03-13T15:54:00Z">
        <w:r w:rsidRPr="00B90FBE">
          <w:rPr>
            <w:sz w:val="32"/>
            <w:rPrChange w:id="2778" w:author="Kai Pa" w:date="2018-05-21T21:31:00Z">
              <w:rPr>
                <w:rFonts w:ascii="Times New Roman" w:eastAsia="Times New Roman" w:hAnsi="Times New Roman" w:cs="Times New Roman"/>
                <w:sz w:val="28"/>
                <w:szCs w:val="28"/>
              </w:rPr>
            </w:rPrChange>
          </w:rPr>
          <w:t>Trình độ học vấn khá, đạo đức tốt. Nắm rõ những kiến thức căn bản về quản lí tiền gửi tiết kiểm và các nghiệp vụ ngân hàng khác, khả năng giao tiếp tốt.</w:t>
        </w:r>
      </w:ins>
    </w:p>
    <w:p w14:paraId="4EA4CED7" w14:textId="77777777" w:rsidR="003B7881" w:rsidRPr="00B90FBE" w:rsidRDefault="003B7881" w:rsidP="003B7881">
      <w:pPr>
        <w:numPr>
          <w:ilvl w:val="0"/>
          <w:numId w:val="15"/>
        </w:numPr>
        <w:spacing w:after="0" w:line="276" w:lineRule="auto"/>
        <w:rPr>
          <w:ins w:id="2779" w:author="LÊ VĂN PA" w:date="2018-03-13T15:54:00Z"/>
          <w:sz w:val="32"/>
          <w:rPrChange w:id="2780" w:author="Kai Pa" w:date="2018-05-21T21:31:00Z">
            <w:rPr>
              <w:ins w:id="2781" w:author="LÊ VĂN PA" w:date="2018-03-13T15:54:00Z"/>
              <w:rFonts w:ascii="Times New Roman" w:eastAsia="Times New Roman" w:hAnsi="Times New Roman" w:cs="Times New Roman"/>
              <w:sz w:val="28"/>
              <w:szCs w:val="28"/>
            </w:rPr>
          </w:rPrChange>
        </w:rPr>
      </w:pPr>
      <w:ins w:id="2782" w:author="LÊ VĂN PA" w:date="2018-03-13T15:54:00Z">
        <w:r w:rsidRPr="00B90FBE">
          <w:rPr>
            <w:sz w:val="32"/>
            <w:rPrChange w:id="2783" w:author="Kai Pa" w:date="2018-05-21T21:31:00Z">
              <w:rPr>
                <w:rFonts w:ascii="Times New Roman" w:eastAsia="Times New Roman" w:hAnsi="Times New Roman" w:cs="Times New Roman"/>
                <w:sz w:val="28"/>
                <w:szCs w:val="28"/>
              </w:rPr>
            </w:rPrChange>
          </w:rPr>
          <w:t>Hiểu biết về tin học căn bản.</w:t>
        </w:r>
      </w:ins>
    </w:p>
    <w:bookmarkEnd w:id="2086"/>
    <w:p w14:paraId="239FFCC7" w14:textId="77777777" w:rsidR="003B7881" w:rsidRPr="00B90FBE" w:rsidRDefault="003B7881" w:rsidP="003B7881">
      <w:pPr>
        <w:ind w:left="720"/>
        <w:contextualSpacing/>
        <w:rPr>
          <w:ins w:id="2784" w:author="LÊ VĂN PA" w:date="2018-03-13T15:54:00Z"/>
          <w:rFonts w:ascii="Times New Roman" w:eastAsia="Times New Roman" w:hAnsi="Times New Roman" w:cs="Times New Roman"/>
          <w:sz w:val="40"/>
          <w:szCs w:val="28"/>
          <w:rPrChange w:id="2785" w:author="Kai Pa" w:date="2018-05-21T21:31:00Z">
            <w:rPr>
              <w:ins w:id="2786" w:author="LÊ VĂN PA" w:date="2018-03-13T15:54:00Z"/>
              <w:rFonts w:ascii="Times New Roman" w:eastAsia="Times New Roman" w:hAnsi="Times New Roman" w:cs="Times New Roman"/>
              <w:sz w:val="28"/>
              <w:szCs w:val="28"/>
            </w:rPr>
          </w:rPrChange>
        </w:rPr>
      </w:pPr>
    </w:p>
    <w:p w14:paraId="1A39A5E1" w14:textId="77777777" w:rsidR="003B7881" w:rsidRPr="00B90FBE" w:rsidRDefault="003B7881">
      <w:pPr>
        <w:rPr>
          <w:sz w:val="32"/>
          <w:rPrChange w:id="2787" w:author="Kai Pa" w:date="2018-05-21T21:31:00Z">
            <w:rPr/>
          </w:rPrChange>
        </w:rPr>
        <w:pPrChange w:id="2788" w:author="Hoan Ng" w:date="2017-03-20T21:39:00Z">
          <w:pPr>
            <w:pStyle w:val="ListParagraph"/>
            <w:numPr>
              <w:numId w:val="1"/>
            </w:numPr>
            <w:ind w:hanging="360"/>
          </w:pPr>
        </w:pPrChange>
      </w:pPr>
    </w:p>
    <w:p w14:paraId="07CB93BF" w14:textId="77777777" w:rsidR="007E56BA" w:rsidRPr="00B90FBE" w:rsidRDefault="007E56BA" w:rsidP="009D0AD2">
      <w:pPr>
        <w:pStyle w:val="Heading1"/>
        <w:rPr>
          <w:b/>
          <w:sz w:val="44"/>
          <w:rPrChange w:id="2789" w:author="Kai Pa" w:date="2018-05-21T21:31:00Z">
            <w:rPr>
              <w:b/>
            </w:rPr>
          </w:rPrChange>
        </w:rPr>
      </w:pPr>
      <w:bookmarkStart w:id="2790" w:name="_Toc514700574"/>
      <w:r w:rsidRPr="00B90FBE">
        <w:rPr>
          <w:b/>
          <w:sz w:val="44"/>
          <w:rPrChange w:id="2791" w:author="Kai Pa" w:date="2018-05-21T21:31:00Z">
            <w:rPr>
              <w:b/>
            </w:rPr>
          </w:rPrChange>
        </w:rPr>
        <w:t>Chương 2: Phân tích</w:t>
      </w:r>
      <w:bookmarkEnd w:id="2790"/>
    </w:p>
    <w:p w14:paraId="27EFAB2E" w14:textId="1BE91716" w:rsidR="007E56BA" w:rsidRPr="00B90FBE" w:rsidRDefault="007E56BA" w:rsidP="009D0AD2">
      <w:pPr>
        <w:pStyle w:val="ListParagraph"/>
        <w:numPr>
          <w:ilvl w:val="0"/>
          <w:numId w:val="3"/>
        </w:numPr>
        <w:outlineLvl w:val="1"/>
        <w:rPr>
          <w:ins w:id="2792" w:author="Hoan Ng" w:date="2017-04-05T14:44:00Z"/>
          <w:rFonts w:asciiTheme="majorHAnsi" w:eastAsiaTheme="majorEastAsia" w:hAnsiTheme="majorHAnsi" w:cstheme="majorBidi"/>
          <w:color w:val="2E74B5" w:themeColor="accent1" w:themeShade="BF"/>
          <w:sz w:val="36"/>
          <w:szCs w:val="26"/>
          <w:u w:val="single"/>
          <w:rPrChange w:id="2793" w:author="Kai Pa" w:date="2018-05-21T21:31:00Z">
            <w:rPr>
              <w:ins w:id="2794" w:author="Hoan Ng" w:date="2017-04-05T14:44:00Z"/>
            </w:rPr>
          </w:rPrChange>
        </w:rPr>
      </w:pPr>
      <w:bookmarkStart w:id="2795" w:name="_Toc514700575"/>
      <w:r w:rsidRPr="00B90FBE">
        <w:rPr>
          <w:rFonts w:asciiTheme="majorHAnsi" w:eastAsiaTheme="majorEastAsia" w:hAnsiTheme="majorHAnsi" w:cstheme="majorBidi"/>
          <w:color w:val="2E74B5" w:themeColor="accent1" w:themeShade="BF"/>
          <w:sz w:val="36"/>
          <w:szCs w:val="26"/>
          <w:u w:val="single"/>
          <w:rPrChange w:id="2796" w:author="Kai Pa" w:date="2018-05-21T21:31:00Z">
            <w:rPr/>
          </w:rPrChange>
        </w:rPr>
        <w:t>Lược đồ phân chức năng</w:t>
      </w:r>
      <w:r w:rsidR="00BC30BA" w:rsidRPr="00B90FBE">
        <w:rPr>
          <w:rFonts w:asciiTheme="majorHAnsi" w:eastAsiaTheme="majorEastAsia" w:hAnsiTheme="majorHAnsi" w:cstheme="majorBidi"/>
          <w:color w:val="2E74B5" w:themeColor="accent1" w:themeShade="BF"/>
          <w:sz w:val="36"/>
          <w:szCs w:val="26"/>
          <w:u w:val="single"/>
          <w:rPrChange w:id="2797" w:author="Kai Pa" w:date="2018-05-21T21:31:00Z">
            <w:rPr/>
          </w:rPrChange>
        </w:rPr>
        <w:t xml:space="preserve"> (FDD)</w:t>
      </w:r>
      <w:bookmarkEnd w:id="2795"/>
    </w:p>
    <w:p w14:paraId="69D07D77" w14:textId="336975B6" w:rsidR="0095052C" w:rsidRPr="00B90FBE" w:rsidRDefault="00FF3EEA">
      <w:pPr>
        <w:pStyle w:val="ListParagraph"/>
        <w:numPr>
          <w:ilvl w:val="1"/>
          <w:numId w:val="3"/>
        </w:numPr>
        <w:rPr>
          <w:ins w:id="2798" w:author="Kai Pa" w:date="2018-05-08T21:12:00Z"/>
          <w:sz w:val="32"/>
          <w:rPrChange w:id="2799" w:author="Kai Pa" w:date="2018-05-21T21:31:00Z">
            <w:rPr>
              <w:ins w:id="2800" w:author="Kai Pa" w:date="2018-05-08T21:12:00Z"/>
            </w:rPr>
          </w:rPrChange>
        </w:rPr>
      </w:pPr>
      <w:ins w:id="2801" w:author="Kai Pa" w:date="2018-05-21T21:25:00Z">
        <w:r w:rsidRPr="00B90FBE">
          <w:rPr>
            <w:noProof/>
            <w:sz w:val="24"/>
            <w:rPrChange w:id="2802" w:author="Kai Pa" w:date="2018-05-21T21:31:00Z">
              <w:rPr>
                <w:noProof/>
              </w:rPr>
            </w:rPrChange>
          </w:rPr>
          <w:drawing>
            <wp:anchor distT="0" distB="0" distL="114300" distR="114300" simplePos="0" relativeHeight="251866112" behindDoc="0" locked="0" layoutInCell="1" allowOverlap="1" wp14:anchorId="082CD258" wp14:editId="27E54977">
              <wp:simplePos x="0" y="0"/>
              <wp:positionH relativeFrom="column">
                <wp:posOffset>350520</wp:posOffset>
              </wp:positionH>
              <wp:positionV relativeFrom="paragraph">
                <wp:posOffset>234950</wp:posOffset>
              </wp:positionV>
              <wp:extent cx="6494780" cy="3651250"/>
              <wp:effectExtent l="0" t="0" r="1270" b="6350"/>
              <wp:wrapThrough wrapText="bothSides">
                <wp:wrapPolygon edited="0">
                  <wp:start x="0" y="0"/>
                  <wp:lineTo x="0" y="21525"/>
                  <wp:lineTo x="21541" y="21525"/>
                  <wp:lineTo x="2154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4780" cy="3651250"/>
                      </a:xfrm>
                      <a:prstGeom prst="rect">
                        <a:avLst/>
                      </a:prstGeom>
                    </pic:spPr>
                  </pic:pic>
                </a:graphicData>
              </a:graphic>
              <wp14:sizeRelH relativeFrom="margin">
                <wp14:pctWidth>0</wp14:pctWidth>
              </wp14:sizeRelH>
              <wp14:sizeRelV relativeFrom="margin">
                <wp14:pctHeight>0</wp14:pctHeight>
              </wp14:sizeRelV>
            </wp:anchor>
          </w:drawing>
        </w:r>
      </w:ins>
      <w:ins w:id="2803" w:author="LÊ VĂN PA" w:date="2018-04-21T19:28:00Z">
        <w:del w:id="2804" w:author="Kai Pa" w:date="2018-05-08T21:12:00Z">
          <w:r w:rsidR="0004528D" w:rsidRPr="00B90FBE" w:rsidDel="0087474A">
            <w:rPr>
              <w:noProof/>
              <w:sz w:val="32"/>
              <w:rPrChange w:id="2805" w:author="Kai Pa" w:date="2018-05-21T21:31:00Z">
                <w:rPr>
                  <w:noProof/>
                </w:rPr>
              </w:rPrChange>
            </w:rPr>
            <w:drawing>
              <wp:anchor distT="0" distB="0" distL="114300" distR="114300" simplePos="0" relativeHeight="251659264" behindDoc="0" locked="0" layoutInCell="1" allowOverlap="1" wp14:anchorId="1D3BF691" wp14:editId="335B0E03">
                <wp:simplePos x="0" y="0"/>
                <wp:positionH relativeFrom="column">
                  <wp:posOffset>346363</wp:posOffset>
                </wp:positionH>
                <wp:positionV relativeFrom="paragraph">
                  <wp:posOffset>182880</wp:posOffset>
                </wp:positionV>
                <wp:extent cx="5943600" cy="3341370"/>
                <wp:effectExtent l="0" t="0" r="0" b="0"/>
                <wp:wrapThrough wrapText="bothSides">
                  <wp:wrapPolygon edited="0">
                    <wp:start x="0" y="0"/>
                    <wp:lineTo x="0" y="21428"/>
                    <wp:lineTo x="21531" y="2142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del>
      </w:ins>
      <w:ins w:id="2806" w:author="Hoan Ng" w:date="2017-04-05T14:44:00Z">
        <w:r w:rsidR="0095052C" w:rsidRPr="00B90FBE">
          <w:rPr>
            <w:sz w:val="32"/>
            <w:rPrChange w:id="2807" w:author="Kai Pa" w:date="2018-05-21T21:31:00Z">
              <w:rPr/>
            </w:rPrChange>
          </w:rPr>
          <w:t>Lược đồ FDD</w:t>
        </w:r>
      </w:ins>
    </w:p>
    <w:p w14:paraId="63046663" w14:textId="749C8363" w:rsidR="0087474A" w:rsidRPr="00B90FBE" w:rsidRDefault="0087474A">
      <w:pPr>
        <w:pStyle w:val="ListParagraph"/>
        <w:ind w:left="1440"/>
        <w:rPr>
          <w:ins w:id="2808" w:author="LÊ VĂN PA" w:date="2018-03-18T19:32:00Z"/>
          <w:sz w:val="32"/>
          <w:rPrChange w:id="2809" w:author="Kai Pa" w:date="2018-05-21T21:31:00Z">
            <w:rPr>
              <w:ins w:id="2810" w:author="LÊ VĂN PA" w:date="2018-03-18T19:32:00Z"/>
            </w:rPr>
          </w:rPrChange>
        </w:rPr>
        <w:pPrChange w:id="2811" w:author="Kai Pa" w:date="2018-05-08T21:12:00Z">
          <w:pPr>
            <w:pStyle w:val="ListParagraph"/>
            <w:numPr>
              <w:ilvl w:val="1"/>
              <w:numId w:val="3"/>
            </w:numPr>
            <w:ind w:left="1440" w:hanging="360"/>
          </w:pPr>
        </w:pPrChange>
      </w:pPr>
    </w:p>
    <w:p w14:paraId="72F4DA54" w14:textId="77CAFE94" w:rsidR="000205E8" w:rsidRPr="00B90FBE" w:rsidRDefault="0087474A">
      <w:pPr>
        <w:pStyle w:val="ListParagraph"/>
        <w:ind w:left="1440"/>
        <w:rPr>
          <w:ins w:id="2812" w:author="Kai Pa" w:date="2018-05-18T22:25:00Z"/>
          <w:sz w:val="32"/>
          <w:rPrChange w:id="2813" w:author="Kai Pa" w:date="2018-05-21T21:31:00Z">
            <w:rPr>
              <w:ins w:id="2814" w:author="Kai Pa" w:date="2018-05-18T22:25:00Z"/>
              <w:sz w:val="28"/>
            </w:rPr>
          </w:rPrChange>
        </w:rPr>
        <w:pPrChange w:id="2815" w:author="LÊ VĂN PA" w:date="2018-03-18T19:32:00Z">
          <w:pPr>
            <w:pStyle w:val="ListParagraph"/>
            <w:numPr>
              <w:numId w:val="3"/>
            </w:numPr>
            <w:ind w:hanging="360"/>
          </w:pPr>
        </w:pPrChange>
      </w:pPr>
      <w:ins w:id="2816" w:author="Kai Pa" w:date="2018-05-08T21:14:00Z">
        <w:r w:rsidRPr="00B90FBE">
          <w:rPr>
            <w:sz w:val="32"/>
            <w:rPrChange w:id="2817" w:author="Kai Pa" w:date="2018-05-21T21:31:00Z">
              <w:rPr/>
            </w:rPrChange>
          </w:rPr>
          <w:t>Tổng cộ</w:t>
        </w:r>
        <w:r w:rsidR="00F373A6" w:rsidRPr="00B90FBE">
          <w:rPr>
            <w:sz w:val="32"/>
            <w:rPrChange w:id="2818" w:author="Kai Pa" w:date="2018-05-21T21:31:00Z">
              <w:rPr>
                <w:sz w:val="28"/>
              </w:rPr>
            </w:rPrChange>
          </w:rPr>
          <w:t>ng có 10</w:t>
        </w:r>
        <w:r w:rsidRPr="00B90FBE">
          <w:rPr>
            <w:sz w:val="32"/>
            <w:rPrChange w:id="2819" w:author="Kai Pa" w:date="2018-05-21T21:31:00Z">
              <w:rPr/>
            </w:rPrChange>
          </w:rPr>
          <w:t xml:space="preserve"> chức năng</w:t>
        </w:r>
      </w:ins>
    </w:p>
    <w:p w14:paraId="46C6F7E9" w14:textId="77777777" w:rsidR="00A76313" w:rsidRPr="00B90FBE" w:rsidRDefault="00A76313">
      <w:pPr>
        <w:pStyle w:val="ListParagraph"/>
        <w:ind w:left="1440"/>
        <w:rPr>
          <w:ins w:id="2820" w:author="Hoan Ng" w:date="2017-04-05T14:44:00Z"/>
          <w:sz w:val="32"/>
          <w:rPrChange w:id="2821" w:author="Kai Pa" w:date="2018-05-21T21:31:00Z">
            <w:rPr>
              <w:ins w:id="2822" w:author="Hoan Ng" w:date="2017-04-05T14:44:00Z"/>
            </w:rPr>
          </w:rPrChange>
        </w:rPr>
        <w:pPrChange w:id="2823" w:author="LÊ VĂN PA" w:date="2018-03-18T19:32:00Z">
          <w:pPr>
            <w:pStyle w:val="ListParagraph"/>
            <w:numPr>
              <w:numId w:val="3"/>
            </w:numPr>
            <w:ind w:hanging="360"/>
          </w:pPr>
        </w:pPrChange>
      </w:pPr>
    </w:p>
    <w:p w14:paraId="2973898A" w14:textId="3C83B4E6" w:rsidR="0095052C" w:rsidRPr="00B90FBE" w:rsidRDefault="0095052C">
      <w:pPr>
        <w:pStyle w:val="ListParagraph"/>
        <w:numPr>
          <w:ilvl w:val="1"/>
          <w:numId w:val="3"/>
        </w:numPr>
        <w:rPr>
          <w:ins w:id="2824" w:author="LÊ VĂN PA" w:date="2018-04-20T22:44:00Z"/>
          <w:sz w:val="32"/>
          <w:rPrChange w:id="2825" w:author="Kai Pa" w:date="2018-05-21T21:31:00Z">
            <w:rPr>
              <w:ins w:id="2826" w:author="LÊ VĂN PA" w:date="2018-04-20T22:44:00Z"/>
            </w:rPr>
          </w:rPrChange>
        </w:rPr>
      </w:pPr>
      <w:ins w:id="2827" w:author="Hoan Ng" w:date="2017-04-05T14:44:00Z">
        <w:del w:id="2828" w:author="LÊ VĂN PA" w:date="2018-04-21T19:28:00Z">
          <w:r w:rsidRPr="00B90FBE" w:rsidDel="0004528D">
            <w:rPr>
              <w:sz w:val="32"/>
              <w:rPrChange w:id="2829" w:author="Kai Pa" w:date="2018-05-21T21:31:00Z">
                <w:rPr/>
              </w:rPrChange>
            </w:rPr>
            <w:delText xml:space="preserve">Bảng </w:delText>
          </w:r>
        </w:del>
      </w:ins>
      <w:ins w:id="2830" w:author="LÊ VĂN PA" w:date="2018-04-21T19:28:00Z">
        <w:r w:rsidR="0004528D" w:rsidRPr="00B90FBE">
          <w:rPr>
            <w:sz w:val="32"/>
            <w:rPrChange w:id="2831" w:author="Kai Pa" w:date="2018-05-21T21:31:00Z">
              <w:rPr/>
            </w:rPrChange>
          </w:rPr>
          <w:t>G</w:t>
        </w:r>
      </w:ins>
      <w:ins w:id="2832" w:author="Hoan Ng" w:date="2017-04-05T14:44:00Z">
        <w:del w:id="2833" w:author="LÊ VĂN PA" w:date="2018-04-21T19:28:00Z">
          <w:r w:rsidRPr="00B90FBE" w:rsidDel="0004528D">
            <w:rPr>
              <w:sz w:val="32"/>
              <w:rPrChange w:id="2834" w:author="Kai Pa" w:date="2018-05-21T21:31:00Z">
                <w:rPr/>
              </w:rPrChange>
            </w:rPr>
            <w:delText>g</w:delText>
          </w:r>
        </w:del>
        <w:r w:rsidRPr="00B90FBE">
          <w:rPr>
            <w:sz w:val="32"/>
            <w:rPrChange w:id="2835" w:author="Kai Pa" w:date="2018-05-21T21:31:00Z">
              <w:rPr/>
            </w:rPrChange>
          </w:rPr>
          <w:t>iải thích/mô tả các chức năng</w:t>
        </w:r>
      </w:ins>
    </w:p>
    <w:p w14:paraId="5DBCD7DA" w14:textId="77777777" w:rsidR="00F04936" w:rsidRPr="00B90FBE" w:rsidRDefault="00F04936">
      <w:pPr>
        <w:pStyle w:val="ListParagraph"/>
        <w:rPr>
          <w:ins w:id="2836" w:author="LÊ VĂN PA" w:date="2018-04-20T22:44:00Z"/>
          <w:sz w:val="32"/>
          <w:rPrChange w:id="2837" w:author="Kai Pa" w:date="2018-05-21T21:31:00Z">
            <w:rPr>
              <w:ins w:id="2838" w:author="LÊ VĂN PA" w:date="2018-04-20T22:44:00Z"/>
            </w:rPr>
          </w:rPrChange>
        </w:rPr>
        <w:pPrChange w:id="2839" w:author="LÊ VĂN PA" w:date="2018-04-20T22:44:00Z">
          <w:pPr>
            <w:pStyle w:val="ListParagraph"/>
            <w:numPr>
              <w:ilvl w:val="1"/>
              <w:numId w:val="3"/>
            </w:numPr>
            <w:ind w:left="1440" w:hanging="360"/>
          </w:pPr>
        </w:pPrChange>
      </w:pPr>
    </w:p>
    <w:p w14:paraId="48E6EA71" w14:textId="04B6F79E" w:rsidR="00F04936" w:rsidRPr="00B90FBE" w:rsidRDefault="00F04936" w:rsidP="00F04936">
      <w:pPr>
        <w:pStyle w:val="ListParagraph"/>
        <w:numPr>
          <w:ilvl w:val="0"/>
          <w:numId w:val="18"/>
        </w:numPr>
        <w:rPr>
          <w:ins w:id="2840" w:author="LÊ VĂN PA" w:date="2018-04-20T22:46:00Z"/>
          <w:sz w:val="32"/>
          <w:rPrChange w:id="2841" w:author="Kai Pa" w:date="2018-05-21T21:31:00Z">
            <w:rPr>
              <w:ins w:id="2842" w:author="LÊ VĂN PA" w:date="2018-04-20T22:46:00Z"/>
            </w:rPr>
          </w:rPrChange>
        </w:rPr>
      </w:pPr>
      <w:ins w:id="2843" w:author="LÊ VĂN PA" w:date="2018-04-20T22:44:00Z">
        <w:r w:rsidRPr="00B90FBE">
          <w:rPr>
            <w:sz w:val="32"/>
            <w:rPrChange w:id="2844" w:author="Kai Pa" w:date="2018-05-21T21:31:00Z">
              <w:rPr/>
            </w:rPrChange>
          </w:rPr>
          <w:t xml:space="preserve">Mở sổ: mở </w:t>
        </w:r>
        <w:del w:id="2845" w:author="Kai Pa" w:date="2018-05-15T21:31:00Z">
          <w:r w:rsidRPr="00B90FBE" w:rsidDel="003034AE">
            <w:rPr>
              <w:sz w:val="32"/>
              <w:rPrChange w:id="2846" w:author="Kai Pa" w:date="2018-05-21T21:31:00Z">
                <w:rPr/>
              </w:rPrChange>
            </w:rPr>
            <w:delText>stk</w:delText>
          </w:r>
        </w:del>
      </w:ins>
      <w:ins w:id="2847" w:author="Kai Pa" w:date="2018-05-15T21:31:00Z">
        <w:r w:rsidR="003034AE" w:rsidRPr="00B90FBE">
          <w:rPr>
            <w:sz w:val="32"/>
            <w:rPrChange w:id="2848" w:author="Kai Pa" w:date="2018-05-21T21:31:00Z">
              <w:rPr/>
            </w:rPrChange>
          </w:rPr>
          <w:t>STK</w:t>
        </w:r>
      </w:ins>
      <w:ins w:id="2849" w:author="LÊ VĂN PA" w:date="2018-04-20T22:44:00Z">
        <w:r w:rsidRPr="00B90FBE">
          <w:rPr>
            <w:sz w:val="32"/>
            <w:rPrChange w:id="2850" w:author="Kai Pa" w:date="2018-05-21T21:31:00Z">
              <w:rPr/>
            </w:rPrChange>
          </w:rPr>
          <w:t xml:space="preserve"> cho khách hàng đến mở sổ hoặc l</w:t>
        </w:r>
      </w:ins>
      <w:ins w:id="2851" w:author="LÊ VĂN PA" w:date="2018-04-20T22:45:00Z">
        <w:r w:rsidRPr="00B90FBE">
          <w:rPr>
            <w:sz w:val="32"/>
            <w:rPrChange w:id="2852" w:author="Kai Pa" w:date="2018-05-21T21:31:00Z">
              <w:rPr/>
            </w:rPrChange>
          </w:rPr>
          <w:t>ần đầu gửi tiền tiết kiệm</w:t>
        </w:r>
      </w:ins>
    </w:p>
    <w:p w14:paraId="1FE931F5" w14:textId="4EB1F0A5" w:rsidR="00F04936" w:rsidRPr="00B90FBE" w:rsidRDefault="00F04936" w:rsidP="00F04936">
      <w:pPr>
        <w:pStyle w:val="ListParagraph"/>
        <w:numPr>
          <w:ilvl w:val="0"/>
          <w:numId w:val="18"/>
        </w:numPr>
        <w:rPr>
          <w:ins w:id="2853" w:author="LÊ VĂN PA" w:date="2018-04-20T22:45:00Z"/>
          <w:sz w:val="32"/>
          <w:rPrChange w:id="2854" w:author="Kai Pa" w:date="2018-05-21T21:31:00Z">
            <w:rPr>
              <w:ins w:id="2855" w:author="LÊ VĂN PA" w:date="2018-04-20T22:45:00Z"/>
            </w:rPr>
          </w:rPrChange>
        </w:rPr>
      </w:pPr>
      <w:ins w:id="2856" w:author="LÊ VĂN PA" w:date="2018-04-20T22:46:00Z">
        <w:r w:rsidRPr="00B90FBE">
          <w:rPr>
            <w:sz w:val="32"/>
            <w:rPrChange w:id="2857" w:author="Kai Pa" w:date="2018-05-21T21:31:00Z">
              <w:rPr/>
            </w:rPrChange>
          </w:rPr>
          <w:t>Gửi tiền: khi khách hàng muốn gửi tiền</w:t>
        </w:r>
      </w:ins>
      <w:ins w:id="2858" w:author="Kai Pa" w:date="2018-05-15T21:31:00Z">
        <w:r w:rsidR="003034AE" w:rsidRPr="00B90FBE">
          <w:rPr>
            <w:sz w:val="32"/>
            <w:rPrChange w:id="2859" w:author="Kai Pa" w:date="2018-05-21T21:31:00Z">
              <w:rPr/>
            </w:rPrChange>
          </w:rPr>
          <w:t xml:space="preserve"> vào sổ</w:t>
        </w:r>
      </w:ins>
      <w:ins w:id="2860" w:author="LÊ VĂN PA" w:date="2018-04-20T22:46:00Z">
        <w:r w:rsidRPr="00B90FBE">
          <w:rPr>
            <w:sz w:val="32"/>
            <w:rPrChange w:id="2861" w:author="Kai Pa" w:date="2018-05-21T21:31:00Z">
              <w:rPr/>
            </w:rPrChange>
          </w:rPr>
          <w:t xml:space="preserve"> tiết kiệm</w:t>
        </w:r>
      </w:ins>
      <w:ins w:id="2862" w:author="Kai Pa" w:date="2018-05-15T21:31:00Z">
        <w:r w:rsidR="003034AE" w:rsidRPr="00B90FBE">
          <w:rPr>
            <w:sz w:val="32"/>
            <w:rPrChange w:id="2863" w:author="Kai Pa" w:date="2018-05-21T21:31:00Z">
              <w:rPr/>
            </w:rPrChange>
          </w:rPr>
          <w:t>. Yêu cầu phải mở sổ rồi mới được nạp tiền</w:t>
        </w:r>
      </w:ins>
    </w:p>
    <w:p w14:paraId="3977B000" w14:textId="030FB4DE" w:rsidR="00F04936" w:rsidRPr="00B90FBE" w:rsidRDefault="00F04936" w:rsidP="00F04936">
      <w:pPr>
        <w:pStyle w:val="ListParagraph"/>
        <w:numPr>
          <w:ilvl w:val="0"/>
          <w:numId w:val="18"/>
        </w:numPr>
        <w:rPr>
          <w:ins w:id="2864" w:author="LÊ VĂN PA" w:date="2018-04-20T22:47:00Z"/>
          <w:sz w:val="32"/>
          <w:rPrChange w:id="2865" w:author="Kai Pa" w:date="2018-05-21T21:31:00Z">
            <w:rPr>
              <w:ins w:id="2866" w:author="LÊ VĂN PA" w:date="2018-04-20T22:47:00Z"/>
            </w:rPr>
          </w:rPrChange>
        </w:rPr>
      </w:pPr>
      <w:ins w:id="2867" w:author="LÊ VĂN PA" w:date="2018-04-20T22:46:00Z">
        <w:r w:rsidRPr="00B90FBE">
          <w:rPr>
            <w:sz w:val="32"/>
            <w:rPrChange w:id="2868" w:author="Kai Pa" w:date="2018-05-21T21:31:00Z">
              <w:rPr/>
            </w:rPrChange>
          </w:rPr>
          <w:t xml:space="preserve">Rút tiền: </w:t>
        </w:r>
      </w:ins>
      <w:ins w:id="2869" w:author="LÊ VĂN PA" w:date="2018-04-20T22:47:00Z">
        <w:r w:rsidRPr="00B90FBE">
          <w:rPr>
            <w:sz w:val="32"/>
            <w:rPrChange w:id="2870" w:author="Kai Pa" w:date="2018-05-21T21:31:00Z">
              <w:rPr/>
            </w:rPrChange>
          </w:rPr>
          <w:t>khi khách hàng muốn rút số tiền lãi và gốc.</w:t>
        </w:r>
        <w:del w:id="2871" w:author="Kai Pa" w:date="2018-05-15T21:31:00Z">
          <w:r w:rsidRPr="00B90FBE" w:rsidDel="003034AE">
            <w:rPr>
              <w:sz w:val="32"/>
              <w:rPrChange w:id="2872" w:author="Kai Pa" w:date="2018-05-21T21:31:00Z">
                <w:rPr/>
              </w:rPrChange>
            </w:rPr>
            <w:delText xml:space="preserve"> Có 3 loại:</w:delText>
          </w:r>
        </w:del>
      </w:ins>
    </w:p>
    <w:p w14:paraId="15D54FA6" w14:textId="1B72DC46" w:rsidR="00F04936" w:rsidRPr="00B90FBE" w:rsidDel="003034AE" w:rsidRDefault="00F04936" w:rsidP="00F04936">
      <w:pPr>
        <w:pStyle w:val="ListParagraph"/>
        <w:rPr>
          <w:ins w:id="2873" w:author="LÊ VĂN PA" w:date="2018-04-20T22:48:00Z"/>
          <w:del w:id="2874" w:author="Kai Pa" w:date="2018-05-15T21:31:00Z"/>
          <w:sz w:val="32"/>
          <w:rPrChange w:id="2875" w:author="Kai Pa" w:date="2018-05-21T21:31:00Z">
            <w:rPr>
              <w:ins w:id="2876" w:author="LÊ VĂN PA" w:date="2018-04-20T22:48:00Z"/>
              <w:del w:id="2877" w:author="Kai Pa" w:date="2018-05-15T21:31:00Z"/>
            </w:rPr>
          </w:rPrChange>
        </w:rPr>
      </w:pPr>
      <w:ins w:id="2878" w:author="LÊ VĂN PA" w:date="2018-04-20T22:47:00Z">
        <w:del w:id="2879" w:author="Kai Pa" w:date="2018-05-15T21:31:00Z">
          <w:r w:rsidRPr="00B90FBE" w:rsidDel="003034AE">
            <w:rPr>
              <w:sz w:val="32"/>
              <w:rPrChange w:id="2880" w:author="Kai Pa" w:date="2018-05-21T21:31:00Z">
                <w:rPr/>
              </w:rPrChange>
            </w:rPr>
            <w:delText xml:space="preserve">+ Rút hoàn toàn: </w:delText>
          </w:r>
        </w:del>
      </w:ins>
      <w:ins w:id="2881" w:author="LÊ VĂN PA" w:date="2018-04-20T22:48:00Z">
        <w:del w:id="2882" w:author="Kai Pa" w:date="2018-05-15T21:31:00Z">
          <w:r w:rsidRPr="00B90FBE" w:rsidDel="003034AE">
            <w:rPr>
              <w:sz w:val="32"/>
              <w:rPrChange w:id="2883" w:author="Kai Pa" w:date="2018-05-21T21:31:00Z">
                <w:rPr/>
              </w:rPrChange>
            </w:rPr>
            <w:delText>rút hết toàn bộ số dư</w:delText>
          </w:r>
        </w:del>
      </w:ins>
    </w:p>
    <w:p w14:paraId="7584A772" w14:textId="09E7FBE4" w:rsidR="00F04936" w:rsidRPr="00B90FBE" w:rsidDel="003034AE" w:rsidRDefault="00F04936" w:rsidP="00F04936">
      <w:pPr>
        <w:pStyle w:val="ListParagraph"/>
        <w:rPr>
          <w:ins w:id="2884" w:author="LÊ VĂN PA" w:date="2018-04-20T22:49:00Z"/>
          <w:del w:id="2885" w:author="Kai Pa" w:date="2018-05-15T21:31:00Z"/>
          <w:sz w:val="32"/>
          <w:rPrChange w:id="2886" w:author="Kai Pa" w:date="2018-05-21T21:31:00Z">
            <w:rPr>
              <w:ins w:id="2887" w:author="LÊ VĂN PA" w:date="2018-04-20T22:49:00Z"/>
              <w:del w:id="2888" w:author="Kai Pa" w:date="2018-05-15T21:31:00Z"/>
            </w:rPr>
          </w:rPrChange>
        </w:rPr>
      </w:pPr>
      <w:ins w:id="2889" w:author="LÊ VĂN PA" w:date="2018-04-20T22:48:00Z">
        <w:del w:id="2890" w:author="Kai Pa" w:date="2018-05-15T21:31:00Z">
          <w:r w:rsidRPr="00B90FBE" w:rsidDel="003034AE">
            <w:rPr>
              <w:sz w:val="32"/>
              <w:rPrChange w:id="2891" w:author="Kai Pa" w:date="2018-05-21T21:31:00Z">
                <w:rPr/>
              </w:rPrChange>
            </w:rPr>
            <w:delText>+ Rút gửi lại đúng số tiền và định kỳ: rút toàn bộ số dư và gửi lại đúng với số tiền gốc</w:delText>
          </w:r>
        </w:del>
      </w:ins>
      <w:ins w:id="2892" w:author="LÊ VĂN PA" w:date="2018-04-20T22:49:00Z">
        <w:del w:id="2893" w:author="Kai Pa" w:date="2018-05-15T21:31:00Z">
          <w:r w:rsidRPr="00B90FBE" w:rsidDel="003034AE">
            <w:rPr>
              <w:sz w:val="32"/>
              <w:rPrChange w:id="2894" w:author="Kai Pa" w:date="2018-05-21T21:31:00Z">
                <w:rPr/>
              </w:rPrChange>
            </w:rPr>
            <w:delText>. thường dùng cho khách hàng muốn gửi tiết kiệm thêm 1 định kỳ nữa giống như cũ</w:delText>
          </w:r>
        </w:del>
      </w:ins>
    </w:p>
    <w:p w14:paraId="44D50C6A" w14:textId="5EF19D4A" w:rsidR="00F04936" w:rsidRPr="00B90FBE" w:rsidDel="003034AE" w:rsidRDefault="00F04936" w:rsidP="00F04936">
      <w:pPr>
        <w:pStyle w:val="ListParagraph"/>
        <w:rPr>
          <w:ins w:id="2895" w:author="LÊ VĂN PA" w:date="2018-04-20T22:51:00Z"/>
          <w:del w:id="2896" w:author="Kai Pa" w:date="2018-05-15T21:31:00Z"/>
          <w:sz w:val="32"/>
          <w:rPrChange w:id="2897" w:author="Kai Pa" w:date="2018-05-21T21:31:00Z">
            <w:rPr>
              <w:ins w:id="2898" w:author="LÊ VĂN PA" w:date="2018-04-20T22:51:00Z"/>
              <w:del w:id="2899" w:author="Kai Pa" w:date="2018-05-15T21:31:00Z"/>
            </w:rPr>
          </w:rPrChange>
        </w:rPr>
      </w:pPr>
      <w:ins w:id="2900" w:author="LÊ VĂN PA" w:date="2018-04-20T22:50:00Z">
        <w:del w:id="2901" w:author="Kai Pa" w:date="2018-05-15T21:31:00Z">
          <w:r w:rsidRPr="00B90FBE" w:rsidDel="003034AE">
            <w:rPr>
              <w:sz w:val="32"/>
              <w:rPrChange w:id="2902" w:author="Kai Pa" w:date="2018-05-21T21:31:00Z">
                <w:rPr/>
              </w:rPrChange>
            </w:rPr>
            <w:delText>+ Rút gửi lại khác số tiền: Rút toàn bộ số dư và gửi lại một số tiền nào đó, chọn lại định kỳ và cập nhật ngày đáo hạn</w:delText>
          </w:r>
        </w:del>
      </w:ins>
    </w:p>
    <w:p w14:paraId="720CD7CF" w14:textId="222130DE" w:rsidR="00F04936" w:rsidRPr="00B90FBE" w:rsidRDefault="00E6446B" w:rsidP="00E6446B">
      <w:pPr>
        <w:pStyle w:val="ListParagraph"/>
        <w:numPr>
          <w:ilvl w:val="0"/>
          <w:numId w:val="18"/>
        </w:numPr>
        <w:rPr>
          <w:ins w:id="2903" w:author="LÊ VĂN PA" w:date="2018-04-20T22:51:00Z"/>
          <w:sz w:val="32"/>
          <w:rPrChange w:id="2904" w:author="Kai Pa" w:date="2018-05-21T21:31:00Z">
            <w:rPr>
              <w:ins w:id="2905" w:author="LÊ VĂN PA" w:date="2018-04-20T22:51:00Z"/>
            </w:rPr>
          </w:rPrChange>
        </w:rPr>
      </w:pPr>
      <w:ins w:id="2906" w:author="LÊ VĂN PA" w:date="2018-04-20T22:51:00Z">
        <w:r w:rsidRPr="00B90FBE">
          <w:rPr>
            <w:sz w:val="32"/>
            <w:rPrChange w:id="2907" w:author="Kai Pa" w:date="2018-05-21T21:31:00Z">
              <w:rPr/>
            </w:rPrChange>
          </w:rPr>
          <w:t xml:space="preserve">Rút lãi: tính toán lãi suất và rút số tiền </w:t>
        </w:r>
      </w:ins>
      <w:ins w:id="2908" w:author="LÊ VĂN PA" w:date="2018-04-20T22:54:00Z">
        <w:r w:rsidRPr="00B90FBE">
          <w:rPr>
            <w:sz w:val="32"/>
            <w:rPrChange w:id="2909" w:author="Kai Pa" w:date="2018-05-21T21:31:00Z">
              <w:rPr/>
            </w:rPrChange>
          </w:rPr>
          <w:t>lãi</w:t>
        </w:r>
      </w:ins>
      <w:ins w:id="2910" w:author="LÊ VĂN PA" w:date="2018-04-20T22:51:00Z">
        <w:r w:rsidRPr="00B90FBE">
          <w:rPr>
            <w:sz w:val="32"/>
            <w:rPrChange w:id="2911" w:author="Kai Pa" w:date="2018-05-21T21:31:00Z">
              <w:rPr/>
            </w:rPrChange>
          </w:rPr>
          <w:t>, để lại tiền gốc</w:t>
        </w:r>
      </w:ins>
    </w:p>
    <w:p w14:paraId="0326D02E" w14:textId="66D9A0E3" w:rsidR="00E6446B" w:rsidRPr="00B90FBE" w:rsidRDefault="00E6446B" w:rsidP="00E6446B">
      <w:pPr>
        <w:pStyle w:val="ListParagraph"/>
        <w:numPr>
          <w:ilvl w:val="0"/>
          <w:numId w:val="18"/>
        </w:numPr>
        <w:rPr>
          <w:ins w:id="2912" w:author="LÊ VĂN PA" w:date="2018-04-20T22:53:00Z"/>
          <w:sz w:val="32"/>
          <w:rPrChange w:id="2913" w:author="Kai Pa" w:date="2018-05-21T21:31:00Z">
            <w:rPr>
              <w:ins w:id="2914" w:author="LÊ VĂN PA" w:date="2018-04-20T22:53:00Z"/>
            </w:rPr>
          </w:rPrChange>
        </w:rPr>
      </w:pPr>
      <w:ins w:id="2915" w:author="LÊ VĂN PA" w:date="2018-04-20T22:52:00Z">
        <w:r w:rsidRPr="00B90FBE">
          <w:rPr>
            <w:sz w:val="32"/>
            <w:rPrChange w:id="2916" w:author="Kai Pa" w:date="2018-05-21T21:31:00Z">
              <w:rPr/>
            </w:rPrChange>
          </w:rPr>
          <w:t>Tra cứu STK: nhân v</w:t>
        </w:r>
        <w:r w:rsidRPr="00B90FBE">
          <w:rPr>
            <w:sz w:val="32"/>
            <w:rPrChange w:id="2917" w:author="Kai Pa" w:date="2018-05-21T21:31:00Z">
              <w:rPr>
                <w:lang w:val="fr-FR"/>
              </w:rPr>
            </w:rPrChange>
          </w:rPr>
          <w:t>iên tra cứu th</w:t>
        </w:r>
        <w:r w:rsidRPr="00B90FBE">
          <w:rPr>
            <w:sz w:val="32"/>
            <w:rPrChange w:id="2918" w:author="Kai Pa" w:date="2018-05-21T21:31:00Z">
              <w:rPr/>
            </w:rPrChange>
          </w:rPr>
          <w:t>ô</w:t>
        </w:r>
        <w:r w:rsidRPr="00B90FBE">
          <w:rPr>
            <w:sz w:val="32"/>
            <w:rPrChange w:id="2919" w:author="Kai Pa" w:date="2018-05-21T21:31:00Z">
              <w:rPr>
                <w:lang w:val="fr-FR"/>
              </w:rPr>
            </w:rPrChange>
          </w:rPr>
          <w:t>ng</w:t>
        </w:r>
        <w:r w:rsidRPr="00B90FBE">
          <w:rPr>
            <w:sz w:val="32"/>
            <w:rPrChange w:id="2920" w:author="Kai Pa" w:date="2018-05-21T21:31:00Z">
              <w:rPr/>
            </w:rPrChange>
          </w:rPr>
          <w:t xml:space="preserve"> t</w:t>
        </w:r>
        <w:r w:rsidRPr="00B90FBE">
          <w:rPr>
            <w:sz w:val="32"/>
            <w:rPrChange w:id="2921" w:author="Kai Pa" w:date="2018-05-21T21:31:00Z">
              <w:rPr>
                <w:lang w:val="fr-FR"/>
              </w:rPr>
            </w:rPrChange>
          </w:rPr>
          <w:t>i</w:t>
        </w:r>
        <w:r w:rsidRPr="00B90FBE">
          <w:rPr>
            <w:sz w:val="32"/>
            <w:rPrChange w:id="2922" w:author="Kai Pa" w:date="2018-05-21T21:31:00Z">
              <w:rPr/>
            </w:rPrChange>
          </w:rPr>
          <w:t xml:space="preserve">n STK bằng cách nhập vào số CMND của khách hàng, </w:t>
        </w:r>
      </w:ins>
      <w:ins w:id="2923" w:author="LÊ VĂN PA" w:date="2018-04-20T22:53:00Z">
        <w:r w:rsidRPr="00B90FBE">
          <w:rPr>
            <w:sz w:val="32"/>
            <w:rPrChange w:id="2924" w:author="Kai Pa" w:date="2018-05-21T21:31:00Z">
              <w:rPr/>
            </w:rPrChange>
          </w:rPr>
          <w:t>có thể cập nhật lại thông tin sau đó</w:t>
        </w:r>
      </w:ins>
    </w:p>
    <w:p w14:paraId="45FE16E1" w14:textId="24280635" w:rsidR="00E6446B" w:rsidRPr="00B90FBE" w:rsidDel="00F373A6" w:rsidRDefault="00E6446B" w:rsidP="00E6446B">
      <w:pPr>
        <w:pStyle w:val="ListParagraph"/>
        <w:numPr>
          <w:ilvl w:val="0"/>
          <w:numId w:val="18"/>
        </w:numPr>
        <w:rPr>
          <w:ins w:id="2925" w:author="LÊ VĂN PA" w:date="2018-04-20T22:53:00Z"/>
          <w:del w:id="2926" w:author="Kai Pa" w:date="2018-05-21T21:26:00Z"/>
          <w:sz w:val="32"/>
          <w:rPrChange w:id="2927" w:author="Kai Pa" w:date="2018-05-21T21:31:00Z">
            <w:rPr>
              <w:ins w:id="2928" w:author="LÊ VĂN PA" w:date="2018-04-20T22:53:00Z"/>
              <w:del w:id="2929" w:author="Kai Pa" w:date="2018-05-21T21:26:00Z"/>
            </w:rPr>
          </w:rPrChange>
        </w:rPr>
      </w:pPr>
      <w:ins w:id="2930" w:author="LÊ VĂN PA" w:date="2018-04-20T22:53:00Z">
        <w:del w:id="2931" w:author="Kai Pa" w:date="2018-05-21T21:26:00Z">
          <w:r w:rsidRPr="00B90FBE" w:rsidDel="00F373A6">
            <w:rPr>
              <w:sz w:val="32"/>
              <w:rPrChange w:id="2932" w:author="Kai Pa" w:date="2018-05-21T21:31:00Z">
                <w:rPr/>
              </w:rPrChange>
            </w:rPr>
            <w:delText>Cập nhật thông tin: cập nhật lại thông tin của khách hàng</w:delText>
          </w:r>
        </w:del>
        <w:del w:id="2933" w:author="Kai Pa" w:date="2018-05-15T21:33:00Z">
          <w:r w:rsidRPr="00B90FBE" w:rsidDel="003034AE">
            <w:rPr>
              <w:sz w:val="32"/>
              <w:rPrChange w:id="2934" w:author="Kai Pa" w:date="2018-05-21T21:31:00Z">
                <w:rPr/>
              </w:rPrChange>
            </w:rPr>
            <w:delText>, lưu ý không cập nhật thông tin STK</w:delText>
          </w:r>
        </w:del>
      </w:ins>
    </w:p>
    <w:p w14:paraId="7F3352F8" w14:textId="1E3D72DD" w:rsidR="00E6446B" w:rsidRPr="00B90FBE" w:rsidRDefault="00E6446B" w:rsidP="00E6446B">
      <w:pPr>
        <w:pStyle w:val="ListParagraph"/>
        <w:numPr>
          <w:ilvl w:val="0"/>
          <w:numId w:val="18"/>
        </w:numPr>
        <w:rPr>
          <w:ins w:id="2935" w:author="LÊ VĂN PA" w:date="2018-04-20T22:55:00Z"/>
          <w:sz w:val="32"/>
          <w:rPrChange w:id="2936" w:author="Kai Pa" w:date="2018-05-21T21:31:00Z">
            <w:rPr>
              <w:ins w:id="2937" w:author="LÊ VĂN PA" w:date="2018-04-20T22:55:00Z"/>
            </w:rPr>
          </w:rPrChange>
        </w:rPr>
      </w:pPr>
      <w:ins w:id="2938" w:author="LÊ VĂN PA" w:date="2018-04-20T22:54:00Z">
        <w:r w:rsidRPr="00B90FBE">
          <w:rPr>
            <w:sz w:val="32"/>
            <w:rPrChange w:id="2939" w:author="Kai Pa" w:date="2018-05-21T21:31:00Z">
              <w:rPr/>
            </w:rPrChange>
          </w:rPr>
          <w:t>Cập nhật loại TK: chuyển đổi giữa các loại TK (</w:t>
        </w:r>
      </w:ins>
      <w:ins w:id="2940" w:author="LÊ VĂN PA" w:date="2018-04-20T22:55:00Z">
        <w:r w:rsidRPr="00B90FBE">
          <w:rPr>
            <w:sz w:val="32"/>
            <w:rPrChange w:id="2941" w:author="Kai Pa" w:date="2018-05-21T21:31:00Z">
              <w:rPr/>
            </w:rPrChange>
          </w:rPr>
          <w:t>kỳ hạn và không kỳ hạn)</w:t>
        </w:r>
      </w:ins>
    </w:p>
    <w:p w14:paraId="366C590F" w14:textId="58189743" w:rsidR="00851F0C" w:rsidRPr="00B90FBE" w:rsidRDefault="00844BEA" w:rsidP="00E6446B">
      <w:pPr>
        <w:pStyle w:val="ListParagraph"/>
        <w:numPr>
          <w:ilvl w:val="0"/>
          <w:numId w:val="18"/>
        </w:numPr>
        <w:rPr>
          <w:ins w:id="2942" w:author="Kai Pa" w:date="2018-05-18T09:04:00Z"/>
          <w:sz w:val="32"/>
          <w:rPrChange w:id="2943" w:author="Kai Pa" w:date="2018-05-21T21:31:00Z">
            <w:rPr>
              <w:ins w:id="2944" w:author="Kai Pa" w:date="2018-05-18T09:04:00Z"/>
            </w:rPr>
          </w:rPrChange>
        </w:rPr>
      </w:pPr>
      <w:ins w:id="2945" w:author="LÊ VĂN PA" w:date="2018-04-20T22:55:00Z">
        <w:r w:rsidRPr="00B90FBE">
          <w:rPr>
            <w:sz w:val="32"/>
            <w:rPrChange w:id="2946" w:author="Kai Pa" w:date="2018-05-21T21:31:00Z">
              <w:rPr/>
            </w:rPrChange>
          </w:rPr>
          <w:t>Viết báo cáo: Viết báo cáo theo từng loại TK, theo ngày, quý, năm</w:t>
        </w:r>
      </w:ins>
      <w:ins w:id="2947" w:author="LÊ VĂN PA" w:date="2018-04-20T22:56:00Z">
        <w:r w:rsidRPr="00B90FBE">
          <w:rPr>
            <w:sz w:val="32"/>
            <w:rPrChange w:id="2948" w:author="Kai Pa" w:date="2018-05-21T21:31:00Z">
              <w:rPr/>
            </w:rPrChange>
          </w:rPr>
          <w:t xml:space="preserve"> đối với tiền lãi, tiền </w:t>
        </w:r>
      </w:ins>
      <w:ins w:id="2949" w:author="LÊ VĂN PA" w:date="2018-04-20T22:57:00Z">
        <w:r w:rsidRPr="00B90FBE">
          <w:rPr>
            <w:sz w:val="32"/>
            <w:rPrChange w:id="2950" w:author="Kai Pa" w:date="2018-05-21T21:31:00Z">
              <w:rPr/>
            </w:rPrChange>
          </w:rPr>
          <w:t>gốc hoặc cả gốc lẫn lãi</w:t>
        </w:r>
      </w:ins>
    </w:p>
    <w:p w14:paraId="5D6A7508" w14:textId="5282484C" w:rsidR="00844BEA" w:rsidRPr="00B90FBE" w:rsidRDefault="00851F0C">
      <w:pPr>
        <w:rPr>
          <w:ins w:id="2951" w:author="LÊ VĂN PA" w:date="2018-04-20T22:57:00Z"/>
          <w:sz w:val="32"/>
          <w:rPrChange w:id="2952" w:author="Kai Pa" w:date="2018-05-21T21:31:00Z">
            <w:rPr>
              <w:ins w:id="2953" w:author="LÊ VĂN PA" w:date="2018-04-20T22:57:00Z"/>
            </w:rPr>
          </w:rPrChange>
        </w:rPr>
        <w:pPrChange w:id="2954" w:author="Kai Pa" w:date="2018-05-18T22:26:00Z">
          <w:pPr>
            <w:pStyle w:val="ListParagraph"/>
            <w:numPr>
              <w:numId w:val="18"/>
            </w:numPr>
            <w:ind w:hanging="360"/>
          </w:pPr>
        </w:pPrChange>
      </w:pPr>
      <w:ins w:id="2955" w:author="Kai Pa" w:date="2018-05-18T09:04:00Z">
        <w:r w:rsidRPr="00B90FBE">
          <w:rPr>
            <w:sz w:val="32"/>
            <w:rPrChange w:id="2956" w:author="Kai Pa" w:date="2018-05-21T21:31:00Z">
              <w:rPr/>
            </w:rPrChange>
          </w:rPr>
          <w:br w:type="page"/>
        </w:r>
      </w:ins>
    </w:p>
    <w:p w14:paraId="40085C74" w14:textId="39646A51" w:rsidR="00844BEA" w:rsidRPr="00B90FBE" w:rsidDel="003034AE" w:rsidRDefault="00844BEA">
      <w:pPr>
        <w:pStyle w:val="ListParagraph"/>
        <w:numPr>
          <w:ilvl w:val="0"/>
          <w:numId w:val="18"/>
        </w:numPr>
        <w:rPr>
          <w:del w:id="2957" w:author="Kai Pa" w:date="2018-05-15T21:34:00Z"/>
          <w:rFonts w:asciiTheme="majorHAnsi" w:eastAsiaTheme="majorEastAsia" w:hAnsiTheme="majorHAnsi" w:cstheme="majorBidi"/>
          <w:color w:val="2E74B5" w:themeColor="accent1" w:themeShade="BF"/>
          <w:sz w:val="36"/>
          <w:szCs w:val="26"/>
          <w:u w:val="single"/>
          <w:rPrChange w:id="2958" w:author="Kai Pa" w:date="2018-05-21T21:31:00Z">
            <w:rPr>
              <w:del w:id="2959" w:author="Kai Pa" w:date="2018-05-15T21:34:00Z"/>
            </w:rPr>
          </w:rPrChange>
        </w:rPr>
        <w:pPrChange w:id="2960" w:author="LÊ VĂN PA" w:date="2018-04-20T22:51:00Z">
          <w:pPr>
            <w:pStyle w:val="ListParagraph"/>
            <w:numPr>
              <w:numId w:val="3"/>
            </w:numPr>
            <w:ind w:hanging="360"/>
          </w:pPr>
        </w:pPrChange>
      </w:pPr>
      <w:ins w:id="2961" w:author="LÊ VĂN PA" w:date="2018-04-20T22:57:00Z">
        <w:del w:id="2962" w:author="Kai Pa" w:date="2018-05-15T21:34:00Z">
          <w:r w:rsidRPr="00B90FBE" w:rsidDel="003034AE">
            <w:rPr>
              <w:rFonts w:asciiTheme="majorHAnsi" w:eastAsiaTheme="majorEastAsia" w:hAnsiTheme="majorHAnsi" w:cstheme="majorBidi"/>
              <w:color w:val="2E74B5" w:themeColor="accent1" w:themeShade="BF"/>
              <w:sz w:val="36"/>
              <w:szCs w:val="26"/>
              <w:u w:val="single"/>
              <w:rPrChange w:id="2963" w:author="Kai Pa" w:date="2018-05-21T21:31:00Z">
                <w:rPr/>
              </w:rPrChange>
            </w:rPr>
            <w:lastRenderedPageBreak/>
            <w:delText>Liên kết CSDL: Liên kết với CSDL hiện có của ngân hàng, lấy thông tin quầy giao dịch, phòng giao dịch</w:delText>
          </w:r>
        </w:del>
      </w:ins>
      <w:bookmarkStart w:id="2964" w:name="_Toc514699764"/>
      <w:bookmarkStart w:id="2965" w:name="_Toc514700576"/>
      <w:bookmarkEnd w:id="2964"/>
      <w:bookmarkEnd w:id="2965"/>
    </w:p>
    <w:p w14:paraId="1D21F0B5" w14:textId="0C1AE357" w:rsidR="00CD0F29" w:rsidRPr="00B90FBE" w:rsidRDefault="007E56BA">
      <w:pPr>
        <w:pStyle w:val="ListParagraph"/>
        <w:numPr>
          <w:ilvl w:val="0"/>
          <w:numId w:val="3"/>
        </w:numPr>
        <w:outlineLvl w:val="1"/>
        <w:rPr>
          <w:ins w:id="2966" w:author="LÊ VĂN PA" w:date="2018-03-20T11:13:00Z"/>
          <w:rFonts w:asciiTheme="majorHAnsi" w:eastAsiaTheme="majorEastAsia" w:hAnsiTheme="majorHAnsi" w:cstheme="majorBidi"/>
          <w:color w:val="2E74B5" w:themeColor="accent1" w:themeShade="BF"/>
          <w:sz w:val="36"/>
          <w:szCs w:val="26"/>
          <w:u w:val="single"/>
          <w:rPrChange w:id="2967" w:author="Kai Pa" w:date="2018-05-21T21:31:00Z">
            <w:rPr>
              <w:ins w:id="2968" w:author="LÊ VĂN PA" w:date="2018-03-20T11:13:00Z"/>
            </w:rPr>
          </w:rPrChange>
        </w:rPr>
        <w:pPrChange w:id="2969" w:author="LÊ VĂN PA" w:date="2018-03-20T11:17:00Z">
          <w:pPr/>
        </w:pPrChange>
      </w:pPr>
      <w:bookmarkStart w:id="2970" w:name="_Toc514700577"/>
      <w:r w:rsidRPr="00B90FBE">
        <w:rPr>
          <w:rFonts w:asciiTheme="majorHAnsi" w:eastAsiaTheme="majorEastAsia" w:hAnsiTheme="majorHAnsi" w:cstheme="majorBidi"/>
          <w:color w:val="2E74B5" w:themeColor="accent1" w:themeShade="BF"/>
          <w:sz w:val="36"/>
          <w:szCs w:val="26"/>
          <w:u w:val="single"/>
          <w:rPrChange w:id="2971" w:author="Kai Pa" w:date="2018-05-21T21:31:00Z">
            <w:rPr/>
          </w:rPrChange>
        </w:rPr>
        <w:t>Đặc tả và Mô hình hóa nghiệp vụ</w:t>
      </w:r>
      <w:r w:rsidR="00BC30BA" w:rsidRPr="00B90FBE">
        <w:rPr>
          <w:rFonts w:asciiTheme="majorHAnsi" w:eastAsiaTheme="majorEastAsia" w:hAnsiTheme="majorHAnsi" w:cstheme="majorBidi"/>
          <w:color w:val="2E74B5" w:themeColor="accent1" w:themeShade="BF"/>
          <w:sz w:val="36"/>
          <w:szCs w:val="26"/>
          <w:u w:val="single"/>
          <w:rPrChange w:id="2972" w:author="Kai Pa" w:date="2018-05-21T21:31:00Z">
            <w:rPr/>
          </w:rPrChange>
        </w:rPr>
        <w:t xml:space="preserve"> (DFD Model)</w:t>
      </w:r>
      <w:bookmarkEnd w:id="2970"/>
    </w:p>
    <w:p w14:paraId="6094CBF5" w14:textId="77777777" w:rsidR="00A16568" w:rsidRPr="00B90FBE" w:rsidRDefault="00A16568" w:rsidP="00A16568">
      <w:pPr>
        <w:tabs>
          <w:tab w:val="left" w:pos="1605"/>
        </w:tabs>
        <w:rPr>
          <w:ins w:id="2973" w:author="Kai Pa" w:date="2018-05-18T08:47:00Z"/>
          <w:rFonts w:ascii="Times New Roman" w:hAnsi="Times New Roman" w:cs="Times New Roman"/>
          <w:sz w:val="40"/>
          <w:szCs w:val="28"/>
          <w:rPrChange w:id="2974" w:author="Kai Pa" w:date="2018-05-21T21:31:00Z">
            <w:rPr>
              <w:ins w:id="2975" w:author="Kai Pa" w:date="2018-05-18T08:47:00Z"/>
              <w:rFonts w:ascii="Times New Roman" w:hAnsi="Times New Roman" w:cs="Times New Roman"/>
              <w:sz w:val="28"/>
              <w:szCs w:val="28"/>
            </w:rPr>
          </w:rPrChange>
        </w:rPr>
      </w:pPr>
    </w:p>
    <w:p w14:paraId="476159E2" w14:textId="77777777" w:rsidR="00A16568" w:rsidRPr="00B90FBE" w:rsidRDefault="00A16568" w:rsidP="00A16568">
      <w:pPr>
        <w:pStyle w:val="ListParagraph"/>
        <w:numPr>
          <w:ilvl w:val="0"/>
          <w:numId w:val="30"/>
        </w:numPr>
        <w:rPr>
          <w:ins w:id="2976" w:author="Kai Pa" w:date="2018-05-18T08:47:00Z"/>
          <w:sz w:val="32"/>
          <w:rPrChange w:id="2977" w:author="Kai Pa" w:date="2018-05-21T21:31:00Z">
            <w:rPr>
              <w:ins w:id="2978" w:author="Kai Pa" w:date="2018-05-18T08:47:00Z"/>
            </w:rPr>
          </w:rPrChange>
        </w:rPr>
      </w:pPr>
    </w:p>
    <w:p w14:paraId="7CC211CF" w14:textId="0565817A" w:rsidR="00A16568" w:rsidRPr="00B90FBE" w:rsidRDefault="00A16568" w:rsidP="00A16568">
      <w:pPr>
        <w:rPr>
          <w:ins w:id="2979" w:author="Kai Pa" w:date="2018-05-18T08:47:00Z"/>
          <w:sz w:val="32"/>
          <w:rPrChange w:id="2980" w:author="Kai Pa" w:date="2018-05-21T21:31:00Z">
            <w:rPr>
              <w:ins w:id="2981" w:author="Kai Pa" w:date="2018-05-18T08:47:00Z"/>
            </w:rPr>
          </w:rPrChange>
        </w:rPr>
      </w:pPr>
      <w:ins w:id="2982" w:author="Kai Pa" w:date="2018-05-18T08:47:00Z">
        <w:r w:rsidRPr="00B90FBE">
          <w:rPr>
            <w:noProof/>
            <w:sz w:val="32"/>
            <w:rPrChange w:id="2983" w:author="Kai Pa" w:date="2018-05-21T21:31:00Z">
              <w:rPr>
                <w:noProof/>
              </w:rPr>
            </w:rPrChange>
          </w:rPr>
          <mc:AlternateContent>
            <mc:Choice Requires="wps">
              <w:drawing>
                <wp:anchor distT="0" distB="0" distL="114300" distR="114300" simplePos="0" relativeHeight="251754496" behindDoc="0" locked="0" layoutInCell="1" allowOverlap="1" wp14:anchorId="13A8B0EF" wp14:editId="4998732D">
                  <wp:simplePos x="0" y="0"/>
                  <wp:positionH relativeFrom="column">
                    <wp:posOffset>2095500</wp:posOffset>
                  </wp:positionH>
                  <wp:positionV relativeFrom="paragraph">
                    <wp:posOffset>11430</wp:posOffset>
                  </wp:positionV>
                  <wp:extent cx="1609725" cy="647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097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EC095"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8B0EF" id="Rectangle 13" o:spid="_x0000_s1026" style="position:absolute;margin-left:165pt;margin-top:.9pt;width:126.75pt;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" fillcolor="#5b9bd5 [3204]" strokecolor="#1f4d78 [1604]" strokeweight="1pt">
                  <v:textbox>
                    <w:txbxContent>
                      <w:p w14:paraId="0EAEC095"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2984" w:author="Kai Pa" w:date="2018-05-21T21:31:00Z">
              <w:rPr>
                <w:noProof/>
              </w:rPr>
            </w:rPrChange>
          </w:rPr>
          <mc:AlternateContent>
            <mc:Choice Requires="wps">
              <w:drawing>
                <wp:anchor distT="0" distB="0" distL="114300" distR="114300" simplePos="0" relativeHeight="251757568" behindDoc="0" locked="0" layoutInCell="1" allowOverlap="1" wp14:anchorId="2701F637" wp14:editId="614358D0">
                  <wp:simplePos x="0" y="0"/>
                  <wp:positionH relativeFrom="column">
                    <wp:posOffset>2209482</wp:posOffset>
                  </wp:positionH>
                  <wp:positionV relativeFrom="paragraph">
                    <wp:posOffset>1008063</wp:posOffset>
                  </wp:positionV>
                  <wp:extent cx="753745" cy="132080"/>
                  <wp:effectExtent l="25083" t="0" r="33337" b="33338"/>
                  <wp:wrapNone/>
                  <wp:docPr id="42" name="Right Arrow 4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224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173.95pt;margin-top:79.4pt;width:59.35pt;height:10.4pt;rotation:-90;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jB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TT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" adj="19707" fillcolor="#5b9bd5 [3204]" strokecolor="#1f4d78 [1604]" strokeweight="1pt"/>
              </w:pict>
            </mc:Fallback>
          </mc:AlternateContent>
        </w:r>
        <w:r w:rsidRPr="00B90FBE">
          <w:rPr>
            <w:noProof/>
            <w:sz w:val="32"/>
            <w:rPrChange w:id="2985" w:author="Kai Pa" w:date="2018-05-21T21:31:00Z">
              <w:rPr>
                <w:noProof/>
              </w:rPr>
            </w:rPrChange>
          </w:rPr>
          <mc:AlternateContent>
            <mc:Choice Requires="wps">
              <w:drawing>
                <wp:anchor distT="0" distB="0" distL="114300" distR="114300" simplePos="0" relativeHeight="251755520" behindDoc="0" locked="0" layoutInCell="1" allowOverlap="1" wp14:anchorId="2CCFF459" wp14:editId="40DDBBBF">
                  <wp:simplePos x="0" y="0"/>
                  <wp:positionH relativeFrom="column">
                    <wp:posOffset>2824162</wp:posOffset>
                  </wp:positionH>
                  <wp:positionV relativeFrom="paragraph">
                    <wp:posOffset>985838</wp:posOffset>
                  </wp:positionV>
                  <wp:extent cx="753745" cy="132080"/>
                  <wp:effectExtent l="25083" t="13017" r="33337" b="14288"/>
                  <wp:wrapNone/>
                  <wp:docPr id="43" name="Right Arrow 4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CB60" id="Right Arrow 43" o:spid="_x0000_s1026" type="#_x0000_t13" style="position:absolute;margin-left:222.35pt;margin-top:77.65pt;width:59.35pt;height:10.4pt;rotation:9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7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0eU2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2SRe3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C3222D1" w14:textId="77777777" w:rsidR="00A16568" w:rsidRPr="00B90FBE" w:rsidRDefault="00A16568" w:rsidP="00A16568">
      <w:pPr>
        <w:rPr>
          <w:ins w:id="2986" w:author="Kai Pa" w:date="2018-05-18T08:47:00Z"/>
          <w:sz w:val="32"/>
          <w:rPrChange w:id="2987" w:author="Kai Pa" w:date="2018-05-21T21:31:00Z">
            <w:rPr>
              <w:ins w:id="2988" w:author="Kai Pa" w:date="2018-05-18T08:47:00Z"/>
            </w:rPr>
          </w:rPrChange>
        </w:rPr>
      </w:pPr>
    </w:p>
    <w:p w14:paraId="6A6E8610" w14:textId="77777777" w:rsidR="00A16568" w:rsidRPr="00B90FBE" w:rsidRDefault="00A16568" w:rsidP="00A16568">
      <w:pPr>
        <w:rPr>
          <w:ins w:id="2989" w:author="Kai Pa" w:date="2018-05-18T08:47:00Z"/>
          <w:color w:val="FF0000"/>
          <w:sz w:val="32"/>
          <w:rPrChange w:id="2990" w:author="Kai Pa" w:date="2018-05-21T21:31:00Z">
            <w:rPr>
              <w:ins w:id="2991" w:author="Kai Pa" w:date="2018-05-18T08:47:00Z"/>
              <w:color w:val="FF0000"/>
            </w:rPr>
          </w:rPrChange>
        </w:rPr>
      </w:pPr>
    </w:p>
    <w:p w14:paraId="2D1A015C" w14:textId="77777777" w:rsidR="00A16568" w:rsidRPr="00B90FBE" w:rsidRDefault="00A16568" w:rsidP="00A16568">
      <w:pPr>
        <w:tabs>
          <w:tab w:val="left" w:pos="3405"/>
          <w:tab w:val="left" w:pos="5340"/>
        </w:tabs>
        <w:rPr>
          <w:ins w:id="2992" w:author="Kai Pa" w:date="2018-05-18T08:47:00Z"/>
          <w:rFonts w:ascii="Times New Roman" w:hAnsi="Times New Roman" w:cs="Times New Roman"/>
          <w:color w:val="FF0000"/>
          <w:sz w:val="32"/>
          <w:rPrChange w:id="2993" w:author="Kai Pa" w:date="2018-05-21T21:31:00Z">
            <w:rPr>
              <w:ins w:id="2994" w:author="Kai Pa" w:date="2018-05-18T08:47:00Z"/>
              <w:rFonts w:ascii="Times New Roman" w:hAnsi="Times New Roman" w:cs="Times New Roman"/>
              <w:color w:val="FF0000"/>
            </w:rPr>
          </w:rPrChange>
        </w:rPr>
      </w:pPr>
      <w:ins w:id="2995" w:author="Kai Pa" w:date="2018-05-18T08:47:00Z">
        <w:r w:rsidRPr="00B90FBE">
          <w:rPr>
            <w:color w:val="FF0000"/>
            <w:sz w:val="32"/>
            <w:rPrChange w:id="2996" w:author="Kai Pa" w:date="2018-05-21T21:31:00Z">
              <w:rPr>
                <w:color w:val="FF0000"/>
              </w:rPr>
            </w:rPrChange>
          </w:rPr>
          <w:tab/>
        </w:r>
        <w:r w:rsidRPr="00B90FBE">
          <w:rPr>
            <w:rFonts w:ascii="Times New Roman" w:hAnsi="Times New Roman" w:cs="Times New Roman"/>
            <w:sz w:val="40"/>
            <w:szCs w:val="28"/>
            <w:rPrChange w:id="2997" w:author="Kai Pa" w:date="2018-05-21T21:31:00Z">
              <w:rPr>
                <w:rFonts w:ascii="Times New Roman" w:hAnsi="Times New Roman" w:cs="Times New Roman"/>
                <w:sz w:val="28"/>
                <w:szCs w:val="28"/>
              </w:rPr>
            </w:rPrChange>
          </w:rPr>
          <w:t>D1</w:t>
        </w:r>
        <w:r w:rsidRPr="00B90FBE">
          <w:rPr>
            <w:color w:val="FF0000"/>
            <w:sz w:val="32"/>
            <w:rPrChange w:id="2998" w:author="Kai Pa" w:date="2018-05-21T21:31:00Z">
              <w:rPr>
                <w:color w:val="FF0000"/>
              </w:rPr>
            </w:rPrChange>
          </w:rPr>
          <w:tab/>
        </w:r>
        <w:r w:rsidRPr="00B90FBE">
          <w:rPr>
            <w:rFonts w:ascii="Times New Roman" w:hAnsi="Times New Roman" w:cs="Times New Roman"/>
            <w:sz w:val="40"/>
            <w:szCs w:val="28"/>
            <w:rPrChange w:id="2999" w:author="Kai Pa" w:date="2018-05-21T21:31:00Z">
              <w:rPr>
                <w:rFonts w:ascii="Times New Roman" w:hAnsi="Times New Roman" w:cs="Times New Roman"/>
                <w:sz w:val="28"/>
                <w:szCs w:val="28"/>
              </w:rPr>
            </w:rPrChange>
          </w:rPr>
          <w:t>D2</w:t>
        </w:r>
      </w:ins>
    </w:p>
    <w:p w14:paraId="59B2EF53" w14:textId="77777777" w:rsidR="00A16568" w:rsidRPr="00B90FBE" w:rsidRDefault="00A16568" w:rsidP="00A16568">
      <w:pPr>
        <w:rPr>
          <w:ins w:id="3000" w:author="Kai Pa" w:date="2018-05-18T08:47:00Z"/>
          <w:sz w:val="32"/>
          <w:rPrChange w:id="3001" w:author="Kai Pa" w:date="2018-05-21T21:31:00Z">
            <w:rPr>
              <w:ins w:id="3002" w:author="Kai Pa" w:date="2018-05-18T08:47:00Z"/>
            </w:rPr>
          </w:rPrChange>
        </w:rPr>
      </w:pPr>
      <w:ins w:id="3003" w:author="Kai Pa" w:date="2018-05-18T08:47:00Z">
        <w:r w:rsidRPr="00B90FBE">
          <w:rPr>
            <w:noProof/>
            <w:sz w:val="32"/>
            <w:rPrChange w:id="3004" w:author="Kai Pa" w:date="2018-05-21T21:31:00Z">
              <w:rPr>
                <w:noProof/>
              </w:rPr>
            </w:rPrChange>
          </w:rPr>
          <mc:AlternateContent>
            <mc:Choice Requires="wps">
              <w:drawing>
                <wp:anchor distT="0" distB="0" distL="114300" distR="114300" simplePos="0" relativeHeight="251753472" behindDoc="0" locked="0" layoutInCell="1" allowOverlap="1" wp14:anchorId="157857D2" wp14:editId="44CDC711">
                  <wp:simplePos x="0" y="0"/>
                  <wp:positionH relativeFrom="column">
                    <wp:posOffset>1866900</wp:posOffset>
                  </wp:positionH>
                  <wp:positionV relativeFrom="paragraph">
                    <wp:posOffset>213360</wp:posOffset>
                  </wp:positionV>
                  <wp:extent cx="2047875" cy="838200"/>
                  <wp:effectExtent l="0" t="0" r="28575" b="19050"/>
                  <wp:wrapNone/>
                  <wp:docPr id="44" name="Oval 44"/>
                  <wp:cNvGraphicFramePr/>
                  <a:graphic xmlns:a="http://schemas.openxmlformats.org/drawingml/2006/main">
                    <a:graphicData uri="http://schemas.microsoft.com/office/word/2010/wordprocessingShape">
                      <wps:wsp>
                        <wps:cNvSpPr/>
                        <wps:spPr>
                          <a:xfrm>
                            <a:off x="0" y="0"/>
                            <a:ext cx="2047875"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D863" w14:textId="77777777" w:rsidR="00CE702B" w:rsidRDefault="00CE702B"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CE702B" w:rsidRPr="00781C00" w:rsidRDefault="00CE702B" w:rsidP="00F373A6">
                              <w:pPr>
                                <w:rPr>
                                  <w:rFonts w:ascii="Times New Roman" w:hAnsi="Times New Roman" w:cs="Times New Roman"/>
                                  <w:sz w:val="28"/>
                                  <w:szCs w:val="28"/>
                                </w:rPr>
                                <w:pPrChange w:id="3005" w:author="Kai Pa" w:date="2018-05-21T21:21:00Z">
                                  <w:pPr>
                                    <w:jc w:val="center"/>
                                  </w:pPr>
                                </w:pPrChange>
                              </w:pPr>
                              <w:del w:id="3006" w:author="Kai Pa" w:date="2018-05-21T21:21:00Z">
                                <w:r w:rsidDel="00F373A6">
                                  <w:rPr>
                                    <w:rFonts w:ascii="Times New Roman" w:hAnsi="Times New Roman" w:cs="Times New Roman"/>
                                    <w:sz w:val="28"/>
                                    <w:szCs w:val="28"/>
                                  </w:rPr>
                                  <w:delText>cho khách hàng</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857D2" id="Oval 44" o:spid="_x0000_s1027" style="position:absolute;margin-left:147pt;margin-top:16.8pt;width:161.2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" fillcolor="#5b9bd5 [3204]" strokecolor="#1f4d78 [1604]" strokeweight="1pt">
                  <v:stroke joinstyle="miter"/>
                  <v:textbox>
                    <w:txbxContent>
                      <w:p w14:paraId="611ED863" w14:textId="77777777" w:rsidR="00CE702B" w:rsidRDefault="00CE702B"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CE702B" w:rsidRPr="00781C00" w:rsidRDefault="00CE702B" w:rsidP="00F373A6">
                        <w:pPr>
                          <w:rPr>
                            <w:rFonts w:ascii="Times New Roman" w:hAnsi="Times New Roman" w:cs="Times New Roman"/>
                            <w:sz w:val="28"/>
                            <w:szCs w:val="28"/>
                          </w:rPr>
                          <w:pPrChange w:id="3007" w:author="Kai Pa" w:date="2018-05-21T21:21:00Z">
                            <w:pPr>
                              <w:jc w:val="center"/>
                            </w:pPr>
                          </w:pPrChange>
                        </w:pPr>
                        <w:del w:id="3008" w:author="Kai Pa" w:date="2018-05-21T21:21:00Z">
                          <w:r w:rsidDel="00F373A6">
                            <w:rPr>
                              <w:rFonts w:ascii="Times New Roman" w:hAnsi="Times New Roman" w:cs="Times New Roman"/>
                              <w:sz w:val="28"/>
                              <w:szCs w:val="28"/>
                            </w:rPr>
                            <w:delText>cho khách hàng</w:delText>
                          </w:r>
                        </w:del>
                      </w:p>
                    </w:txbxContent>
                  </v:textbox>
                </v:oval>
              </w:pict>
            </mc:Fallback>
          </mc:AlternateContent>
        </w:r>
      </w:ins>
    </w:p>
    <w:p w14:paraId="4094393D" w14:textId="77777777" w:rsidR="00A16568" w:rsidRPr="00B90FBE" w:rsidRDefault="00A16568" w:rsidP="00A16568">
      <w:pPr>
        <w:tabs>
          <w:tab w:val="left" w:pos="6780"/>
        </w:tabs>
        <w:rPr>
          <w:ins w:id="3009" w:author="Kai Pa" w:date="2018-05-18T08:47:00Z"/>
          <w:rFonts w:ascii="Times New Roman" w:hAnsi="Times New Roman" w:cs="Times New Roman"/>
          <w:sz w:val="40"/>
          <w:szCs w:val="28"/>
          <w:rPrChange w:id="3010" w:author="Kai Pa" w:date="2018-05-21T21:31:00Z">
            <w:rPr>
              <w:ins w:id="3011" w:author="Kai Pa" w:date="2018-05-18T08:47:00Z"/>
              <w:rFonts w:ascii="Times New Roman" w:hAnsi="Times New Roman" w:cs="Times New Roman"/>
              <w:sz w:val="28"/>
              <w:szCs w:val="28"/>
            </w:rPr>
          </w:rPrChange>
        </w:rPr>
      </w:pPr>
      <w:ins w:id="3012" w:author="Kai Pa" w:date="2018-05-18T08:47:00Z">
        <w:r w:rsidRPr="00B90FBE">
          <w:rPr>
            <w:noProof/>
            <w:sz w:val="32"/>
            <w:rPrChange w:id="3013" w:author="Kai Pa" w:date="2018-05-21T21:31:00Z">
              <w:rPr>
                <w:noProof/>
              </w:rPr>
            </w:rPrChange>
          </w:rPr>
          <mc:AlternateContent>
            <mc:Choice Requires="wps">
              <w:drawing>
                <wp:anchor distT="0" distB="0" distL="114300" distR="114300" simplePos="0" relativeHeight="251768832" behindDoc="0" locked="0" layoutInCell="1" allowOverlap="1" wp14:anchorId="255A9E5C" wp14:editId="2079F854">
                  <wp:simplePos x="0" y="0"/>
                  <wp:positionH relativeFrom="margin">
                    <wp:align>right</wp:align>
                  </wp:positionH>
                  <wp:positionV relativeFrom="paragraph">
                    <wp:posOffset>13335</wp:posOffset>
                  </wp:positionV>
                  <wp:extent cx="1047750" cy="552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477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E5C15" w14:textId="77777777" w:rsidR="00CE702B" w:rsidRPr="00CF4921" w:rsidRDefault="00CE702B"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A9E5C" id="Rectangle 25" o:spid="_x0000_s1028" style="position:absolute;margin-left:31.3pt;margin-top:1.05pt;width:82.5pt;height:43.5pt;z-index:251768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" fillcolor="#5b9bd5 [3204]" strokecolor="#1f4d78 [1604]" strokeweight="1pt">
                  <v:textbox>
                    <w:txbxContent>
                      <w:p w14:paraId="419E5C15" w14:textId="77777777" w:rsidR="00CE702B" w:rsidRPr="00CF4921" w:rsidRDefault="00CE702B"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v:textbox>
                  <w10:wrap anchorx="margin"/>
                </v:rect>
              </w:pict>
            </mc:Fallback>
          </mc:AlternateContent>
        </w:r>
        <w:r w:rsidRPr="00B90FBE">
          <w:rPr>
            <w:noProof/>
            <w:sz w:val="32"/>
            <w:rPrChange w:id="3014" w:author="Kai Pa" w:date="2018-05-21T21:31:00Z">
              <w:rPr>
                <w:noProof/>
              </w:rPr>
            </w:rPrChange>
          </w:rPr>
          <mc:AlternateContent>
            <mc:Choice Requires="wps">
              <w:drawing>
                <wp:anchor distT="0" distB="0" distL="114300" distR="114300" simplePos="0" relativeHeight="251767808" behindDoc="0" locked="0" layoutInCell="1" allowOverlap="1" wp14:anchorId="02387E3E" wp14:editId="4C4FCE30">
                  <wp:simplePos x="0" y="0"/>
                  <wp:positionH relativeFrom="column">
                    <wp:posOffset>4028440</wp:posOffset>
                  </wp:positionH>
                  <wp:positionV relativeFrom="paragraph">
                    <wp:posOffset>231775</wp:posOffset>
                  </wp:positionV>
                  <wp:extent cx="753745" cy="132080"/>
                  <wp:effectExtent l="0" t="19050" r="46355" b="39370"/>
                  <wp:wrapNone/>
                  <wp:docPr id="24" name="Right Arrow 24"/>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34CB" id="Right Arrow 24" o:spid="_x0000_s1026" type="#_x0000_t13" style="position:absolute;margin-left:317.2pt;margin-top:18.25pt;width:59.35pt;height:10.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" adj="19707" fillcolor="#5b9bd5 [3204]" strokecolor="#1f4d78 [1604]" strokeweight="1pt"/>
              </w:pict>
            </mc:Fallback>
          </mc:AlternateContent>
        </w:r>
        <w:r w:rsidRPr="00B90FBE">
          <w:rPr>
            <w:sz w:val="32"/>
            <w:rPrChange w:id="3015" w:author="Kai Pa" w:date="2018-05-21T21:31:00Z">
              <w:rPr/>
            </w:rPrChange>
          </w:rPr>
          <w:tab/>
        </w:r>
        <w:r w:rsidRPr="00B90FBE">
          <w:rPr>
            <w:rFonts w:ascii="Times New Roman" w:hAnsi="Times New Roman" w:cs="Times New Roman"/>
            <w:sz w:val="40"/>
            <w:szCs w:val="28"/>
            <w:rPrChange w:id="3016" w:author="Kai Pa" w:date="2018-05-21T21:31:00Z">
              <w:rPr>
                <w:rFonts w:ascii="Times New Roman" w:hAnsi="Times New Roman" w:cs="Times New Roman"/>
                <w:sz w:val="28"/>
                <w:szCs w:val="28"/>
              </w:rPr>
            </w:rPrChange>
          </w:rPr>
          <w:t>D5</w:t>
        </w:r>
      </w:ins>
    </w:p>
    <w:p w14:paraId="1164BD31" w14:textId="77777777" w:rsidR="00A16568" w:rsidRPr="00B90FBE" w:rsidRDefault="00A16568" w:rsidP="00A16568">
      <w:pPr>
        <w:rPr>
          <w:ins w:id="3017" w:author="Kai Pa" w:date="2018-05-18T08:47:00Z"/>
          <w:sz w:val="32"/>
          <w:rPrChange w:id="3018" w:author="Kai Pa" w:date="2018-05-21T21:31:00Z">
            <w:rPr>
              <w:ins w:id="3019" w:author="Kai Pa" w:date="2018-05-18T08:47:00Z"/>
            </w:rPr>
          </w:rPrChange>
        </w:rPr>
      </w:pPr>
    </w:p>
    <w:p w14:paraId="60BAC715" w14:textId="3A193761" w:rsidR="00A16568" w:rsidRPr="00B90FBE" w:rsidRDefault="00A16568" w:rsidP="00A16568">
      <w:pPr>
        <w:rPr>
          <w:ins w:id="3020" w:author="Kai Pa" w:date="2018-05-18T08:47:00Z"/>
          <w:sz w:val="32"/>
          <w:rPrChange w:id="3021" w:author="Kai Pa" w:date="2018-05-21T21:31:00Z">
            <w:rPr>
              <w:ins w:id="3022" w:author="Kai Pa" w:date="2018-05-18T08:47:00Z"/>
            </w:rPr>
          </w:rPrChange>
        </w:rPr>
      </w:pPr>
    </w:p>
    <w:p w14:paraId="78745900" w14:textId="2224DC05" w:rsidR="00A16568" w:rsidRPr="00B90FBE" w:rsidRDefault="00A76313" w:rsidP="00A16568">
      <w:pPr>
        <w:tabs>
          <w:tab w:val="left" w:pos="1890"/>
        </w:tabs>
        <w:ind w:right="-90"/>
        <w:rPr>
          <w:ins w:id="3023" w:author="Kai Pa" w:date="2018-05-18T08:47:00Z"/>
          <w:sz w:val="32"/>
          <w:rPrChange w:id="3024" w:author="Kai Pa" w:date="2018-05-21T21:31:00Z">
            <w:rPr>
              <w:ins w:id="3025" w:author="Kai Pa" w:date="2018-05-18T08:47:00Z"/>
            </w:rPr>
          </w:rPrChange>
        </w:rPr>
      </w:pPr>
      <w:ins w:id="3026" w:author="Kai Pa" w:date="2018-05-18T08:47:00Z">
        <w:r w:rsidRPr="00B90FBE">
          <w:rPr>
            <w:noProof/>
            <w:sz w:val="32"/>
            <w:rPrChange w:id="3027" w:author="Kai Pa" w:date="2018-05-21T21:31:00Z">
              <w:rPr>
                <w:noProof/>
              </w:rPr>
            </w:rPrChange>
          </w:rPr>
          <mc:AlternateContent>
            <mc:Choice Requires="wps">
              <w:drawing>
                <wp:anchor distT="0" distB="0" distL="114300" distR="114300" simplePos="0" relativeHeight="251758592" behindDoc="0" locked="0" layoutInCell="1" allowOverlap="1" wp14:anchorId="78876195" wp14:editId="0ABE2E0D">
                  <wp:simplePos x="0" y="0"/>
                  <wp:positionH relativeFrom="column">
                    <wp:posOffset>2297112</wp:posOffset>
                  </wp:positionH>
                  <wp:positionV relativeFrom="paragraph">
                    <wp:posOffset>115888</wp:posOffset>
                  </wp:positionV>
                  <wp:extent cx="753745" cy="132080"/>
                  <wp:effectExtent l="25083" t="13017" r="33337" b="14288"/>
                  <wp:wrapNone/>
                  <wp:docPr id="41" name="Right Arrow 4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C0EB" id="Right Arrow 41" o:spid="_x0000_s1026" type="#_x0000_t13" style="position:absolute;margin-left:180.85pt;margin-top:9.15pt;width:59.35pt;height:10.4pt;rotation:90;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" adj="19707" fillcolor="#5b9bd5 [3204]" strokecolor="#1f4d78 [1604]" strokeweight="1pt"/>
              </w:pict>
            </mc:Fallback>
          </mc:AlternateContent>
        </w:r>
        <w:r w:rsidR="00A16568" w:rsidRPr="00B90FBE">
          <w:rPr>
            <w:noProof/>
            <w:sz w:val="32"/>
            <w:rPrChange w:id="3028" w:author="Kai Pa" w:date="2018-05-21T21:31:00Z">
              <w:rPr>
                <w:noProof/>
              </w:rPr>
            </w:rPrChange>
          </w:rPr>
          <mc:AlternateContent>
            <mc:Choice Requires="wps">
              <w:drawing>
                <wp:anchor distT="0" distB="0" distL="114300" distR="114300" simplePos="0" relativeHeight="251756544" behindDoc="0" locked="0" layoutInCell="1" allowOverlap="1" wp14:anchorId="2CA5F416" wp14:editId="7591C901">
                  <wp:simplePos x="0" y="0"/>
                  <wp:positionH relativeFrom="column">
                    <wp:posOffset>2828608</wp:posOffset>
                  </wp:positionH>
                  <wp:positionV relativeFrom="paragraph">
                    <wp:posOffset>164149</wp:posOffset>
                  </wp:positionV>
                  <wp:extent cx="753745" cy="132080"/>
                  <wp:effectExtent l="25083" t="0" r="33337" b="33338"/>
                  <wp:wrapNone/>
                  <wp:docPr id="45" name="Right Arrow 4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340" id="Right Arrow 45" o:spid="_x0000_s1026" type="#_x0000_t13" style="position:absolute;margin-left:222.75pt;margin-top:12.95pt;width:59.35pt;height:10.4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RWpg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" adj="19707" fillcolor="#5b9bd5 [3204]" strokecolor="#1f4d78 [1604]" strokeweight="1pt"/>
              </w:pict>
            </mc:Fallback>
          </mc:AlternateContent>
        </w:r>
        <w:r w:rsidR="00A16568" w:rsidRPr="00B90FBE">
          <w:rPr>
            <w:sz w:val="32"/>
            <w:rPrChange w:id="3029" w:author="Kai Pa" w:date="2018-05-21T21:31:00Z">
              <w:rPr/>
            </w:rPrChange>
          </w:rPr>
          <w:tab/>
        </w:r>
      </w:ins>
    </w:p>
    <w:p w14:paraId="2287562E" w14:textId="183A504E" w:rsidR="00A16568" w:rsidRPr="00B90FBE" w:rsidRDefault="00A16568" w:rsidP="00A16568">
      <w:pPr>
        <w:tabs>
          <w:tab w:val="left" w:pos="3795"/>
          <w:tab w:val="left" w:pos="5370"/>
        </w:tabs>
        <w:rPr>
          <w:ins w:id="3030" w:author="Kai Pa" w:date="2018-05-18T08:47:00Z"/>
          <w:sz w:val="40"/>
          <w:szCs w:val="28"/>
          <w:rPrChange w:id="3031" w:author="Kai Pa" w:date="2018-05-21T21:31:00Z">
            <w:rPr>
              <w:ins w:id="3032" w:author="Kai Pa" w:date="2018-05-18T08:47:00Z"/>
              <w:sz w:val="28"/>
              <w:szCs w:val="28"/>
            </w:rPr>
          </w:rPrChange>
        </w:rPr>
      </w:pPr>
      <w:ins w:id="3033" w:author="Kai Pa" w:date="2018-05-18T08:47:00Z">
        <w:r w:rsidRPr="00B90FBE">
          <w:rPr>
            <w:rFonts w:ascii="Times New Roman" w:hAnsi="Times New Roman" w:cs="Times New Roman"/>
            <w:sz w:val="32"/>
            <w:rPrChange w:id="303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035" w:author="Kai Pa" w:date="2018-05-21T21:31:00Z">
              <w:rPr>
                <w:rFonts w:ascii="Times New Roman" w:hAnsi="Times New Roman" w:cs="Times New Roman"/>
                <w:sz w:val="28"/>
              </w:rPr>
            </w:rPrChange>
          </w:rPr>
          <w:t xml:space="preserve">                              </w:t>
        </w:r>
        <w:r w:rsidRPr="00B90FBE">
          <w:rPr>
            <w:rFonts w:ascii="Times New Roman" w:hAnsi="Times New Roman" w:cs="Times New Roman"/>
            <w:sz w:val="40"/>
            <w:szCs w:val="28"/>
            <w:rPrChange w:id="3036" w:author="Kai Pa" w:date="2018-05-21T21:31:00Z">
              <w:rPr>
                <w:rFonts w:ascii="Times New Roman" w:hAnsi="Times New Roman" w:cs="Times New Roman"/>
                <w:sz w:val="28"/>
                <w:szCs w:val="28"/>
              </w:rPr>
            </w:rPrChange>
          </w:rPr>
          <w:t>D3</w:t>
        </w:r>
        <w:r w:rsidRPr="00B90FBE">
          <w:rPr>
            <w:sz w:val="32"/>
            <w:rPrChange w:id="3037" w:author="Kai Pa" w:date="2018-05-21T21:31:00Z">
              <w:rPr/>
            </w:rPrChange>
          </w:rPr>
          <w:tab/>
        </w:r>
        <w:r w:rsidRPr="00B90FBE">
          <w:rPr>
            <w:rFonts w:ascii="Times New Roman" w:hAnsi="Times New Roman" w:cs="Times New Roman"/>
            <w:sz w:val="40"/>
            <w:szCs w:val="28"/>
            <w:rPrChange w:id="3038" w:author="Kai Pa" w:date="2018-05-21T21:31:00Z">
              <w:rPr>
                <w:rFonts w:ascii="Times New Roman" w:hAnsi="Times New Roman" w:cs="Times New Roman"/>
                <w:sz w:val="28"/>
                <w:szCs w:val="28"/>
              </w:rPr>
            </w:rPrChange>
          </w:rPr>
          <w:t>D4</w:t>
        </w:r>
      </w:ins>
    </w:p>
    <w:p w14:paraId="3D01DBE2" w14:textId="77777777" w:rsidR="00A16568" w:rsidRPr="00B90FBE" w:rsidRDefault="00A16568" w:rsidP="00A16568">
      <w:pPr>
        <w:tabs>
          <w:tab w:val="left" w:pos="3795"/>
        </w:tabs>
        <w:rPr>
          <w:ins w:id="3039" w:author="Kai Pa" w:date="2018-05-18T08:47:00Z"/>
          <w:sz w:val="40"/>
          <w:szCs w:val="28"/>
          <w:rPrChange w:id="3040" w:author="Kai Pa" w:date="2018-05-21T21:31:00Z">
            <w:rPr>
              <w:ins w:id="3041" w:author="Kai Pa" w:date="2018-05-18T08:47:00Z"/>
              <w:sz w:val="28"/>
              <w:szCs w:val="28"/>
            </w:rPr>
          </w:rPrChange>
        </w:rPr>
      </w:pPr>
      <w:ins w:id="3042" w:author="Kai Pa" w:date="2018-05-18T08:47:00Z">
        <w:r w:rsidRPr="00B90FBE">
          <w:rPr>
            <w:noProof/>
            <w:sz w:val="40"/>
            <w:szCs w:val="28"/>
            <w:rPrChange w:id="3043" w:author="Kai Pa" w:date="2018-05-21T21:31:00Z">
              <w:rPr>
                <w:noProof/>
                <w:sz w:val="28"/>
                <w:szCs w:val="28"/>
              </w:rPr>
            </w:rPrChange>
          </w:rPr>
          <mc:AlternateContent>
            <mc:Choice Requires="wps">
              <w:drawing>
                <wp:anchor distT="45720" distB="45720" distL="114300" distR="114300" simplePos="0" relativeHeight="251800576" behindDoc="0" locked="0" layoutInCell="1" allowOverlap="1" wp14:anchorId="74D92378" wp14:editId="4932B964">
                  <wp:simplePos x="0" y="0"/>
                  <wp:positionH relativeFrom="margin">
                    <wp:posOffset>1661160</wp:posOffset>
                  </wp:positionH>
                  <wp:positionV relativeFrom="paragraph">
                    <wp:posOffset>131445</wp:posOffset>
                  </wp:positionV>
                  <wp:extent cx="2360930" cy="3619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1950"/>
                          </a:xfrm>
                          <a:prstGeom prst="rect">
                            <a:avLst/>
                          </a:prstGeom>
                          <a:solidFill>
                            <a:srgbClr val="FFFFFF"/>
                          </a:solidFill>
                          <a:ln w="9525">
                            <a:noFill/>
                            <a:miter lim="800000"/>
                            <a:headEnd/>
                            <a:tailEnd/>
                          </a:ln>
                        </wps:spPr>
                        <wps:txbx>
                          <w:txbxContent>
                            <w:p w14:paraId="733F671F" w14:textId="77777777" w:rsidR="00CE702B" w:rsidRPr="00CA19B5" w:rsidRDefault="00CE702B"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D92378" id="_x0000_t202" coordsize="21600,21600" o:spt="202" path="m,l,21600r21600,l21600,xe">
                  <v:stroke joinstyle="miter"/>
                  <v:path gradientshapeok="t" o:connecttype="rect"/>
                </v:shapetype>
                <v:shape id="Text Box 2" o:spid="_x0000_s1029" type="#_x0000_t202" style="position:absolute;margin-left:130.8pt;margin-top:10.35pt;width:185.9pt;height:28.5pt;z-index:251800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T7JA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" stroked="f">
                  <v:textbox>
                    <w:txbxContent>
                      <w:p w14:paraId="733F671F" w14:textId="77777777" w:rsidR="00CE702B" w:rsidRPr="00CA19B5" w:rsidRDefault="00CE702B"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v:textbox>
                  <w10:wrap type="square" anchorx="margin"/>
                </v:shape>
              </w:pict>
            </mc:Fallback>
          </mc:AlternateContent>
        </w:r>
        <w:r w:rsidRPr="00B90FBE">
          <w:rPr>
            <w:noProof/>
            <w:sz w:val="40"/>
            <w:szCs w:val="28"/>
            <w:rPrChange w:id="3044" w:author="Kai Pa" w:date="2018-05-21T21:31:00Z">
              <w:rPr>
                <w:noProof/>
                <w:sz w:val="28"/>
                <w:szCs w:val="28"/>
              </w:rPr>
            </w:rPrChange>
          </w:rPr>
          <mc:AlternateContent>
            <mc:Choice Requires="wps">
              <w:drawing>
                <wp:anchor distT="0" distB="0" distL="114300" distR="114300" simplePos="0" relativeHeight="251765760" behindDoc="0" locked="0" layoutInCell="1" allowOverlap="1" wp14:anchorId="39FF027A" wp14:editId="070ED14C">
                  <wp:simplePos x="0" y="0"/>
                  <wp:positionH relativeFrom="column">
                    <wp:posOffset>1971675</wp:posOffset>
                  </wp:positionH>
                  <wp:positionV relativeFrom="paragraph">
                    <wp:posOffset>64135</wp:posOffset>
                  </wp:positionV>
                  <wp:extent cx="1924050" cy="2857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192405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A00D3" id="Straight Connector 2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5.05pt" to="306.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" strokecolor="#5b9bd5 [3204]" strokeweight="1.5pt">
                  <v:stroke joinstyle="miter"/>
                </v:line>
              </w:pict>
            </mc:Fallback>
          </mc:AlternateContent>
        </w:r>
        <w:r w:rsidRPr="00B90FBE">
          <w:rPr>
            <w:sz w:val="40"/>
            <w:szCs w:val="28"/>
            <w:rPrChange w:id="3045" w:author="Kai Pa" w:date="2018-05-21T21:31:00Z">
              <w:rPr>
                <w:sz w:val="28"/>
                <w:szCs w:val="28"/>
              </w:rPr>
            </w:rPrChange>
          </w:rPr>
          <w:tab/>
        </w:r>
      </w:ins>
    </w:p>
    <w:p w14:paraId="0B5D3749" w14:textId="77777777" w:rsidR="00A16568" w:rsidRPr="00B90FBE" w:rsidRDefault="00A16568" w:rsidP="00A16568">
      <w:pPr>
        <w:rPr>
          <w:ins w:id="3046" w:author="Kai Pa" w:date="2018-05-18T08:47:00Z"/>
          <w:sz w:val="40"/>
          <w:szCs w:val="28"/>
          <w:rPrChange w:id="3047" w:author="Kai Pa" w:date="2018-05-21T21:31:00Z">
            <w:rPr>
              <w:ins w:id="3048" w:author="Kai Pa" w:date="2018-05-18T08:47:00Z"/>
              <w:sz w:val="28"/>
              <w:szCs w:val="28"/>
            </w:rPr>
          </w:rPrChange>
        </w:rPr>
      </w:pPr>
      <w:ins w:id="3049" w:author="Kai Pa" w:date="2018-05-18T08:47:00Z">
        <w:r w:rsidRPr="00B90FBE">
          <w:rPr>
            <w:noProof/>
            <w:sz w:val="40"/>
            <w:szCs w:val="28"/>
            <w:rPrChange w:id="3050" w:author="Kai Pa" w:date="2018-05-21T21:31:00Z">
              <w:rPr>
                <w:noProof/>
                <w:sz w:val="28"/>
                <w:szCs w:val="28"/>
              </w:rPr>
            </w:rPrChange>
          </w:rPr>
          <mc:AlternateContent>
            <mc:Choice Requires="wps">
              <w:drawing>
                <wp:anchor distT="0" distB="0" distL="114300" distR="114300" simplePos="0" relativeHeight="251766784" behindDoc="0" locked="0" layoutInCell="1" allowOverlap="1" wp14:anchorId="5E801551" wp14:editId="72BEB3EB">
                  <wp:simplePos x="0" y="0"/>
                  <wp:positionH relativeFrom="column">
                    <wp:posOffset>2000250</wp:posOffset>
                  </wp:positionH>
                  <wp:positionV relativeFrom="paragraph">
                    <wp:posOffset>204470</wp:posOffset>
                  </wp:positionV>
                  <wp:extent cx="19050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1905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34F2" id="Straight Connector 23"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6.1pt" to="30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" strokecolor="#5b9bd5 [3204]" strokeweight="1.5pt">
                  <v:stroke joinstyle="miter"/>
                </v:line>
              </w:pict>
            </mc:Fallback>
          </mc:AlternateContent>
        </w:r>
      </w:ins>
    </w:p>
    <w:p w14:paraId="121E9841" w14:textId="77777777" w:rsidR="00A16568" w:rsidRPr="00B90FBE" w:rsidRDefault="00A16568" w:rsidP="00A16568">
      <w:pPr>
        <w:tabs>
          <w:tab w:val="left" w:pos="1605"/>
        </w:tabs>
        <w:rPr>
          <w:ins w:id="3051" w:author="Kai Pa" w:date="2018-05-18T08:47:00Z"/>
          <w:rFonts w:ascii="Times New Roman" w:hAnsi="Times New Roman" w:cs="Times New Roman"/>
          <w:i/>
          <w:sz w:val="40"/>
          <w:szCs w:val="28"/>
          <w:rPrChange w:id="3052" w:author="Kai Pa" w:date="2018-05-21T21:31:00Z">
            <w:rPr>
              <w:ins w:id="3053" w:author="Kai Pa" w:date="2018-05-18T08:47:00Z"/>
              <w:rFonts w:ascii="Times New Roman" w:hAnsi="Times New Roman" w:cs="Times New Roman"/>
              <w:i/>
              <w:sz w:val="28"/>
              <w:szCs w:val="28"/>
            </w:rPr>
          </w:rPrChange>
        </w:rPr>
      </w:pPr>
      <w:ins w:id="3054" w:author="Kai Pa" w:date="2018-05-18T08:47:00Z">
        <w:r w:rsidRPr="00B90FBE">
          <w:rPr>
            <w:rFonts w:ascii="Times New Roman" w:hAnsi="Times New Roman" w:cs="Times New Roman"/>
            <w:i/>
            <w:sz w:val="40"/>
            <w:szCs w:val="28"/>
            <w:rPrChange w:id="3055" w:author="Kai Pa" w:date="2018-05-21T21:31:00Z">
              <w:rPr>
                <w:rFonts w:ascii="Times New Roman" w:hAnsi="Times New Roman" w:cs="Times New Roman"/>
                <w:i/>
                <w:sz w:val="28"/>
                <w:szCs w:val="28"/>
              </w:rPr>
            </w:rPrChange>
          </w:rPr>
          <w:t>Sơ đồ DFD nghiệp vụ Mở sổ tiết kiểm</w:t>
        </w:r>
      </w:ins>
    </w:p>
    <w:p w14:paraId="3AC3B9F3" w14:textId="77777777" w:rsidR="00A16568" w:rsidRPr="00B90FBE" w:rsidRDefault="00A16568" w:rsidP="00A16568">
      <w:pPr>
        <w:tabs>
          <w:tab w:val="left" w:pos="1605"/>
        </w:tabs>
        <w:rPr>
          <w:ins w:id="3056" w:author="Kai Pa" w:date="2018-05-18T08:47:00Z"/>
          <w:rFonts w:ascii="Times New Roman" w:hAnsi="Times New Roman" w:cs="Times New Roman"/>
          <w:sz w:val="32"/>
          <w:szCs w:val="28"/>
          <w:rPrChange w:id="3057" w:author="Kai Pa" w:date="2018-05-21T21:31:00Z">
            <w:rPr>
              <w:ins w:id="3058" w:author="Kai Pa" w:date="2018-05-18T08:47:00Z"/>
              <w:rFonts w:ascii="Times New Roman" w:hAnsi="Times New Roman" w:cs="Times New Roman"/>
              <w:sz w:val="28"/>
              <w:szCs w:val="28"/>
            </w:rPr>
          </w:rPrChange>
        </w:rPr>
      </w:pPr>
      <w:ins w:id="3059" w:author="Kai Pa" w:date="2018-05-18T08:47:00Z">
        <w:r w:rsidRPr="00B90FBE">
          <w:rPr>
            <w:rFonts w:ascii="Times New Roman" w:hAnsi="Times New Roman" w:cs="Times New Roman"/>
            <w:sz w:val="32"/>
            <w:szCs w:val="28"/>
            <w:rPrChange w:id="3060" w:author="Kai Pa" w:date="2018-05-21T21:31:00Z">
              <w:rPr>
                <w:rFonts w:ascii="Times New Roman" w:hAnsi="Times New Roman" w:cs="Times New Roman"/>
                <w:sz w:val="28"/>
                <w:szCs w:val="28"/>
              </w:rPr>
            </w:rPrChange>
          </w:rPr>
          <w:t xml:space="preserve">D1 : </w:t>
        </w:r>
        <w:r w:rsidRPr="00B90FBE">
          <w:rPr>
            <w:sz w:val="32"/>
            <w:szCs w:val="28"/>
            <w:rPrChange w:id="3061" w:author="Kai Pa" w:date="2018-05-21T21:31:00Z">
              <w:rPr>
                <w:sz w:val="32"/>
                <w:szCs w:val="32"/>
              </w:rPr>
            </w:rPrChange>
          </w:rPr>
          <w:t>HOTEN, DIACHI, SDT, GIOITINH, NGAYSINH, CMND, NGAYMO (ngày mở), NGAYBD (ngày bắt đầu), NGAYDH (ngày đáo hạn), TENLOAI (tên loại tk), LAISUAT ( lãi suất) + Tiền gửi - nếu khách hàng muốn gửi tiền lúc mở sổ.</w:t>
        </w:r>
      </w:ins>
    </w:p>
    <w:p w14:paraId="01C16BEF" w14:textId="77777777" w:rsidR="00A16568" w:rsidRPr="00B90FBE" w:rsidRDefault="00A16568" w:rsidP="00A16568">
      <w:pPr>
        <w:tabs>
          <w:tab w:val="left" w:pos="1605"/>
        </w:tabs>
        <w:rPr>
          <w:ins w:id="3062" w:author="Kai Pa" w:date="2018-05-18T08:47:00Z"/>
          <w:rFonts w:ascii="Times New Roman" w:hAnsi="Times New Roman" w:cs="Times New Roman"/>
          <w:sz w:val="32"/>
          <w:szCs w:val="28"/>
          <w:rPrChange w:id="3063" w:author="Kai Pa" w:date="2018-05-21T21:31:00Z">
            <w:rPr>
              <w:ins w:id="3064" w:author="Kai Pa" w:date="2018-05-18T08:47:00Z"/>
              <w:rFonts w:ascii="Times New Roman" w:hAnsi="Times New Roman" w:cs="Times New Roman"/>
              <w:sz w:val="28"/>
              <w:szCs w:val="28"/>
            </w:rPr>
          </w:rPrChange>
        </w:rPr>
      </w:pPr>
      <w:ins w:id="3065" w:author="Kai Pa" w:date="2018-05-18T08:47:00Z">
        <w:r w:rsidRPr="00B90FBE">
          <w:rPr>
            <w:rFonts w:ascii="Times New Roman" w:hAnsi="Times New Roman" w:cs="Times New Roman"/>
            <w:sz w:val="32"/>
            <w:szCs w:val="28"/>
            <w:rPrChange w:id="3066" w:author="Kai Pa" w:date="2018-05-21T21:31:00Z">
              <w:rPr>
                <w:rFonts w:ascii="Times New Roman" w:hAnsi="Times New Roman" w:cs="Times New Roman"/>
                <w:sz w:val="28"/>
                <w:szCs w:val="28"/>
              </w:rPr>
            </w:rPrChange>
          </w:rPr>
          <w:t>D2 : MASTK</w:t>
        </w:r>
        <w:r w:rsidRPr="00B90FBE">
          <w:rPr>
            <w:sz w:val="32"/>
            <w:szCs w:val="28"/>
            <w:rPrChange w:id="3067" w:author="Kai Pa" w:date="2018-05-21T21:31:00Z">
              <w:rPr>
                <w:sz w:val="32"/>
                <w:szCs w:val="32"/>
              </w:rPr>
            </w:rPrChange>
          </w:rPr>
          <w:t>, MAKH, MALOAITK, NGAYMO, NGAYBD, NGAYDH, SODU.</w:t>
        </w:r>
      </w:ins>
    </w:p>
    <w:p w14:paraId="74565C54" w14:textId="77777777" w:rsidR="00A16568" w:rsidRPr="00B90FBE" w:rsidRDefault="00A16568" w:rsidP="00A16568">
      <w:pPr>
        <w:tabs>
          <w:tab w:val="left" w:pos="1605"/>
        </w:tabs>
        <w:rPr>
          <w:ins w:id="3068" w:author="Kai Pa" w:date="2018-05-18T08:47:00Z"/>
          <w:rFonts w:ascii="Times New Roman" w:hAnsi="Times New Roman" w:cs="Times New Roman"/>
          <w:sz w:val="32"/>
          <w:szCs w:val="28"/>
          <w:rPrChange w:id="3069" w:author="Kai Pa" w:date="2018-05-21T21:31:00Z">
            <w:rPr>
              <w:ins w:id="3070" w:author="Kai Pa" w:date="2018-05-18T08:47:00Z"/>
              <w:rFonts w:ascii="Times New Roman" w:hAnsi="Times New Roman" w:cs="Times New Roman"/>
              <w:sz w:val="28"/>
              <w:szCs w:val="28"/>
            </w:rPr>
          </w:rPrChange>
        </w:rPr>
      </w:pPr>
      <w:ins w:id="3071" w:author="Kai Pa" w:date="2018-05-18T08:47:00Z">
        <w:r w:rsidRPr="00B90FBE">
          <w:rPr>
            <w:rFonts w:ascii="Times New Roman" w:hAnsi="Times New Roman" w:cs="Times New Roman"/>
            <w:sz w:val="32"/>
            <w:szCs w:val="28"/>
            <w:rPrChange w:id="3072" w:author="Kai Pa" w:date="2018-05-21T21:31:00Z">
              <w:rPr>
                <w:rFonts w:ascii="Times New Roman" w:hAnsi="Times New Roman" w:cs="Times New Roman"/>
                <w:sz w:val="28"/>
                <w:szCs w:val="28"/>
              </w:rPr>
            </w:rPrChange>
          </w:rPr>
          <w:t>D3 : D2</w:t>
        </w:r>
      </w:ins>
    </w:p>
    <w:p w14:paraId="3020FEAD" w14:textId="77777777" w:rsidR="00A16568" w:rsidRPr="00B90FBE" w:rsidRDefault="00A16568" w:rsidP="00A16568">
      <w:pPr>
        <w:tabs>
          <w:tab w:val="left" w:pos="1605"/>
        </w:tabs>
        <w:rPr>
          <w:ins w:id="3073" w:author="Kai Pa" w:date="2018-05-18T08:47:00Z"/>
          <w:rFonts w:ascii="Times New Roman" w:hAnsi="Times New Roman" w:cs="Times New Roman"/>
          <w:sz w:val="32"/>
          <w:szCs w:val="28"/>
          <w:rPrChange w:id="3074" w:author="Kai Pa" w:date="2018-05-21T21:31:00Z">
            <w:rPr>
              <w:ins w:id="3075" w:author="Kai Pa" w:date="2018-05-18T08:47:00Z"/>
              <w:rFonts w:ascii="Times New Roman" w:hAnsi="Times New Roman" w:cs="Times New Roman"/>
              <w:sz w:val="28"/>
              <w:szCs w:val="28"/>
            </w:rPr>
          </w:rPrChange>
        </w:rPr>
      </w:pPr>
      <w:ins w:id="3076" w:author="Kai Pa" w:date="2018-05-18T08:47:00Z">
        <w:r w:rsidRPr="00B90FBE">
          <w:rPr>
            <w:rFonts w:ascii="Times New Roman" w:hAnsi="Times New Roman" w:cs="Times New Roman"/>
            <w:sz w:val="32"/>
            <w:szCs w:val="28"/>
            <w:rPrChange w:id="3077" w:author="Kai Pa" w:date="2018-05-21T21:31:00Z">
              <w:rPr>
                <w:rFonts w:ascii="Times New Roman" w:hAnsi="Times New Roman" w:cs="Times New Roman"/>
                <w:sz w:val="28"/>
                <w:szCs w:val="28"/>
              </w:rPr>
            </w:rPrChange>
          </w:rPr>
          <w:lastRenderedPageBreak/>
          <w:t xml:space="preserve">D4 : D3 + </w:t>
        </w:r>
        <w:r w:rsidRPr="00B90FBE">
          <w:rPr>
            <w:sz w:val="32"/>
            <w:szCs w:val="28"/>
            <w:rPrChange w:id="3078" w:author="Kai Pa" w:date="2018-05-21T21:31:00Z">
              <w:rPr>
                <w:sz w:val="32"/>
                <w:szCs w:val="32"/>
              </w:rPr>
            </w:rPrChange>
          </w:rPr>
          <w:t>HOTEN, DIACHI, SDT, GIOITINH, NGAYSINH, CMND.</w:t>
        </w:r>
      </w:ins>
    </w:p>
    <w:p w14:paraId="7CD6FC80" w14:textId="77777777" w:rsidR="00A16568" w:rsidRPr="00B90FBE" w:rsidRDefault="00A16568" w:rsidP="00A16568">
      <w:pPr>
        <w:tabs>
          <w:tab w:val="left" w:pos="1605"/>
        </w:tabs>
        <w:rPr>
          <w:ins w:id="3079" w:author="Kai Pa" w:date="2018-05-18T08:47:00Z"/>
          <w:rFonts w:ascii="Times New Roman" w:hAnsi="Times New Roman" w:cs="Times New Roman"/>
          <w:sz w:val="32"/>
          <w:szCs w:val="28"/>
          <w:rPrChange w:id="3080" w:author="Kai Pa" w:date="2018-05-21T21:31:00Z">
            <w:rPr>
              <w:ins w:id="3081" w:author="Kai Pa" w:date="2018-05-18T08:47:00Z"/>
              <w:rFonts w:ascii="Times New Roman" w:hAnsi="Times New Roman" w:cs="Times New Roman"/>
              <w:sz w:val="28"/>
              <w:szCs w:val="28"/>
            </w:rPr>
          </w:rPrChange>
        </w:rPr>
      </w:pPr>
      <w:ins w:id="3082" w:author="Kai Pa" w:date="2018-05-18T08:47:00Z">
        <w:r w:rsidRPr="00B90FBE">
          <w:rPr>
            <w:rFonts w:ascii="Times New Roman" w:hAnsi="Times New Roman" w:cs="Times New Roman"/>
            <w:sz w:val="32"/>
            <w:szCs w:val="28"/>
            <w:rPrChange w:id="3083" w:author="Kai Pa" w:date="2018-05-21T21:31:00Z">
              <w:rPr>
                <w:rFonts w:ascii="Times New Roman" w:hAnsi="Times New Roman" w:cs="Times New Roman"/>
                <w:sz w:val="28"/>
                <w:szCs w:val="28"/>
              </w:rPr>
            </w:rPrChange>
          </w:rPr>
          <w:t>D5 : D4</w:t>
        </w:r>
      </w:ins>
    </w:p>
    <w:p w14:paraId="5EA1A98B" w14:textId="77777777" w:rsidR="00A16568" w:rsidRPr="00B90FBE" w:rsidRDefault="00A16568" w:rsidP="00A16568">
      <w:pPr>
        <w:tabs>
          <w:tab w:val="left" w:pos="1605"/>
        </w:tabs>
        <w:rPr>
          <w:ins w:id="3084" w:author="Kai Pa" w:date="2018-05-18T08:47:00Z"/>
          <w:rFonts w:ascii="Times New Roman" w:hAnsi="Times New Roman" w:cs="Times New Roman"/>
          <w:sz w:val="32"/>
          <w:szCs w:val="28"/>
          <w:rPrChange w:id="3085" w:author="Kai Pa" w:date="2018-05-21T21:31:00Z">
            <w:rPr>
              <w:ins w:id="3086" w:author="Kai Pa" w:date="2018-05-18T08:47:00Z"/>
              <w:rFonts w:ascii="Times New Roman" w:hAnsi="Times New Roman" w:cs="Times New Roman"/>
              <w:sz w:val="28"/>
              <w:szCs w:val="28"/>
            </w:rPr>
          </w:rPrChange>
        </w:rPr>
      </w:pPr>
      <w:ins w:id="3087" w:author="Kai Pa" w:date="2018-05-18T08:47:00Z">
        <w:r w:rsidRPr="00B90FBE">
          <w:rPr>
            <w:rFonts w:ascii="Times New Roman" w:hAnsi="Times New Roman" w:cs="Times New Roman"/>
            <w:b/>
            <w:i/>
            <w:sz w:val="32"/>
            <w:szCs w:val="28"/>
            <w:u w:val="single"/>
            <w:rPrChange w:id="3088"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3089" w:author="Kai Pa" w:date="2018-05-21T21:31:00Z">
              <w:rPr>
                <w:rFonts w:ascii="Times New Roman" w:hAnsi="Times New Roman" w:cs="Times New Roman"/>
                <w:sz w:val="28"/>
                <w:szCs w:val="28"/>
              </w:rPr>
            </w:rPrChange>
          </w:rPr>
          <w:t xml:space="preserve"> </w:t>
        </w:r>
      </w:ins>
    </w:p>
    <w:p w14:paraId="7AF21AD3" w14:textId="77777777" w:rsidR="00A16568" w:rsidRPr="00B90FBE" w:rsidRDefault="00A16568" w:rsidP="00A16568">
      <w:pPr>
        <w:pStyle w:val="ListParagraph"/>
        <w:numPr>
          <w:ilvl w:val="0"/>
          <w:numId w:val="19"/>
        </w:numPr>
        <w:tabs>
          <w:tab w:val="left" w:pos="1605"/>
        </w:tabs>
        <w:rPr>
          <w:ins w:id="3090" w:author="Kai Pa" w:date="2018-05-18T08:47:00Z"/>
          <w:rFonts w:ascii="Times New Roman" w:hAnsi="Times New Roman" w:cs="Times New Roman"/>
          <w:sz w:val="32"/>
          <w:szCs w:val="28"/>
          <w:rPrChange w:id="3091" w:author="Kai Pa" w:date="2018-05-21T21:31:00Z">
            <w:rPr>
              <w:ins w:id="3092" w:author="Kai Pa" w:date="2018-05-18T08:47:00Z"/>
              <w:rFonts w:ascii="Times New Roman" w:hAnsi="Times New Roman" w:cs="Times New Roman"/>
              <w:sz w:val="28"/>
              <w:szCs w:val="28"/>
            </w:rPr>
          </w:rPrChange>
        </w:rPr>
      </w:pPr>
      <w:ins w:id="3093" w:author="Kai Pa" w:date="2018-05-18T08:47:00Z">
        <w:r w:rsidRPr="00B90FBE">
          <w:rPr>
            <w:rFonts w:ascii="Times New Roman" w:hAnsi="Times New Roman" w:cs="Times New Roman"/>
            <w:sz w:val="32"/>
            <w:szCs w:val="28"/>
            <w:rPrChange w:id="3094" w:author="Kai Pa" w:date="2018-05-21T21:31:00Z">
              <w:rPr>
                <w:rFonts w:ascii="Times New Roman" w:hAnsi="Times New Roman" w:cs="Times New Roman"/>
                <w:sz w:val="28"/>
                <w:szCs w:val="28"/>
              </w:rPr>
            </w:rPrChange>
          </w:rPr>
          <w:t>Bước 1 : Nhân viên giao dịch lấy thông tin của khách hàng D1, đồng thời tiếp nhận số tiền gửi từ khách hàng nếu khách hàng có yêu cầu gửi tiền.</w:t>
        </w:r>
      </w:ins>
    </w:p>
    <w:p w14:paraId="34FC0EFC" w14:textId="77777777" w:rsidR="00A16568" w:rsidRPr="00B90FBE" w:rsidRDefault="00A16568" w:rsidP="00A16568">
      <w:pPr>
        <w:pStyle w:val="ListParagraph"/>
        <w:numPr>
          <w:ilvl w:val="0"/>
          <w:numId w:val="19"/>
        </w:numPr>
        <w:tabs>
          <w:tab w:val="left" w:pos="1605"/>
        </w:tabs>
        <w:rPr>
          <w:ins w:id="3095" w:author="Kai Pa" w:date="2018-05-18T08:47:00Z"/>
          <w:rFonts w:ascii="Times New Roman" w:hAnsi="Times New Roman" w:cs="Times New Roman"/>
          <w:sz w:val="32"/>
          <w:szCs w:val="28"/>
          <w:rPrChange w:id="3096" w:author="Kai Pa" w:date="2018-05-21T21:31:00Z">
            <w:rPr>
              <w:ins w:id="3097" w:author="Kai Pa" w:date="2018-05-18T08:47:00Z"/>
              <w:rFonts w:ascii="Times New Roman" w:hAnsi="Times New Roman" w:cs="Times New Roman"/>
              <w:sz w:val="28"/>
              <w:szCs w:val="28"/>
            </w:rPr>
          </w:rPrChange>
        </w:rPr>
      </w:pPr>
      <w:ins w:id="3098" w:author="Kai Pa" w:date="2018-05-18T08:47:00Z">
        <w:r w:rsidRPr="00B90FBE">
          <w:rPr>
            <w:rFonts w:ascii="Times New Roman" w:hAnsi="Times New Roman" w:cs="Times New Roman"/>
            <w:sz w:val="32"/>
            <w:szCs w:val="28"/>
            <w:rPrChange w:id="3099" w:author="Kai Pa" w:date="2018-05-21T21:31:00Z">
              <w:rPr>
                <w:rFonts w:ascii="Times New Roman" w:hAnsi="Times New Roman" w:cs="Times New Roman"/>
                <w:sz w:val="28"/>
                <w:szCs w:val="28"/>
              </w:rPr>
            </w:rPrChange>
          </w:rPr>
          <w:t>Bước 2 : Phần mềm tạo ra khách hàng mới và STK tương ứng với thông tin về STK mà khách hàng đã đăng kí.</w:t>
        </w:r>
      </w:ins>
    </w:p>
    <w:p w14:paraId="44D7969D" w14:textId="77777777" w:rsidR="00A16568" w:rsidRPr="00B90FBE" w:rsidRDefault="00A16568" w:rsidP="00A16568">
      <w:pPr>
        <w:pStyle w:val="ListParagraph"/>
        <w:numPr>
          <w:ilvl w:val="0"/>
          <w:numId w:val="19"/>
        </w:numPr>
        <w:tabs>
          <w:tab w:val="left" w:pos="1605"/>
        </w:tabs>
        <w:rPr>
          <w:ins w:id="3100" w:author="Kai Pa" w:date="2018-05-18T08:47:00Z"/>
          <w:rFonts w:ascii="Times New Roman" w:hAnsi="Times New Roman" w:cs="Times New Roman"/>
          <w:sz w:val="32"/>
          <w:szCs w:val="28"/>
          <w:rPrChange w:id="3101" w:author="Kai Pa" w:date="2018-05-21T21:31:00Z">
            <w:rPr>
              <w:ins w:id="3102" w:author="Kai Pa" w:date="2018-05-18T08:47:00Z"/>
              <w:rFonts w:ascii="Times New Roman" w:hAnsi="Times New Roman" w:cs="Times New Roman"/>
              <w:sz w:val="28"/>
              <w:szCs w:val="28"/>
            </w:rPr>
          </w:rPrChange>
        </w:rPr>
      </w:pPr>
      <w:ins w:id="3103" w:author="Kai Pa" w:date="2018-05-18T08:47:00Z">
        <w:r w:rsidRPr="00B90FBE">
          <w:rPr>
            <w:rFonts w:ascii="Times New Roman" w:hAnsi="Times New Roman" w:cs="Times New Roman"/>
            <w:sz w:val="32"/>
            <w:szCs w:val="28"/>
            <w:rPrChange w:id="3104" w:author="Kai Pa" w:date="2018-05-21T21:31:00Z">
              <w:rPr>
                <w:rFonts w:ascii="Times New Roman" w:hAnsi="Times New Roman" w:cs="Times New Roman"/>
                <w:sz w:val="28"/>
                <w:szCs w:val="28"/>
              </w:rPr>
            </w:rPrChange>
          </w:rPr>
          <w:t>Bước 3: Kết nối cơ sở dữ liệu.</w:t>
        </w:r>
      </w:ins>
    </w:p>
    <w:p w14:paraId="1DB9E04D" w14:textId="77777777" w:rsidR="00A16568" w:rsidRPr="00B90FBE" w:rsidRDefault="00A16568" w:rsidP="00A16568">
      <w:pPr>
        <w:pStyle w:val="ListParagraph"/>
        <w:numPr>
          <w:ilvl w:val="0"/>
          <w:numId w:val="19"/>
        </w:numPr>
        <w:tabs>
          <w:tab w:val="left" w:pos="1605"/>
        </w:tabs>
        <w:rPr>
          <w:ins w:id="3105" w:author="Kai Pa" w:date="2018-05-18T08:47:00Z"/>
          <w:rFonts w:ascii="Times New Roman" w:hAnsi="Times New Roman" w:cs="Times New Roman"/>
          <w:sz w:val="32"/>
          <w:szCs w:val="28"/>
          <w:rPrChange w:id="3106" w:author="Kai Pa" w:date="2018-05-21T21:31:00Z">
            <w:rPr>
              <w:ins w:id="3107" w:author="Kai Pa" w:date="2018-05-18T08:47:00Z"/>
              <w:rFonts w:ascii="Times New Roman" w:hAnsi="Times New Roman" w:cs="Times New Roman"/>
              <w:sz w:val="28"/>
              <w:szCs w:val="28"/>
            </w:rPr>
          </w:rPrChange>
        </w:rPr>
      </w:pPr>
      <w:ins w:id="3108" w:author="Kai Pa" w:date="2018-05-18T08:47:00Z">
        <w:r w:rsidRPr="00B90FBE">
          <w:rPr>
            <w:rFonts w:ascii="Times New Roman" w:hAnsi="Times New Roman" w:cs="Times New Roman"/>
            <w:sz w:val="32"/>
            <w:szCs w:val="28"/>
            <w:rPrChange w:id="3109" w:author="Kai Pa" w:date="2018-05-21T21:31:00Z">
              <w:rPr>
                <w:rFonts w:ascii="Times New Roman" w:hAnsi="Times New Roman" w:cs="Times New Roman"/>
                <w:sz w:val="28"/>
                <w:szCs w:val="28"/>
              </w:rPr>
            </w:rPrChange>
          </w:rPr>
          <w:t>Bước 4: Lưu thông tin của khách hàng, sổ tiết kiệm  đã đăng ký xuống CSDL.</w:t>
        </w:r>
      </w:ins>
    </w:p>
    <w:p w14:paraId="7EDEA696" w14:textId="77777777" w:rsidR="00A16568" w:rsidRPr="00B90FBE" w:rsidRDefault="00A16568" w:rsidP="00A16568">
      <w:pPr>
        <w:pStyle w:val="ListParagraph"/>
        <w:numPr>
          <w:ilvl w:val="0"/>
          <w:numId w:val="19"/>
        </w:numPr>
        <w:tabs>
          <w:tab w:val="left" w:pos="1605"/>
        </w:tabs>
        <w:rPr>
          <w:ins w:id="3110" w:author="Kai Pa" w:date="2018-05-18T08:47:00Z"/>
          <w:rFonts w:ascii="Times New Roman" w:hAnsi="Times New Roman" w:cs="Times New Roman"/>
          <w:sz w:val="32"/>
          <w:szCs w:val="28"/>
          <w:rPrChange w:id="3111" w:author="Kai Pa" w:date="2018-05-21T21:31:00Z">
            <w:rPr>
              <w:ins w:id="3112" w:author="Kai Pa" w:date="2018-05-18T08:47:00Z"/>
              <w:rFonts w:ascii="Times New Roman" w:hAnsi="Times New Roman" w:cs="Times New Roman"/>
              <w:sz w:val="28"/>
              <w:szCs w:val="28"/>
            </w:rPr>
          </w:rPrChange>
        </w:rPr>
      </w:pPr>
      <w:ins w:id="3113" w:author="Kai Pa" w:date="2018-05-18T08:47:00Z">
        <w:r w:rsidRPr="00B90FBE">
          <w:rPr>
            <w:rFonts w:ascii="Times New Roman" w:hAnsi="Times New Roman" w:cs="Times New Roman"/>
            <w:sz w:val="32"/>
            <w:szCs w:val="28"/>
            <w:rPrChange w:id="3114" w:author="Kai Pa" w:date="2018-05-21T21:31:00Z">
              <w:rPr>
                <w:rFonts w:ascii="Times New Roman" w:hAnsi="Times New Roman" w:cs="Times New Roman"/>
                <w:sz w:val="28"/>
                <w:szCs w:val="28"/>
              </w:rPr>
            </w:rPrChange>
          </w:rPr>
          <w:t>Bước 5: Xuất ra thông tin STK ra màn hình (D2).</w:t>
        </w:r>
      </w:ins>
    </w:p>
    <w:p w14:paraId="3EA9C6AC" w14:textId="77777777" w:rsidR="00A16568" w:rsidRPr="00B90FBE" w:rsidRDefault="00A16568" w:rsidP="00A16568">
      <w:pPr>
        <w:pStyle w:val="ListParagraph"/>
        <w:numPr>
          <w:ilvl w:val="0"/>
          <w:numId w:val="19"/>
        </w:numPr>
        <w:tabs>
          <w:tab w:val="left" w:pos="1605"/>
        </w:tabs>
        <w:rPr>
          <w:ins w:id="3115" w:author="Kai Pa" w:date="2018-05-18T08:47:00Z"/>
          <w:rFonts w:ascii="Times New Roman" w:hAnsi="Times New Roman" w:cs="Times New Roman"/>
          <w:sz w:val="32"/>
          <w:szCs w:val="28"/>
          <w:rPrChange w:id="3116" w:author="Kai Pa" w:date="2018-05-21T21:31:00Z">
            <w:rPr>
              <w:ins w:id="3117" w:author="Kai Pa" w:date="2018-05-18T08:47:00Z"/>
              <w:rFonts w:ascii="Times New Roman" w:hAnsi="Times New Roman" w:cs="Times New Roman"/>
              <w:sz w:val="28"/>
              <w:szCs w:val="28"/>
            </w:rPr>
          </w:rPrChange>
        </w:rPr>
      </w:pPr>
      <w:ins w:id="3118" w:author="Kai Pa" w:date="2018-05-18T08:47:00Z">
        <w:r w:rsidRPr="00B90FBE">
          <w:rPr>
            <w:rFonts w:ascii="Times New Roman" w:hAnsi="Times New Roman" w:cs="Times New Roman"/>
            <w:sz w:val="32"/>
            <w:szCs w:val="28"/>
            <w:rPrChange w:id="3119" w:author="Kai Pa" w:date="2018-05-21T21:31:00Z">
              <w:rPr>
                <w:rFonts w:ascii="Times New Roman" w:hAnsi="Times New Roman" w:cs="Times New Roman"/>
                <w:sz w:val="28"/>
                <w:szCs w:val="28"/>
              </w:rPr>
            </w:rPrChange>
          </w:rPr>
          <w:t>Bước 6: In thông tin STK mới bao gồm thông tin Khách hàng ra máy in.</w:t>
        </w:r>
      </w:ins>
    </w:p>
    <w:p w14:paraId="123789D5" w14:textId="77777777" w:rsidR="00A16568" w:rsidRPr="00B90FBE" w:rsidRDefault="00A16568" w:rsidP="00A16568">
      <w:pPr>
        <w:pStyle w:val="ListParagraph"/>
        <w:numPr>
          <w:ilvl w:val="0"/>
          <w:numId w:val="19"/>
        </w:numPr>
        <w:tabs>
          <w:tab w:val="left" w:pos="1605"/>
        </w:tabs>
        <w:rPr>
          <w:ins w:id="3120" w:author="Kai Pa" w:date="2018-05-18T08:47:00Z"/>
          <w:rFonts w:ascii="Times New Roman" w:hAnsi="Times New Roman" w:cs="Times New Roman"/>
          <w:sz w:val="32"/>
          <w:szCs w:val="28"/>
          <w:rPrChange w:id="3121" w:author="Kai Pa" w:date="2018-05-21T21:31:00Z">
            <w:rPr>
              <w:ins w:id="3122" w:author="Kai Pa" w:date="2018-05-18T08:47:00Z"/>
              <w:rFonts w:ascii="Times New Roman" w:hAnsi="Times New Roman" w:cs="Times New Roman"/>
              <w:sz w:val="28"/>
              <w:szCs w:val="28"/>
            </w:rPr>
          </w:rPrChange>
        </w:rPr>
      </w:pPr>
      <w:ins w:id="3123" w:author="Kai Pa" w:date="2018-05-18T08:47:00Z">
        <w:r w:rsidRPr="00B90FBE">
          <w:rPr>
            <w:rFonts w:ascii="Times New Roman" w:hAnsi="Times New Roman" w:cs="Times New Roman"/>
            <w:sz w:val="32"/>
            <w:szCs w:val="28"/>
            <w:rPrChange w:id="3124" w:author="Kai Pa" w:date="2018-05-21T21:31:00Z">
              <w:rPr>
                <w:rFonts w:ascii="Times New Roman" w:hAnsi="Times New Roman" w:cs="Times New Roman"/>
                <w:sz w:val="28"/>
                <w:szCs w:val="28"/>
              </w:rPr>
            </w:rPrChange>
          </w:rPr>
          <w:t>Bước 7: Đóng CSDL.</w:t>
        </w:r>
      </w:ins>
    </w:p>
    <w:p w14:paraId="77AF5F95" w14:textId="77777777" w:rsidR="00A16568" w:rsidRPr="00B90FBE" w:rsidRDefault="00A16568" w:rsidP="00A16568">
      <w:pPr>
        <w:pStyle w:val="ListParagraph"/>
        <w:numPr>
          <w:ilvl w:val="0"/>
          <w:numId w:val="19"/>
        </w:numPr>
        <w:tabs>
          <w:tab w:val="left" w:pos="1605"/>
        </w:tabs>
        <w:rPr>
          <w:ins w:id="3125" w:author="Kai Pa" w:date="2018-05-18T08:47:00Z"/>
          <w:rFonts w:ascii="Times New Roman" w:hAnsi="Times New Roman" w:cs="Times New Roman"/>
          <w:sz w:val="32"/>
          <w:szCs w:val="28"/>
          <w:rPrChange w:id="3126" w:author="Kai Pa" w:date="2018-05-21T21:31:00Z">
            <w:rPr>
              <w:ins w:id="3127" w:author="Kai Pa" w:date="2018-05-18T08:47:00Z"/>
              <w:rFonts w:ascii="Times New Roman" w:hAnsi="Times New Roman" w:cs="Times New Roman"/>
              <w:sz w:val="28"/>
              <w:szCs w:val="28"/>
            </w:rPr>
          </w:rPrChange>
        </w:rPr>
      </w:pPr>
      <w:ins w:id="3128" w:author="Kai Pa" w:date="2018-05-18T08:47:00Z">
        <w:r w:rsidRPr="00B90FBE">
          <w:rPr>
            <w:rFonts w:ascii="Times New Roman" w:hAnsi="Times New Roman" w:cs="Times New Roman"/>
            <w:sz w:val="32"/>
            <w:szCs w:val="28"/>
            <w:rPrChange w:id="3129" w:author="Kai Pa" w:date="2018-05-21T21:31:00Z">
              <w:rPr>
                <w:rFonts w:ascii="Times New Roman" w:hAnsi="Times New Roman" w:cs="Times New Roman"/>
                <w:sz w:val="28"/>
                <w:szCs w:val="28"/>
              </w:rPr>
            </w:rPrChange>
          </w:rPr>
          <w:t xml:space="preserve">Bước 8: Kết thúc.   </w:t>
        </w:r>
      </w:ins>
    </w:p>
    <w:p w14:paraId="1DF2C19B" w14:textId="10278E1D" w:rsidR="00A16568" w:rsidRPr="00B90FBE" w:rsidRDefault="00A16568" w:rsidP="00A16568">
      <w:pPr>
        <w:tabs>
          <w:tab w:val="left" w:pos="1605"/>
        </w:tabs>
        <w:rPr>
          <w:ins w:id="3130" w:author="Kai Pa" w:date="2018-05-18T22:26:00Z"/>
          <w:rFonts w:ascii="Times New Roman" w:hAnsi="Times New Roman" w:cs="Times New Roman"/>
          <w:sz w:val="40"/>
          <w:szCs w:val="28"/>
          <w:rPrChange w:id="3131" w:author="Kai Pa" w:date="2018-05-21T21:31:00Z">
            <w:rPr>
              <w:ins w:id="3132" w:author="Kai Pa" w:date="2018-05-18T22:26:00Z"/>
              <w:rFonts w:ascii="Times New Roman" w:hAnsi="Times New Roman" w:cs="Times New Roman"/>
              <w:sz w:val="36"/>
              <w:szCs w:val="28"/>
            </w:rPr>
          </w:rPrChange>
        </w:rPr>
      </w:pPr>
    </w:p>
    <w:p w14:paraId="5883B6D7" w14:textId="500A3ACF" w:rsidR="00A76313" w:rsidRPr="00B90FBE" w:rsidRDefault="00A76313" w:rsidP="00A16568">
      <w:pPr>
        <w:tabs>
          <w:tab w:val="left" w:pos="1605"/>
        </w:tabs>
        <w:rPr>
          <w:ins w:id="3133" w:author="Kai Pa" w:date="2018-05-18T22:26:00Z"/>
          <w:rFonts w:ascii="Times New Roman" w:hAnsi="Times New Roman" w:cs="Times New Roman"/>
          <w:sz w:val="40"/>
          <w:szCs w:val="28"/>
          <w:rPrChange w:id="3134" w:author="Kai Pa" w:date="2018-05-21T21:31:00Z">
            <w:rPr>
              <w:ins w:id="3135" w:author="Kai Pa" w:date="2018-05-18T22:26:00Z"/>
              <w:rFonts w:ascii="Times New Roman" w:hAnsi="Times New Roman" w:cs="Times New Roman"/>
              <w:sz w:val="36"/>
              <w:szCs w:val="28"/>
            </w:rPr>
          </w:rPrChange>
        </w:rPr>
      </w:pPr>
    </w:p>
    <w:p w14:paraId="337EF5D6" w14:textId="28A9D608" w:rsidR="00A76313" w:rsidRPr="00B90FBE" w:rsidRDefault="00A76313" w:rsidP="00A16568">
      <w:pPr>
        <w:tabs>
          <w:tab w:val="left" w:pos="1605"/>
        </w:tabs>
        <w:rPr>
          <w:ins w:id="3136" w:author="Kai Pa" w:date="2018-05-18T22:26:00Z"/>
          <w:rFonts w:ascii="Times New Roman" w:hAnsi="Times New Roman" w:cs="Times New Roman"/>
          <w:sz w:val="40"/>
          <w:szCs w:val="28"/>
          <w:rPrChange w:id="3137" w:author="Kai Pa" w:date="2018-05-21T21:31:00Z">
            <w:rPr>
              <w:ins w:id="3138" w:author="Kai Pa" w:date="2018-05-18T22:26:00Z"/>
              <w:rFonts w:ascii="Times New Roman" w:hAnsi="Times New Roman" w:cs="Times New Roman"/>
              <w:sz w:val="36"/>
              <w:szCs w:val="28"/>
            </w:rPr>
          </w:rPrChange>
        </w:rPr>
      </w:pPr>
    </w:p>
    <w:p w14:paraId="1684A8BB" w14:textId="7A49CDC5" w:rsidR="00A76313" w:rsidRPr="00B90FBE" w:rsidRDefault="00A76313" w:rsidP="00A16568">
      <w:pPr>
        <w:tabs>
          <w:tab w:val="left" w:pos="1605"/>
        </w:tabs>
        <w:rPr>
          <w:ins w:id="3139" w:author="Kai Pa" w:date="2018-05-18T22:26:00Z"/>
          <w:rFonts w:ascii="Times New Roman" w:hAnsi="Times New Roman" w:cs="Times New Roman"/>
          <w:sz w:val="40"/>
          <w:szCs w:val="28"/>
          <w:rPrChange w:id="3140" w:author="Kai Pa" w:date="2018-05-21T21:31:00Z">
            <w:rPr>
              <w:ins w:id="3141" w:author="Kai Pa" w:date="2018-05-18T22:26:00Z"/>
              <w:rFonts w:ascii="Times New Roman" w:hAnsi="Times New Roman" w:cs="Times New Roman"/>
              <w:sz w:val="36"/>
              <w:szCs w:val="28"/>
            </w:rPr>
          </w:rPrChange>
        </w:rPr>
      </w:pPr>
    </w:p>
    <w:p w14:paraId="7C67F579" w14:textId="1B573823" w:rsidR="00B90FBE" w:rsidRDefault="00B90FBE">
      <w:pPr>
        <w:rPr>
          <w:ins w:id="3142" w:author="Kai Pa" w:date="2018-05-21T21:33:00Z"/>
          <w:rFonts w:ascii="Times New Roman" w:hAnsi="Times New Roman" w:cs="Times New Roman"/>
          <w:sz w:val="40"/>
          <w:szCs w:val="28"/>
        </w:rPr>
      </w:pPr>
      <w:ins w:id="3143" w:author="Kai Pa" w:date="2018-05-21T21:33:00Z">
        <w:r>
          <w:rPr>
            <w:rFonts w:ascii="Times New Roman" w:hAnsi="Times New Roman" w:cs="Times New Roman"/>
            <w:sz w:val="40"/>
            <w:szCs w:val="28"/>
          </w:rPr>
          <w:br w:type="page"/>
        </w:r>
      </w:ins>
    </w:p>
    <w:p w14:paraId="7C11604B" w14:textId="77777777" w:rsidR="00A76313" w:rsidRPr="00B90FBE" w:rsidRDefault="00A76313" w:rsidP="00A16568">
      <w:pPr>
        <w:tabs>
          <w:tab w:val="left" w:pos="1605"/>
        </w:tabs>
        <w:rPr>
          <w:ins w:id="3144" w:author="Kai Pa" w:date="2018-05-18T08:47:00Z"/>
          <w:rFonts w:ascii="Times New Roman" w:hAnsi="Times New Roman" w:cs="Times New Roman"/>
          <w:sz w:val="40"/>
          <w:szCs w:val="28"/>
          <w:rPrChange w:id="3145" w:author="Kai Pa" w:date="2018-05-21T21:31:00Z">
            <w:rPr>
              <w:ins w:id="3146" w:author="Kai Pa" w:date="2018-05-18T08:47:00Z"/>
              <w:rFonts w:ascii="Times New Roman" w:hAnsi="Times New Roman" w:cs="Times New Roman"/>
              <w:sz w:val="28"/>
              <w:szCs w:val="28"/>
            </w:rPr>
          </w:rPrChange>
        </w:rPr>
      </w:pPr>
    </w:p>
    <w:p w14:paraId="08234B32" w14:textId="77777777" w:rsidR="00A16568" w:rsidRPr="00B90FBE" w:rsidRDefault="00A16568" w:rsidP="00A16568">
      <w:pPr>
        <w:rPr>
          <w:ins w:id="3147" w:author="Kai Pa" w:date="2018-05-18T08:47:00Z"/>
          <w:sz w:val="32"/>
          <w:rPrChange w:id="3148" w:author="Kai Pa" w:date="2018-05-21T21:31:00Z">
            <w:rPr>
              <w:ins w:id="3149" w:author="Kai Pa" w:date="2018-05-18T08:47:00Z"/>
            </w:rPr>
          </w:rPrChange>
        </w:rPr>
      </w:pPr>
    </w:p>
    <w:p w14:paraId="4D086759" w14:textId="77777777" w:rsidR="00A16568" w:rsidRPr="00B90FBE" w:rsidRDefault="00A16568" w:rsidP="00A16568">
      <w:pPr>
        <w:rPr>
          <w:ins w:id="3150" w:author="Kai Pa" w:date="2018-05-18T08:47:00Z"/>
          <w:sz w:val="32"/>
          <w:rPrChange w:id="3151" w:author="Kai Pa" w:date="2018-05-21T21:31:00Z">
            <w:rPr>
              <w:ins w:id="3152" w:author="Kai Pa" w:date="2018-05-18T08:47:00Z"/>
            </w:rPr>
          </w:rPrChange>
        </w:rPr>
      </w:pPr>
      <w:ins w:id="3153" w:author="Kai Pa" w:date="2018-05-18T08:47:00Z">
        <w:r w:rsidRPr="00B90FBE">
          <w:rPr>
            <w:noProof/>
            <w:sz w:val="32"/>
            <w:rPrChange w:id="3154" w:author="Kai Pa" w:date="2018-05-21T21:31:00Z">
              <w:rPr>
                <w:noProof/>
              </w:rPr>
            </w:rPrChange>
          </w:rPr>
          <mc:AlternateContent>
            <mc:Choice Requires="wps">
              <w:drawing>
                <wp:anchor distT="0" distB="0" distL="114300" distR="114300" simplePos="0" relativeHeight="251791360" behindDoc="0" locked="0" layoutInCell="1" allowOverlap="1" wp14:anchorId="19092301" wp14:editId="0E908EBF">
                  <wp:simplePos x="0" y="0"/>
                  <wp:positionH relativeFrom="column">
                    <wp:posOffset>2095500</wp:posOffset>
                  </wp:positionH>
                  <wp:positionV relativeFrom="paragraph">
                    <wp:posOffset>120650</wp:posOffset>
                  </wp:positionV>
                  <wp:extent cx="1590675" cy="5429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3F3C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2301" id="Rectangle 63" o:spid="_x0000_s1030" style="position:absolute;margin-left:165pt;margin-top:9.5pt;width:125.25pt;height:4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AfwIAAE0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Pr4+QH8CAABN&#10;BQAADgAAAAAAAAAAAAAAAAAuAgAAZHJzL2Uyb0RvYy54bWxQSwECLQAUAAYACAAAACEArh8CzdwA&#10;AAAKAQAADwAAAAAAAAAAAAAAAADZBAAAZHJzL2Rvd25yZXYueG1sUEsFBgAAAAAEAAQA8wAAAOIF&#10;AAAAAA==&#10;" fillcolor="#5b9bd5 [3204]" strokecolor="#1f4d78 [1604]" strokeweight="1pt">
                  <v:textbox>
                    <w:txbxContent>
                      <w:p w14:paraId="6263F3C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v:textbox>
                </v:rect>
              </w:pict>
            </mc:Fallback>
          </mc:AlternateContent>
        </w:r>
        <w:r w:rsidRPr="00B90FBE">
          <w:rPr>
            <w:noProof/>
            <w:sz w:val="32"/>
            <w:rPrChange w:id="3155" w:author="Kai Pa" w:date="2018-05-21T21:31:00Z">
              <w:rPr>
                <w:noProof/>
              </w:rPr>
            </w:rPrChange>
          </w:rPr>
          <mc:AlternateContent>
            <mc:Choice Requires="wps">
              <w:drawing>
                <wp:anchor distT="0" distB="0" distL="114300" distR="114300" simplePos="0" relativeHeight="251792384" behindDoc="0" locked="0" layoutInCell="1" allowOverlap="1" wp14:anchorId="5AC0DD66" wp14:editId="33FA6BBF">
                  <wp:simplePos x="0" y="0"/>
                  <wp:positionH relativeFrom="column">
                    <wp:posOffset>2824162</wp:posOffset>
                  </wp:positionH>
                  <wp:positionV relativeFrom="paragraph">
                    <wp:posOffset>985838</wp:posOffset>
                  </wp:positionV>
                  <wp:extent cx="753745" cy="132080"/>
                  <wp:effectExtent l="25083" t="13017" r="33337" b="14288"/>
                  <wp:wrapNone/>
                  <wp:docPr id="66" name="Right Arrow 6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03F7" id="Right Arrow 66" o:spid="_x0000_s1026" type="#_x0000_t13" style="position:absolute;margin-left:222.35pt;margin-top:77.65pt;width:59.35pt;height:10.4pt;rotation:9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jub4AWOJc/HErs1lw7LhP2C0eVj0o+6P0pw5gmXyzp5RRGzHH2X&#10;lEfoL5ex3SS4nrhYr7MajrVn8cY+eN6PQOqlx/0TA9/1ccQBuHX9dLNFbruW0RfdVA/r1tvopIpJ&#10;+MJrd8GVkOvfra+0c47vWetlya7+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eB+WN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671A549" w14:textId="77777777" w:rsidR="00A16568" w:rsidRPr="00B90FBE" w:rsidRDefault="00A16568" w:rsidP="00A16568">
      <w:pPr>
        <w:rPr>
          <w:ins w:id="3156" w:author="Kai Pa" w:date="2018-05-18T08:47:00Z"/>
          <w:sz w:val="32"/>
          <w:rPrChange w:id="3157" w:author="Kai Pa" w:date="2018-05-21T21:31:00Z">
            <w:rPr>
              <w:ins w:id="3158" w:author="Kai Pa" w:date="2018-05-18T08:47:00Z"/>
            </w:rPr>
          </w:rPrChange>
        </w:rPr>
      </w:pPr>
    </w:p>
    <w:p w14:paraId="60DEC732" w14:textId="77777777" w:rsidR="00A16568" w:rsidRPr="00B90FBE" w:rsidRDefault="00A16568" w:rsidP="00A16568">
      <w:pPr>
        <w:rPr>
          <w:ins w:id="3159" w:author="Kai Pa" w:date="2018-05-18T08:47:00Z"/>
          <w:sz w:val="32"/>
          <w:rPrChange w:id="3160" w:author="Kai Pa" w:date="2018-05-21T21:31:00Z">
            <w:rPr>
              <w:ins w:id="3161" w:author="Kai Pa" w:date="2018-05-18T08:47:00Z"/>
            </w:rPr>
          </w:rPrChange>
        </w:rPr>
      </w:pPr>
    </w:p>
    <w:p w14:paraId="5D8CB5A9" w14:textId="77777777" w:rsidR="00A16568" w:rsidRPr="00B90FBE" w:rsidRDefault="00A16568" w:rsidP="00A16568">
      <w:pPr>
        <w:tabs>
          <w:tab w:val="left" w:pos="3405"/>
          <w:tab w:val="left" w:pos="5340"/>
        </w:tabs>
        <w:rPr>
          <w:ins w:id="3162" w:author="Kai Pa" w:date="2018-05-18T08:47:00Z"/>
          <w:rFonts w:ascii="Times New Roman" w:hAnsi="Times New Roman" w:cs="Times New Roman"/>
          <w:sz w:val="32"/>
          <w:rPrChange w:id="3163" w:author="Kai Pa" w:date="2018-05-21T21:31:00Z">
            <w:rPr>
              <w:ins w:id="3164" w:author="Kai Pa" w:date="2018-05-18T08:47:00Z"/>
              <w:rFonts w:ascii="Times New Roman" w:hAnsi="Times New Roman" w:cs="Times New Roman"/>
            </w:rPr>
          </w:rPrChange>
        </w:rPr>
      </w:pPr>
      <w:ins w:id="3165" w:author="Kai Pa" w:date="2018-05-18T08:47:00Z">
        <w:r w:rsidRPr="00B90FBE">
          <w:rPr>
            <w:noProof/>
            <w:sz w:val="32"/>
            <w:rPrChange w:id="3166" w:author="Kai Pa" w:date="2018-05-21T21:31:00Z">
              <w:rPr>
                <w:noProof/>
              </w:rPr>
            </w:rPrChange>
          </w:rPr>
          <mc:AlternateContent>
            <mc:Choice Requires="wps">
              <w:drawing>
                <wp:anchor distT="0" distB="0" distL="114300" distR="114300" simplePos="0" relativeHeight="251794432" behindDoc="0" locked="0" layoutInCell="1" allowOverlap="1" wp14:anchorId="29044220" wp14:editId="236980E5">
                  <wp:simplePos x="0" y="0"/>
                  <wp:positionH relativeFrom="column">
                    <wp:posOffset>2228532</wp:posOffset>
                  </wp:positionH>
                  <wp:positionV relativeFrom="paragraph">
                    <wp:posOffset>122239</wp:posOffset>
                  </wp:positionV>
                  <wp:extent cx="753745" cy="132080"/>
                  <wp:effectExtent l="25083" t="0" r="33337" b="33338"/>
                  <wp:wrapNone/>
                  <wp:docPr id="65" name="Right Arrow 6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18813" id="Right Arrow 65" o:spid="_x0000_s1026" type="#_x0000_t13" style="position:absolute;margin-left:175.45pt;margin-top:9.65pt;width:59.35pt;height:10.4pt;rotation:-90;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mW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" adj="19707" fillcolor="#5b9bd5 [3204]" strokecolor="#1f4d78 [1604]" strokeweight="1pt"/>
              </w:pict>
            </mc:Fallback>
          </mc:AlternateContent>
        </w:r>
        <w:r w:rsidRPr="00B90FBE">
          <w:rPr>
            <w:sz w:val="32"/>
            <w:rPrChange w:id="3167" w:author="Kai Pa" w:date="2018-05-21T21:31:00Z">
              <w:rPr/>
            </w:rPrChange>
          </w:rPr>
          <w:tab/>
        </w:r>
        <w:r w:rsidRPr="00B90FBE">
          <w:rPr>
            <w:rFonts w:ascii="Times New Roman" w:hAnsi="Times New Roman" w:cs="Times New Roman"/>
            <w:sz w:val="40"/>
            <w:szCs w:val="28"/>
            <w:rPrChange w:id="3168" w:author="Kai Pa" w:date="2018-05-21T21:31:00Z">
              <w:rPr>
                <w:rFonts w:ascii="Times New Roman" w:hAnsi="Times New Roman" w:cs="Times New Roman"/>
                <w:sz w:val="28"/>
                <w:szCs w:val="28"/>
              </w:rPr>
            </w:rPrChange>
          </w:rPr>
          <w:t>D1</w:t>
        </w:r>
        <w:r w:rsidRPr="00B90FBE">
          <w:rPr>
            <w:sz w:val="32"/>
            <w:rPrChange w:id="3169" w:author="Kai Pa" w:date="2018-05-21T21:31:00Z">
              <w:rPr/>
            </w:rPrChange>
          </w:rPr>
          <w:tab/>
        </w:r>
        <w:r w:rsidRPr="00B90FBE">
          <w:rPr>
            <w:rFonts w:ascii="Times New Roman" w:hAnsi="Times New Roman" w:cs="Times New Roman"/>
            <w:sz w:val="40"/>
            <w:szCs w:val="28"/>
            <w:rPrChange w:id="3170" w:author="Kai Pa" w:date="2018-05-21T21:31:00Z">
              <w:rPr>
                <w:rFonts w:ascii="Times New Roman" w:hAnsi="Times New Roman" w:cs="Times New Roman"/>
                <w:sz w:val="28"/>
                <w:szCs w:val="28"/>
              </w:rPr>
            </w:rPrChange>
          </w:rPr>
          <w:t>D2</w:t>
        </w:r>
      </w:ins>
    </w:p>
    <w:p w14:paraId="7A21EED4" w14:textId="77777777" w:rsidR="00A16568" w:rsidRPr="00B90FBE" w:rsidRDefault="00A16568" w:rsidP="00A16568">
      <w:pPr>
        <w:rPr>
          <w:ins w:id="3171" w:author="Kai Pa" w:date="2018-05-18T08:47:00Z"/>
          <w:sz w:val="32"/>
          <w:rPrChange w:id="3172" w:author="Kai Pa" w:date="2018-05-21T21:31:00Z">
            <w:rPr>
              <w:ins w:id="3173" w:author="Kai Pa" w:date="2018-05-18T08:47:00Z"/>
            </w:rPr>
          </w:rPrChange>
        </w:rPr>
      </w:pPr>
      <w:ins w:id="3174" w:author="Kai Pa" w:date="2018-05-18T08:47:00Z">
        <w:r w:rsidRPr="00B90FBE">
          <w:rPr>
            <w:noProof/>
            <w:sz w:val="32"/>
            <w:rPrChange w:id="3175" w:author="Kai Pa" w:date="2018-05-21T21:31:00Z">
              <w:rPr>
                <w:noProof/>
              </w:rPr>
            </w:rPrChange>
          </w:rPr>
          <mc:AlternateContent>
            <mc:Choice Requires="wps">
              <w:drawing>
                <wp:anchor distT="0" distB="0" distL="114300" distR="114300" simplePos="0" relativeHeight="251790336" behindDoc="0" locked="0" layoutInCell="1" allowOverlap="1" wp14:anchorId="21829EAB" wp14:editId="2B0DD8EB">
                  <wp:simplePos x="0" y="0"/>
                  <wp:positionH relativeFrom="column">
                    <wp:posOffset>1752600</wp:posOffset>
                  </wp:positionH>
                  <wp:positionV relativeFrom="paragraph">
                    <wp:posOffset>230505</wp:posOffset>
                  </wp:positionV>
                  <wp:extent cx="2247900" cy="914400"/>
                  <wp:effectExtent l="0" t="0" r="19050" b="19050"/>
                  <wp:wrapNone/>
                  <wp:docPr id="67" name="Oval 67"/>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B886F"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16FDE930"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có kỳ hạn </w:t>
                              </w:r>
                            </w:p>
                            <w:p w14:paraId="25E78844" w14:textId="77777777" w:rsidR="00CE702B" w:rsidRPr="00781C00" w:rsidRDefault="00CE702B"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29EAB" id="Oval 67" o:spid="_x0000_s1031" style="position:absolute;margin-left:138pt;margin-top:18.15pt;width:177pt;height:1in;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MJL5st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2F8B886F"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16FDE930"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có kỳ hạn </w:t>
                        </w:r>
                      </w:p>
                      <w:p w14:paraId="25E78844" w14:textId="77777777" w:rsidR="00CE702B" w:rsidRPr="00781C00" w:rsidRDefault="00CE702B" w:rsidP="00A16568">
                        <w:pPr>
                          <w:rPr>
                            <w:rFonts w:ascii="Times New Roman" w:hAnsi="Times New Roman" w:cs="Times New Roman"/>
                            <w:sz w:val="28"/>
                            <w:szCs w:val="28"/>
                          </w:rPr>
                        </w:pPr>
                      </w:p>
                    </w:txbxContent>
                  </v:textbox>
                </v:oval>
              </w:pict>
            </mc:Fallback>
          </mc:AlternateContent>
        </w:r>
      </w:ins>
    </w:p>
    <w:p w14:paraId="02D44470" w14:textId="77777777" w:rsidR="00A16568" w:rsidRPr="00B90FBE" w:rsidRDefault="00A16568" w:rsidP="00A16568">
      <w:pPr>
        <w:tabs>
          <w:tab w:val="left" w:pos="6480"/>
        </w:tabs>
        <w:rPr>
          <w:ins w:id="3176" w:author="Kai Pa" w:date="2018-05-18T08:47:00Z"/>
          <w:rFonts w:ascii="Times New Roman" w:hAnsi="Times New Roman" w:cs="Times New Roman"/>
          <w:sz w:val="40"/>
          <w:szCs w:val="28"/>
          <w:rPrChange w:id="3177" w:author="Kai Pa" w:date="2018-05-21T21:31:00Z">
            <w:rPr>
              <w:ins w:id="3178" w:author="Kai Pa" w:date="2018-05-18T08:47:00Z"/>
              <w:rFonts w:ascii="Times New Roman" w:hAnsi="Times New Roman" w:cs="Times New Roman"/>
              <w:sz w:val="28"/>
              <w:szCs w:val="28"/>
            </w:rPr>
          </w:rPrChange>
        </w:rPr>
      </w:pPr>
      <w:ins w:id="3179" w:author="Kai Pa" w:date="2018-05-18T08:47:00Z">
        <w:r w:rsidRPr="00B90FBE">
          <w:rPr>
            <w:noProof/>
            <w:sz w:val="32"/>
            <w:rPrChange w:id="3180" w:author="Kai Pa" w:date="2018-05-21T21:31:00Z">
              <w:rPr>
                <w:noProof/>
              </w:rPr>
            </w:rPrChange>
          </w:rPr>
          <mc:AlternateContent>
            <mc:Choice Requires="wps">
              <w:drawing>
                <wp:anchor distT="0" distB="0" distL="114300" distR="114300" simplePos="0" relativeHeight="251799552" behindDoc="0" locked="0" layoutInCell="1" allowOverlap="1" wp14:anchorId="4D477E32" wp14:editId="4AC1214D">
                  <wp:simplePos x="0" y="0"/>
                  <wp:positionH relativeFrom="column">
                    <wp:posOffset>5067300</wp:posOffset>
                  </wp:positionH>
                  <wp:positionV relativeFrom="paragraph">
                    <wp:posOffset>65405</wp:posOffset>
                  </wp:positionV>
                  <wp:extent cx="1000125" cy="5429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36A86" w14:textId="77777777" w:rsidR="00CE702B" w:rsidRPr="00230CDF" w:rsidRDefault="00CE702B"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7E32" id="Rectangle 72" o:spid="_x0000_s1032" style="position:absolute;margin-left:399pt;margin-top:5.15pt;width:78.75pt;height:42.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" fillcolor="#5b9bd5 [3204]" strokecolor="#1f4d78 [1604]" strokeweight="1pt">
                  <v:textbox>
                    <w:txbxContent>
                      <w:p w14:paraId="3E636A86" w14:textId="77777777" w:rsidR="00CE702B" w:rsidRPr="00230CDF" w:rsidRDefault="00CE702B"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B90FBE">
          <w:rPr>
            <w:noProof/>
            <w:sz w:val="32"/>
            <w:rPrChange w:id="3181" w:author="Kai Pa" w:date="2018-05-21T21:31:00Z">
              <w:rPr>
                <w:noProof/>
              </w:rPr>
            </w:rPrChange>
          </w:rPr>
          <mc:AlternateContent>
            <mc:Choice Requires="wps">
              <w:drawing>
                <wp:anchor distT="0" distB="0" distL="114300" distR="114300" simplePos="0" relativeHeight="251798528" behindDoc="0" locked="0" layoutInCell="1" allowOverlap="1" wp14:anchorId="6E275858" wp14:editId="76750BD8">
                  <wp:simplePos x="0" y="0"/>
                  <wp:positionH relativeFrom="column">
                    <wp:posOffset>4143375</wp:posOffset>
                  </wp:positionH>
                  <wp:positionV relativeFrom="paragraph">
                    <wp:posOffset>208915</wp:posOffset>
                  </wp:positionV>
                  <wp:extent cx="753745" cy="132080"/>
                  <wp:effectExtent l="0" t="19050" r="46355" b="39370"/>
                  <wp:wrapNone/>
                  <wp:docPr id="71" name="Right Arrow 7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E227" id="Right Arrow 71" o:spid="_x0000_s1026" type="#_x0000_t13" style="position:absolute;margin-left:326.25pt;margin-top:16.45pt;width:59.35pt;height:10.4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DhgCpB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B90FBE">
          <w:rPr>
            <w:sz w:val="32"/>
            <w:rPrChange w:id="3182" w:author="Kai Pa" w:date="2018-05-21T21:31:00Z">
              <w:rPr/>
            </w:rPrChange>
          </w:rPr>
          <w:tab/>
          <w:t xml:space="preserve">     </w:t>
        </w:r>
        <w:r w:rsidRPr="00B90FBE">
          <w:rPr>
            <w:rFonts w:ascii="Times New Roman" w:hAnsi="Times New Roman" w:cs="Times New Roman"/>
            <w:sz w:val="40"/>
            <w:szCs w:val="28"/>
            <w:rPrChange w:id="3183" w:author="Kai Pa" w:date="2018-05-21T21:31:00Z">
              <w:rPr>
                <w:rFonts w:ascii="Times New Roman" w:hAnsi="Times New Roman" w:cs="Times New Roman"/>
                <w:sz w:val="28"/>
                <w:szCs w:val="28"/>
              </w:rPr>
            </w:rPrChange>
          </w:rPr>
          <w:t>D5</w:t>
        </w:r>
      </w:ins>
    </w:p>
    <w:p w14:paraId="24523543" w14:textId="77777777" w:rsidR="00A16568" w:rsidRPr="00B90FBE" w:rsidRDefault="00A16568" w:rsidP="00A16568">
      <w:pPr>
        <w:rPr>
          <w:ins w:id="3184" w:author="Kai Pa" w:date="2018-05-18T08:47:00Z"/>
          <w:sz w:val="32"/>
          <w:rPrChange w:id="3185" w:author="Kai Pa" w:date="2018-05-21T21:31:00Z">
            <w:rPr>
              <w:ins w:id="3186" w:author="Kai Pa" w:date="2018-05-18T08:47:00Z"/>
            </w:rPr>
          </w:rPrChange>
        </w:rPr>
      </w:pPr>
    </w:p>
    <w:p w14:paraId="00D20424" w14:textId="77777777" w:rsidR="00A16568" w:rsidRPr="00B90FBE" w:rsidRDefault="00A16568" w:rsidP="00A16568">
      <w:pPr>
        <w:rPr>
          <w:ins w:id="3187" w:author="Kai Pa" w:date="2018-05-18T08:47:00Z"/>
          <w:sz w:val="32"/>
          <w:rPrChange w:id="3188" w:author="Kai Pa" w:date="2018-05-21T21:31:00Z">
            <w:rPr>
              <w:ins w:id="3189" w:author="Kai Pa" w:date="2018-05-18T08:47:00Z"/>
            </w:rPr>
          </w:rPrChange>
        </w:rPr>
      </w:pPr>
    </w:p>
    <w:p w14:paraId="13F5976C" w14:textId="77777777" w:rsidR="00A16568" w:rsidRPr="00B90FBE" w:rsidRDefault="00A16568" w:rsidP="00A16568">
      <w:pPr>
        <w:tabs>
          <w:tab w:val="left" w:pos="3795"/>
        </w:tabs>
        <w:rPr>
          <w:ins w:id="3190" w:author="Kai Pa" w:date="2018-05-18T08:47:00Z"/>
          <w:sz w:val="32"/>
          <w:rPrChange w:id="3191" w:author="Kai Pa" w:date="2018-05-21T21:31:00Z">
            <w:rPr>
              <w:ins w:id="3192" w:author="Kai Pa" w:date="2018-05-18T08:47:00Z"/>
            </w:rPr>
          </w:rPrChange>
        </w:rPr>
      </w:pPr>
      <w:ins w:id="3193" w:author="Kai Pa" w:date="2018-05-18T08:47:00Z">
        <w:r w:rsidRPr="00B90FBE">
          <w:rPr>
            <w:sz w:val="32"/>
            <w:rPrChange w:id="3194" w:author="Kai Pa" w:date="2018-05-21T21:31:00Z">
              <w:rPr/>
            </w:rPrChange>
          </w:rPr>
          <w:tab/>
        </w:r>
      </w:ins>
    </w:p>
    <w:p w14:paraId="4FBEC282" w14:textId="3B4B09F9" w:rsidR="00A16568" w:rsidRPr="00B90FBE" w:rsidRDefault="00A16568" w:rsidP="00A16568">
      <w:pPr>
        <w:tabs>
          <w:tab w:val="left" w:pos="3795"/>
          <w:tab w:val="left" w:pos="5370"/>
        </w:tabs>
        <w:rPr>
          <w:ins w:id="3195" w:author="Kai Pa" w:date="2018-05-18T08:47:00Z"/>
          <w:sz w:val="40"/>
          <w:szCs w:val="28"/>
          <w:rPrChange w:id="3196" w:author="Kai Pa" w:date="2018-05-21T21:31:00Z">
            <w:rPr>
              <w:ins w:id="3197" w:author="Kai Pa" w:date="2018-05-18T08:47:00Z"/>
              <w:sz w:val="28"/>
              <w:szCs w:val="28"/>
            </w:rPr>
          </w:rPrChange>
        </w:rPr>
      </w:pPr>
      <w:ins w:id="3198" w:author="Kai Pa" w:date="2018-05-18T08:47:00Z">
        <w:r w:rsidRPr="00B90FBE">
          <w:rPr>
            <w:noProof/>
            <w:sz w:val="32"/>
            <w:rPrChange w:id="3199" w:author="Kai Pa" w:date="2018-05-21T21:31:00Z">
              <w:rPr>
                <w:noProof/>
              </w:rPr>
            </w:rPrChange>
          </w:rPr>
          <mc:AlternateContent>
            <mc:Choice Requires="wps">
              <w:drawing>
                <wp:anchor distT="0" distB="0" distL="114300" distR="114300" simplePos="0" relativeHeight="251793408" behindDoc="0" locked="0" layoutInCell="1" allowOverlap="1" wp14:anchorId="0354629F" wp14:editId="575818B2">
                  <wp:simplePos x="0" y="0"/>
                  <wp:positionH relativeFrom="column">
                    <wp:posOffset>2847658</wp:posOffset>
                  </wp:positionH>
                  <wp:positionV relativeFrom="paragraph">
                    <wp:posOffset>31433</wp:posOffset>
                  </wp:positionV>
                  <wp:extent cx="753745" cy="132080"/>
                  <wp:effectExtent l="25083" t="0" r="33337" b="33338"/>
                  <wp:wrapNone/>
                  <wp:docPr id="68" name="Right Arrow 6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05FF0" id="Right Arrow 68" o:spid="_x0000_s1026" type="#_x0000_t13" style="position:absolute;margin-left:224.25pt;margin-top:2.5pt;width:59.35pt;height:10.4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G6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CpblG6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B90FBE">
          <w:rPr>
            <w:noProof/>
            <w:sz w:val="32"/>
            <w:rPrChange w:id="3200" w:author="Kai Pa" w:date="2018-05-21T21:31:00Z">
              <w:rPr>
                <w:noProof/>
              </w:rPr>
            </w:rPrChange>
          </w:rPr>
          <mc:AlternateContent>
            <mc:Choice Requires="wps">
              <w:drawing>
                <wp:anchor distT="0" distB="0" distL="114300" distR="114300" simplePos="0" relativeHeight="251795456" behindDoc="0" locked="0" layoutInCell="1" allowOverlap="1" wp14:anchorId="69B84193" wp14:editId="5CB89E3C">
                  <wp:simplePos x="0" y="0"/>
                  <wp:positionH relativeFrom="column">
                    <wp:posOffset>2228531</wp:posOffset>
                  </wp:positionH>
                  <wp:positionV relativeFrom="paragraph">
                    <wp:posOffset>32703</wp:posOffset>
                  </wp:positionV>
                  <wp:extent cx="753745" cy="132080"/>
                  <wp:effectExtent l="25083" t="13017" r="33337" b="14288"/>
                  <wp:wrapNone/>
                  <wp:docPr id="64" name="Right Arrow 6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A7DC" id="Right Arrow 64" o:spid="_x0000_s1026" type="#_x0000_t13" style="position:absolute;margin-left:175.45pt;margin-top:2.6pt;width:59.35pt;height:10.4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v1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" adj="19707" fillcolor="#5b9bd5 [3204]" strokecolor="#1f4d78 [1604]" strokeweight="1pt"/>
              </w:pict>
            </mc:Fallback>
          </mc:AlternateContent>
        </w:r>
        <w:r w:rsidRPr="00B90FBE">
          <w:rPr>
            <w:rFonts w:ascii="Times New Roman" w:hAnsi="Times New Roman" w:cs="Times New Roman"/>
            <w:sz w:val="32"/>
            <w:rPrChange w:id="3201" w:author="Kai Pa" w:date="2018-05-21T21:31:00Z">
              <w:rPr>
                <w:rFonts w:ascii="Times New Roman" w:hAnsi="Times New Roman" w:cs="Times New Roman"/>
              </w:rPr>
            </w:rPrChange>
          </w:rPr>
          <w:t xml:space="preserve">                              </w:t>
        </w:r>
        <w:r w:rsidR="00B90FBE">
          <w:rPr>
            <w:rFonts w:ascii="Times New Roman" w:hAnsi="Times New Roman" w:cs="Times New Roman"/>
            <w:sz w:val="32"/>
            <w:rPrChange w:id="3202" w:author="Kai Pa" w:date="2018-05-21T21:31:00Z">
              <w:rPr>
                <w:rFonts w:ascii="Times New Roman" w:hAnsi="Times New Roman" w:cs="Times New Roman"/>
                <w:sz w:val="32"/>
              </w:rPr>
            </w:rPrChange>
          </w:rPr>
          <w:t xml:space="preserve">                     </w:t>
        </w:r>
        <w:r w:rsidRPr="00B90FBE">
          <w:rPr>
            <w:rFonts w:ascii="Times New Roman" w:hAnsi="Times New Roman" w:cs="Times New Roman"/>
            <w:sz w:val="32"/>
            <w:rPrChange w:id="3203"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204" w:author="Kai Pa" w:date="2018-05-21T21:31:00Z">
              <w:rPr>
                <w:rFonts w:ascii="Times New Roman" w:hAnsi="Times New Roman" w:cs="Times New Roman"/>
                <w:sz w:val="28"/>
                <w:szCs w:val="28"/>
              </w:rPr>
            </w:rPrChange>
          </w:rPr>
          <w:t>D3</w:t>
        </w:r>
        <w:r w:rsidRPr="00B90FBE">
          <w:rPr>
            <w:sz w:val="32"/>
            <w:rPrChange w:id="3205" w:author="Kai Pa" w:date="2018-05-21T21:31:00Z">
              <w:rPr/>
            </w:rPrChange>
          </w:rPr>
          <w:tab/>
        </w:r>
        <w:r w:rsidRPr="00B90FBE">
          <w:rPr>
            <w:rFonts w:ascii="Times New Roman" w:hAnsi="Times New Roman" w:cs="Times New Roman"/>
            <w:sz w:val="40"/>
            <w:szCs w:val="28"/>
            <w:rPrChange w:id="3206" w:author="Kai Pa" w:date="2018-05-21T21:31:00Z">
              <w:rPr>
                <w:rFonts w:ascii="Times New Roman" w:hAnsi="Times New Roman" w:cs="Times New Roman"/>
                <w:sz w:val="28"/>
                <w:szCs w:val="28"/>
              </w:rPr>
            </w:rPrChange>
          </w:rPr>
          <w:t>D4</w:t>
        </w:r>
      </w:ins>
    </w:p>
    <w:p w14:paraId="6438C403" w14:textId="77777777" w:rsidR="00A16568" w:rsidRPr="00B90FBE" w:rsidRDefault="00A16568" w:rsidP="00A16568">
      <w:pPr>
        <w:rPr>
          <w:ins w:id="3207" w:author="Kai Pa" w:date="2018-05-18T08:47:00Z"/>
          <w:sz w:val="40"/>
          <w:szCs w:val="28"/>
          <w:rPrChange w:id="3208" w:author="Kai Pa" w:date="2018-05-21T21:31:00Z">
            <w:rPr>
              <w:ins w:id="3209" w:author="Kai Pa" w:date="2018-05-18T08:47:00Z"/>
              <w:sz w:val="28"/>
              <w:szCs w:val="28"/>
            </w:rPr>
          </w:rPrChange>
        </w:rPr>
      </w:pPr>
      <w:ins w:id="3210" w:author="Kai Pa" w:date="2018-05-18T08:47:00Z">
        <w:r w:rsidRPr="00B90FBE">
          <w:rPr>
            <w:noProof/>
            <w:sz w:val="40"/>
            <w:szCs w:val="28"/>
            <w:rPrChange w:id="3211" w:author="Kai Pa" w:date="2018-05-21T21:31:00Z">
              <w:rPr>
                <w:noProof/>
                <w:sz w:val="28"/>
                <w:szCs w:val="28"/>
              </w:rPr>
            </w:rPrChange>
          </w:rPr>
          <mc:AlternateContent>
            <mc:Choice Requires="wps">
              <w:drawing>
                <wp:anchor distT="0" distB="0" distL="114300" distR="114300" simplePos="0" relativeHeight="251796480" behindDoc="0" locked="0" layoutInCell="1" allowOverlap="1" wp14:anchorId="319B4AF9" wp14:editId="2D9810DE">
                  <wp:simplePos x="0" y="0"/>
                  <wp:positionH relativeFrom="column">
                    <wp:posOffset>1790065</wp:posOffset>
                  </wp:positionH>
                  <wp:positionV relativeFrom="paragraph">
                    <wp:posOffset>182245</wp:posOffset>
                  </wp:positionV>
                  <wp:extent cx="2219325" cy="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A8A60E" id="Straight Connector 6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Z7i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5J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01Z7ivAEAAMU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0C493E2" w14:textId="65196080" w:rsidR="00A16568" w:rsidRPr="00B90FBE" w:rsidRDefault="00A16568" w:rsidP="00A16568">
      <w:pPr>
        <w:tabs>
          <w:tab w:val="left" w:pos="1605"/>
        </w:tabs>
        <w:rPr>
          <w:ins w:id="3212" w:author="Kai Pa" w:date="2018-05-18T08:47:00Z"/>
          <w:rFonts w:ascii="Times New Roman" w:hAnsi="Times New Roman" w:cs="Times New Roman"/>
          <w:sz w:val="40"/>
          <w:szCs w:val="28"/>
          <w:rPrChange w:id="3213" w:author="Kai Pa" w:date="2018-05-21T21:31:00Z">
            <w:rPr>
              <w:ins w:id="3214" w:author="Kai Pa" w:date="2018-05-18T08:47:00Z"/>
              <w:rFonts w:ascii="Times New Roman" w:hAnsi="Times New Roman" w:cs="Times New Roman"/>
              <w:sz w:val="28"/>
              <w:szCs w:val="28"/>
            </w:rPr>
          </w:rPrChange>
        </w:rPr>
      </w:pPr>
      <w:ins w:id="3215" w:author="Kai Pa" w:date="2018-05-18T08:47:00Z">
        <w:r w:rsidRPr="00B90FBE">
          <w:rPr>
            <w:noProof/>
            <w:sz w:val="40"/>
            <w:szCs w:val="28"/>
            <w:rPrChange w:id="3216" w:author="Kai Pa" w:date="2018-05-21T21:31:00Z">
              <w:rPr>
                <w:noProof/>
                <w:sz w:val="28"/>
                <w:szCs w:val="28"/>
              </w:rPr>
            </w:rPrChange>
          </w:rPr>
          <mc:AlternateContent>
            <mc:Choice Requires="wps">
              <w:drawing>
                <wp:anchor distT="0" distB="0" distL="114300" distR="114300" simplePos="0" relativeHeight="251797504" behindDoc="0" locked="0" layoutInCell="1" allowOverlap="1" wp14:anchorId="3DCBE965" wp14:editId="52C58BE0">
                  <wp:simplePos x="0" y="0"/>
                  <wp:positionH relativeFrom="column">
                    <wp:posOffset>1809750</wp:posOffset>
                  </wp:positionH>
                  <wp:positionV relativeFrom="paragraph">
                    <wp:posOffset>245745</wp:posOffset>
                  </wp:positionV>
                  <wp:extent cx="221932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32B8FE" id="Straight Connector 7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Hfuw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ZbtCcrzGz1m&#10;UnY/ZrHFENhBJMGX7NQxpo4B27CjS5TijorsyZAvXxYkpuruaXYXpiw0H7bt6v1d+1oKfb1rnoGR&#10;Uv4I6EXZ9NLZUISrTh0+pczFOPWawkFp5Fy67vLJQUl24SsYFsPF7iq6jhFsHYmD4gFQWkPIqyKF&#10;+Wp2gRnr3Axcvgy85Bco1BGbwe3L4BlRK2PIM9jbgPQ3gjxdWzbn/KsDZ93FgiccTvVRqjU8K1Xh&#10;Za7LMP4aV/jz37f5CQ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M0vR37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00B90FBE">
          <w:rPr>
            <w:rFonts w:ascii="Times New Roman" w:hAnsi="Times New Roman" w:cs="Times New Roman"/>
            <w:sz w:val="40"/>
            <w:szCs w:val="28"/>
            <w:rPrChange w:id="3217" w:author="Kai Pa" w:date="2018-05-21T21:31:00Z">
              <w:rPr>
                <w:rFonts w:ascii="Times New Roman" w:hAnsi="Times New Roman" w:cs="Times New Roman"/>
                <w:sz w:val="40"/>
                <w:szCs w:val="28"/>
              </w:rPr>
            </w:rPrChange>
          </w:rPr>
          <w:t xml:space="preserve">                           </w:t>
        </w:r>
        <w:r w:rsidRPr="00B90FBE">
          <w:rPr>
            <w:rFonts w:ascii="Times New Roman" w:hAnsi="Times New Roman" w:cs="Times New Roman"/>
            <w:sz w:val="40"/>
            <w:szCs w:val="28"/>
            <w:rPrChange w:id="3218" w:author="Kai Pa" w:date="2018-05-21T21:31:00Z">
              <w:rPr>
                <w:rFonts w:ascii="Times New Roman" w:hAnsi="Times New Roman" w:cs="Times New Roman"/>
                <w:sz w:val="28"/>
                <w:szCs w:val="28"/>
              </w:rPr>
            </w:rPrChange>
          </w:rPr>
          <w:t xml:space="preserve">        Cơ sở dữ liệu</w:t>
        </w:r>
      </w:ins>
    </w:p>
    <w:p w14:paraId="406A3B6A" w14:textId="77777777" w:rsidR="00A16568" w:rsidRPr="00B90FBE" w:rsidRDefault="00A16568" w:rsidP="00A16568">
      <w:pPr>
        <w:tabs>
          <w:tab w:val="left" w:pos="1605"/>
        </w:tabs>
        <w:jc w:val="center"/>
        <w:rPr>
          <w:ins w:id="3219" w:author="Kai Pa" w:date="2018-05-18T08:47:00Z"/>
          <w:rFonts w:ascii="Times New Roman" w:hAnsi="Times New Roman" w:cs="Times New Roman"/>
          <w:sz w:val="40"/>
          <w:szCs w:val="28"/>
          <w:rPrChange w:id="3220" w:author="Kai Pa" w:date="2018-05-21T21:31:00Z">
            <w:rPr>
              <w:ins w:id="3221" w:author="Kai Pa" w:date="2018-05-18T08:47:00Z"/>
              <w:rFonts w:ascii="Times New Roman" w:hAnsi="Times New Roman" w:cs="Times New Roman"/>
              <w:sz w:val="28"/>
              <w:szCs w:val="28"/>
            </w:rPr>
          </w:rPrChange>
        </w:rPr>
      </w:pPr>
      <w:ins w:id="3222" w:author="Kai Pa" w:date="2018-05-18T08:47:00Z">
        <w:r w:rsidRPr="00B90FBE">
          <w:rPr>
            <w:rFonts w:ascii="Times New Roman" w:hAnsi="Times New Roman" w:cs="Times New Roman"/>
            <w:i/>
            <w:sz w:val="40"/>
            <w:szCs w:val="28"/>
            <w:rPrChange w:id="3223" w:author="Kai Pa" w:date="2018-05-21T21:31:00Z">
              <w:rPr>
                <w:rFonts w:ascii="Times New Roman" w:hAnsi="Times New Roman" w:cs="Times New Roman"/>
                <w:i/>
                <w:sz w:val="28"/>
                <w:szCs w:val="28"/>
              </w:rPr>
            </w:rPrChange>
          </w:rPr>
          <w:t>Sơ đồ DFD nghiệp vụ Gửi tiền tiết kiệm có kỳ hạn.</w:t>
        </w:r>
      </w:ins>
    </w:p>
    <w:p w14:paraId="46762427" w14:textId="77777777" w:rsidR="00A16568" w:rsidRPr="00B90FBE" w:rsidRDefault="00A16568" w:rsidP="00A16568">
      <w:pPr>
        <w:tabs>
          <w:tab w:val="left" w:pos="1605"/>
        </w:tabs>
        <w:rPr>
          <w:ins w:id="3224" w:author="Kai Pa" w:date="2018-05-18T08:47:00Z"/>
          <w:rFonts w:ascii="Times New Roman" w:hAnsi="Times New Roman" w:cs="Times New Roman"/>
          <w:sz w:val="32"/>
          <w:szCs w:val="28"/>
          <w:rPrChange w:id="3225" w:author="Kai Pa" w:date="2018-05-21T21:31:00Z">
            <w:rPr>
              <w:ins w:id="3226" w:author="Kai Pa" w:date="2018-05-18T08:47:00Z"/>
              <w:rFonts w:ascii="Times New Roman" w:hAnsi="Times New Roman" w:cs="Times New Roman"/>
              <w:sz w:val="28"/>
              <w:szCs w:val="28"/>
            </w:rPr>
          </w:rPrChange>
        </w:rPr>
      </w:pPr>
      <w:ins w:id="3227" w:author="Kai Pa" w:date="2018-05-18T08:47:00Z">
        <w:r w:rsidRPr="00B90FBE">
          <w:rPr>
            <w:rFonts w:ascii="Times New Roman" w:hAnsi="Times New Roman" w:cs="Times New Roman"/>
            <w:sz w:val="32"/>
            <w:szCs w:val="28"/>
            <w:rPrChange w:id="3228" w:author="Kai Pa" w:date="2018-05-21T21:31:00Z">
              <w:rPr>
                <w:rFonts w:ascii="Times New Roman" w:hAnsi="Times New Roman" w:cs="Times New Roman"/>
                <w:sz w:val="28"/>
                <w:szCs w:val="28"/>
              </w:rPr>
            </w:rPrChange>
          </w:rPr>
          <w:t>D1: CMND (số chứng minh thư)</w:t>
        </w:r>
      </w:ins>
    </w:p>
    <w:p w14:paraId="3D55D36B" w14:textId="77777777" w:rsidR="00A16568" w:rsidRPr="00B90FBE" w:rsidRDefault="00A16568" w:rsidP="00A16568">
      <w:pPr>
        <w:tabs>
          <w:tab w:val="left" w:pos="1605"/>
        </w:tabs>
        <w:rPr>
          <w:ins w:id="3229" w:author="Kai Pa" w:date="2018-05-18T08:47:00Z"/>
          <w:rFonts w:ascii="Times New Roman" w:hAnsi="Times New Roman" w:cs="Times New Roman"/>
          <w:sz w:val="32"/>
          <w:szCs w:val="28"/>
          <w:rPrChange w:id="3230" w:author="Kai Pa" w:date="2018-05-21T21:31:00Z">
            <w:rPr>
              <w:ins w:id="3231" w:author="Kai Pa" w:date="2018-05-18T08:47:00Z"/>
              <w:rFonts w:ascii="Times New Roman" w:hAnsi="Times New Roman" w:cs="Times New Roman"/>
              <w:sz w:val="28"/>
              <w:szCs w:val="28"/>
            </w:rPr>
          </w:rPrChange>
        </w:rPr>
      </w:pPr>
      <w:ins w:id="3232" w:author="Kai Pa" w:date="2018-05-18T08:47:00Z">
        <w:r w:rsidRPr="00B90FBE">
          <w:rPr>
            <w:rFonts w:ascii="Times New Roman" w:hAnsi="Times New Roman" w:cs="Times New Roman"/>
            <w:sz w:val="32"/>
            <w:szCs w:val="28"/>
            <w:rPrChange w:id="3233" w:author="Kai Pa" w:date="2018-05-21T21:31:00Z">
              <w:rPr>
                <w:rFonts w:ascii="Times New Roman" w:hAnsi="Times New Roman" w:cs="Times New Roman"/>
                <w:sz w:val="28"/>
                <w:szCs w:val="28"/>
              </w:rPr>
            </w:rPrChange>
          </w:rPr>
          <w:t>D2: MASTK, HOTEN, NGAYBD, NGAYDH, TENLOAI, LAISUAT, SODU.</w:t>
        </w:r>
      </w:ins>
    </w:p>
    <w:p w14:paraId="209C9540" w14:textId="77777777" w:rsidR="00A16568" w:rsidRPr="00B90FBE" w:rsidRDefault="00A16568" w:rsidP="00A16568">
      <w:pPr>
        <w:tabs>
          <w:tab w:val="left" w:pos="1605"/>
        </w:tabs>
        <w:rPr>
          <w:ins w:id="3234" w:author="Kai Pa" w:date="2018-05-18T08:47:00Z"/>
          <w:sz w:val="32"/>
          <w:szCs w:val="28"/>
          <w:rPrChange w:id="3235" w:author="Kai Pa" w:date="2018-05-21T21:31:00Z">
            <w:rPr>
              <w:ins w:id="3236" w:author="Kai Pa" w:date="2018-05-18T08:47:00Z"/>
              <w:sz w:val="32"/>
              <w:szCs w:val="32"/>
            </w:rPr>
          </w:rPrChange>
        </w:rPr>
      </w:pPr>
      <w:ins w:id="3237" w:author="Kai Pa" w:date="2018-05-18T08:47:00Z">
        <w:r w:rsidRPr="00B90FBE">
          <w:rPr>
            <w:rFonts w:ascii="Times New Roman" w:hAnsi="Times New Roman" w:cs="Times New Roman"/>
            <w:sz w:val="32"/>
            <w:szCs w:val="28"/>
            <w:rPrChange w:id="3238" w:author="Kai Pa" w:date="2018-05-21T21:31:00Z">
              <w:rPr>
                <w:rFonts w:ascii="Times New Roman" w:hAnsi="Times New Roman" w:cs="Times New Roman"/>
                <w:sz w:val="28"/>
                <w:szCs w:val="28"/>
              </w:rPr>
            </w:rPrChange>
          </w:rPr>
          <w:t xml:space="preserve">D3: </w:t>
        </w:r>
        <w:r w:rsidRPr="00B90FBE">
          <w:rPr>
            <w:sz w:val="32"/>
            <w:szCs w:val="28"/>
            <w:rPrChange w:id="3239" w:author="Kai Pa" w:date="2018-05-21T21:31:00Z">
              <w:rPr>
                <w:sz w:val="32"/>
                <w:szCs w:val="32"/>
              </w:rPr>
            </w:rPrChange>
          </w:rPr>
          <w:t>D2</w:t>
        </w:r>
      </w:ins>
    </w:p>
    <w:p w14:paraId="321688E0" w14:textId="77777777" w:rsidR="00A16568" w:rsidRPr="00B90FBE" w:rsidRDefault="00A16568" w:rsidP="00A16568">
      <w:pPr>
        <w:tabs>
          <w:tab w:val="left" w:pos="1605"/>
        </w:tabs>
        <w:rPr>
          <w:ins w:id="3240" w:author="Kai Pa" w:date="2018-05-18T08:47:00Z"/>
          <w:sz w:val="32"/>
          <w:szCs w:val="28"/>
          <w:rPrChange w:id="3241" w:author="Kai Pa" w:date="2018-05-21T21:31:00Z">
            <w:rPr>
              <w:ins w:id="3242" w:author="Kai Pa" w:date="2018-05-18T08:47:00Z"/>
              <w:sz w:val="32"/>
              <w:szCs w:val="32"/>
            </w:rPr>
          </w:rPrChange>
        </w:rPr>
      </w:pPr>
      <w:ins w:id="3243" w:author="Kai Pa" w:date="2018-05-18T08:47:00Z">
        <w:r w:rsidRPr="00B90FBE">
          <w:rPr>
            <w:sz w:val="32"/>
            <w:szCs w:val="28"/>
            <w:rPrChange w:id="3244" w:author="Kai Pa" w:date="2018-05-21T21:31:00Z">
              <w:rPr>
                <w:sz w:val="32"/>
                <w:szCs w:val="32"/>
              </w:rPr>
            </w:rPrChange>
          </w:rPr>
          <w:t>D4 : D1</w:t>
        </w:r>
      </w:ins>
    </w:p>
    <w:p w14:paraId="258DBDF0" w14:textId="77777777" w:rsidR="00A16568" w:rsidRPr="00B90FBE" w:rsidRDefault="00A16568" w:rsidP="00A16568">
      <w:pPr>
        <w:tabs>
          <w:tab w:val="left" w:pos="1605"/>
        </w:tabs>
        <w:rPr>
          <w:ins w:id="3245" w:author="Kai Pa" w:date="2018-05-18T08:47:00Z"/>
          <w:sz w:val="32"/>
          <w:szCs w:val="28"/>
          <w:rPrChange w:id="3246" w:author="Kai Pa" w:date="2018-05-21T21:31:00Z">
            <w:rPr>
              <w:ins w:id="3247" w:author="Kai Pa" w:date="2018-05-18T08:47:00Z"/>
              <w:sz w:val="32"/>
              <w:szCs w:val="32"/>
            </w:rPr>
          </w:rPrChange>
        </w:rPr>
      </w:pPr>
      <w:ins w:id="3248" w:author="Kai Pa" w:date="2018-05-18T08:47:00Z">
        <w:r w:rsidRPr="00B90FBE">
          <w:rPr>
            <w:sz w:val="32"/>
            <w:szCs w:val="28"/>
            <w:rPrChange w:id="3249" w:author="Kai Pa" w:date="2018-05-21T21:31:00Z">
              <w:rPr>
                <w:sz w:val="32"/>
                <w:szCs w:val="32"/>
              </w:rPr>
            </w:rPrChange>
          </w:rPr>
          <w:t>D5 : D2</w:t>
        </w:r>
      </w:ins>
    </w:p>
    <w:p w14:paraId="49BC5B61" w14:textId="77777777" w:rsidR="00A16568" w:rsidRPr="00B90FBE" w:rsidRDefault="00A16568" w:rsidP="00A16568">
      <w:pPr>
        <w:tabs>
          <w:tab w:val="left" w:pos="1605"/>
        </w:tabs>
        <w:rPr>
          <w:ins w:id="3250" w:author="Kai Pa" w:date="2018-05-18T08:47:00Z"/>
          <w:sz w:val="32"/>
          <w:szCs w:val="28"/>
          <w:rPrChange w:id="3251" w:author="Kai Pa" w:date="2018-05-21T21:31:00Z">
            <w:rPr>
              <w:ins w:id="3252" w:author="Kai Pa" w:date="2018-05-18T08:47:00Z"/>
              <w:sz w:val="32"/>
              <w:szCs w:val="32"/>
            </w:rPr>
          </w:rPrChange>
        </w:rPr>
      </w:pPr>
      <w:ins w:id="3253" w:author="Kai Pa" w:date="2018-05-18T08:47:00Z">
        <w:r w:rsidRPr="00B90FBE">
          <w:rPr>
            <w:b/>
            <w:i/>
            <w:sz w:val="32"/>
            <w:szCs w:val="28"/>
            <w:u w:val="single"/>
            <w:rPrChange w:id="3254" w:author="Kai Pa" w:date="2018-05-21T21:31:00Z">
              <w:rPr>
                <w:b/>
                <w:i/>
                <w:sz w:val="32"/>
                <w:szCs w:val="32"/>
                <w:u w:val="single"/>
              </w:rPr>
            </w:rPrChange>
          </w:rPr>
          <w:t>Xử lý:</w:t>
        </w:r>
      </w:ins>
    </w:p>
    <w:p w14:paraId="5A0A851C" w14:textId="77777777" w:rsidR="00A16568" w:rsidRPr="00B90FBE" w:rsidRDefault="00A16568" w:rsidP="00A16568">
      <w:pPr>
        <w:tabs>
          <w:tab w:val="left" w:pos="1605"/>
        </w:tabs>
        <w:rPr>
          <w:ins w:id="3255" w:author="Kai Pa" w:date="2018-05-18T08:47:00Z"/>
          <w:sz w:val="32"/>
          <w:szCs w:val="28"/>
          <w:rPrChange w:id="3256" w:author="Kai Pa" w:date="2018-05-21T21:31:00Z">
            <w:rPr>
              <w:ins w:id="3257" w:author="Kai Pa" w:date="2018-05-18T08:47:00Z"/>
              <w:sz w:val="32"/>
              <w:szCs w:val="32"/>
            </w:rPr>
          </w:rPrChange>
        </w:rPr>
      </w:pPr>
      <w:ins w:id="3258" w:author="Kai Pa" w:date="2018-05-18T08:47:00Z">
        <w:r w:rsidRPr="00B90FBE">
          <w:rPr>
            <w:sz w:val="32"/>
            <w:szCs w:val="28"/>
            <w:rPrChange w:id="3259" w:author="Kai Pa" w:date="2018-05-21T21:31:00Z">
              <w:rPr>
                <w:sz w:val="32"/>
                <w:szCs w:val="32"/>
              </w:rPr>
            </w:rPrChange>
          </w:rPr>
          <w:lastRenderedPageBreak/>
          <w:t>Bước 1: Kết nối với CSDL.</w:t>
        </w:r>
      </w:ins>
    </w:p>
    <w:p w14:paraId="60A15A16" w14:textId="77777777" w:rsidR="00A16568" w:rsidRPr="00B90FBE" w:rsidRDefault="00A16568" w:rsidP="00A16568">
      <w:pPr>
        <w:tabs>
          <w:tab w:val="left" w:pos="1605"/>
        </w:tabs>
        <w:rPr>
          <w:ins w:id="3260" w:author="Kai Pa" w:date="2018-05-18T08:47:00Z"/>
          <w:sz w:val="32"/>
          <w:szCs w:val="28"/>
          <w:rPrChange w:id="3261" w:author="Kai Pa" w:date="2018-05-21T21:31:00Z">
            <w:rPr>
              <w:ins w:id="3262" w:author="Kai Pa" w:date="2018-05-18T08:47:00Z"/>
              <w:sz w:val="32"/>
              <w:szCs w:val="32"/>
            </w:rPr>
          </w:rPrChange>
        </w:rPr>
      </w:pPr>
      <w:ins w:id="3263" w:author="Kai Pa" w:date="2018-05-18T08:47:00Z">
        <w:r w:rsidRPr="00B90FBE">
          <w:rPr>
            <w:sz w:val="32"/>
            <w:szCs w:val="28"/>
            <w:rPrChange w:id="3264" w:author="Kai Pa" w:date="2018-05-21T21:31:00Z">
              <w:rPr>
                <w:sz w:val="32"/>
                <w:szCs w:val="32"/>
              </w:rPr>
            </w:rPrChange>
          </w:rPr>
          <w:t>Bước 2: Giao dịch viên nhập vào số CMND của khách hàng -&gt;  xuất hiện cửa sổ gửi tiền, nhân viên tiến hành nhập số tiền gửi của khách hàng vào phần mềm.</w:t>
        </w:r>
      </w:ins>
    </w:p>
    <w:p w14:paraId="2909F2CF" w14:textId="77777777" w:rsidR="00A16568" w:rsidRPr="00B90FBE" w:rsidRDefault="00A16568" w:rsidP="00A16568">
      <w:pPr>
        <w:tabs>
          <w:tab w:val="left" w:pos="1605"/>
        </w:tabs>
        <w:rPr>
          <w:ins w:id="3265" w:author="Kai Pa" w:date="2018-05-18T08:47:00Z"/>
          <w:sz w:val="32"/>
          <w:szCs w:val="28"/>
          <w:rPrChange w:id="3266" w:author="Kai Pa" w:date="2018-05-21T21:31:00Z">
            <w:rPr>
              <w:ins w:id="3267" w:author="Kai Pa" w:date="2018-05-18T08:47:00Z"/>
              <w:sz w:val="32"/>
              <w:szCs w:val="32"/>
            </w:rPr>
          </w:rPrChange>
        </w:rPr>
      </w:pPr>
      <w:ins w:id="3268" w:author="Kai Pa" w:date="2018-05-18T08:47:00Z">
        <w:r w:rsidRPr="00B90FBE">
          <w:rPr>
            <w:sz w:val="32"/>
            <w:szCs w:val="28"/>
            <w:rPrChange w:id="3269" w:author="Kai Pa" w:date="2018-05-21T21:31:00Z">
              <w:rPr>
                <w:sz w:val="32"/>
                <w:szCs w:val="32"/>
              </w:rPr>
            </w:rPrChange>
          </w:rPr>
          <w:t>Bước 3: Lấy thông tin SODU (số dư) cũ (D3) và xử lý, tính lại số dư sau khi gửi tiền.</w:t>
        </w:r>
      </w:ins>
    </w:p>
    <w:p w14:paraId="7DB4A97D" w14:textId="77777777" w:rsidR="00A16568" w:rsidRPr="00B90FBE" w:rsidRDefault="00A16568" w:rsidP="00A16568">
      <w:pPr>
        <w:tabs>
          <w:tab w:val="left" w:pos="1605"/>
        </w:tabs>
        <w:rPr>
          <w:ins w:id="3270" w:author="Kai Pa" w:date="2018-05-18T08:47:00Z"/>
          <w:sz w:val="32"/>
          <w:szCs w:val="28"/>
          <w:rPrChange w:id="3271" w:author="Kai Pa" w:date="2018-05-21T21:31:00Z">
            <w:rPr>
              <w:ins w:id="3272" w:author="Kai Pa" w:date="2018-05-18T08:47:00Z"/>
              <w:sz w:val="32"/>
              <w:szCs w:val="32"/>
            </w:rPr>
          </w:rPrChange>
        </w:rPr>
      </w:pPr>
      <w:ins w:id="3273" w:author="Kai Pa" w:date="2018-05-18T08:47:00Z">
        <w:r w:rsidRPr="00B90FBE">
          <w:rPr>
            <w:sz w:val="32"/>
            <w:szCs w:val="28"/>
            <w:rPrChange w:id="3274" w:author="Kai Pa" w:date="2018-05-21T21:31:00Z">
              <w:rPr>
                <w:sz w:val="32"/>
                <w:szCs w:val="32"/>
              </w:rPr>
            </w:rPrChange>
          </w:rPr>
          <w:t>Bước 4: Lưu số dư mới của khách hàng vào CSDL.</w:t>
        </w:r>
      </w:ins>
    </w:p>
    <w:p w14:paraId="16D72CC1" w14:textId="77777777" w:rsidR="00A16568" w:rsidRPr="00B90FBE" w:rsidRDefault="00A16568" w:rsidP="00A16568">
      <w:pPr>
        <w:tabs>
          <w:tab w:val="left" w:pos="1605"/>
        </w:tabs>
        <w:rPr>
          <w:ins w:id="3275" w:author="Kai Pa" w:date="2018-05-18T08:47:00Z"/>
          <w:sz w:val="32"/>
          <w:szCs w:val="28"/>
          <w:rPrChange w:id="3276" w:author="Kai Pa" w:date="2018-05-21T21:31:00Z">
            <w:rPr>
              <w:ins w:id="3277" w:author="Kai Pa" w:date="2018-05-18T08:47:00Z"/>
              <w:sz w:val="32"/>
              <w:szCs w:val="32"/>
            </w:rPr>
          </w:rPrChange>
        </w:rPr>
      </w:pPr>
      <w:ins w:id="3278" w:author="Kai Pa" w:date="2018-05-18T08:47:00Z">
        <w:r w:rsidRPr="00B90FBE">
          <w:rPr>
            <w:sz w:val="32"/>
            <w:szCs w:val="28"/>
            <w:rPrChange w:id="3279" w:author="Kai Pa" w:date="2018-05-21T21:31:00Z">
              <w:rPr>
                <w:sz w:val="32"/>
                <w:szCs w:val="32"/>
              </w:rPr>
            </w:rPrChange>
          </w:rPr>
          <w:t>Bước 5: Xuất thông tin tiền gửi tiết kiệm D2 ra màn hình.</w:t>
        </w:r>
      </w:ins>
    </w:p>
    <w:p w14:paraId="57DCA3D4" w14:textId="77777777" w:rsidR="00A16568" w:rsidRPr="00B90FBE" w:rsidRDefault="00A16568" w:rsidP="00A16568">
      <w:pPr>
        <w:tabs>
          <w:tab w:val="left" w:pos="1605"/>
        </w:tabs>
        <w:rPr>
          <w:ins w:id="3280" w:author="Kai Pa" w:date="2018-05-18T08:47:00Z"/>
          <w:sz w:val="32"/>
          <w:szCs w:val="28"/>
          <w:rPrChange w:id="3281" w:author="Kai Pa" w:date="2018-05-21T21:31:00Z">
            <w:rPr>
              <w:ins w:id="3282" w:author="Kai Pa" w:date="2018-05-18T08:47:00Z"/>
              <w:sz w:val="32"/>
              <w:szCs w:val="32"/>
            </w:rPr>
          </w:rPrChange>
        </w:rPr>
      </w:pPr>
      <w:ins w:id="3283" w:author="Kai Pa" w:date="2018-05-18T08:47:00Z">
        <w:r w:rsidRPr="00B90FBE">
          <w:rPr>
            <w:sz w:val="32"/>
            <w:szCs w:val="28"/>
            <w:rPrChange w:id="3284" w:author="Kai Pa" w:date="2018-05-21T21:31:00Z">
              <w:rPr>
                <w:sz w:val="32"/>
                <w:szCs w:val="32"/>
              </w:rPr>
            </w:rPrChange>
          </w:rPr>
          <w:t>Bước 6: In phiếu lưu tiền gửi(D5)</w:t>
        </w:r>
      </w:ins>
    </w:p>
    <w:p w14:paraId="4685F34D" w14:textId="77777777" w:rsidR="00A16568" w:rsidRPr="00B90FBE" w:rsidRDefault="00A16568" w:rsidP="00A16568">
      <w:pPr>
        <w:tabs>
          <w:tab w:val="left" w:pos="1605"/>
        </w:tabs>
        <w:rPr>
          <w:ins w:id="3285" w:author="Kai Pa" w:date="2018-05-18T08:47:00Z"/>
          <w:sz w:val="32"/>
          <w:szCs w:val="28"/>
          <w:rPrChange w:id="3286" w:author="Kai Pa" w:date="2018-05-21T21:31:00Z">
            <w:rPr>
              <w:ins w:id="3287" w:author="Kai Pa" w:date="2018-05-18T08:47:00Z"/>
              <w:sz w:val="32"/>
              <w:szCs w:val="32"/>
            </w:rPr>
          </w:rPrChange>
        </w:rPr>
      </w:pPr>
      <w:ins w:id="3288" w:author="Kai Pa" w:date="2018-05-18T08:47:00Z">
        <w:r w:rsidRPr="00B90FBE">
          <w:rPr>
            <w:sz w:val="32"/>
            <w:szCs w:val="28"/>
            <w:rPrChange w:id="3289" w:author="Kai Pa" w:date="2018-05-21T21:31:00Z">
              <w:rPr>
                <w:sz w:val="32"/>
                <w:szCs w:val="32"/>
              </w:rPr>
            </w:rPrChange>
          </w:rPr>
          <w:t>Bước 7: Đóng CSDL.</w:t>
        </w:r>
      </w:ins>
    </w:p>
    <w:p w14:paraId="2349B3DB" w14:textId="22EC6F0F" w:rsidR="00A16568" w:rsidRPr="00B90FBE" w:rsidRDefault="00A16568" w:rsidP="00B90FBE">
      <w:pPr>
        <w:tabs>
          <w:tab w:val="left" w:pos="1605"/>
        </w:tabs>
        <w:rPr>
          <w:ins w:id="3290" w:author="Kai Pa" w:date="2018-05-18T08:47:00Z"/>
          <w:sz w:val="32"/>
          <w:szCs w:val="28"/>
          <w:rPrChange w:id="3291" w:author="Kai Pa" w:date="2018-05-21T21:34:00Z">
            <w:rPr>
              <w:ins w:id="3292" w:author="Kai Pa" w:date="2018-05-18T08:47:00Z"/>
            </w:rPr>
          </w:rPrChange>
        </w:rPr>
        <w:pPrChange w:id="3293" w:author="Kai Pa" w:date="2018-05-21T21:34:00Z">
          <w:pPr/>
        </w:pPrChange>
      </w:pPr>
      <w:ins w:id="3294" w:author="Kai Pa" w:date="2018-05-18T08:47:00Z">
        <w:r w:rsidRPr="00B90FBE">
          <w:rPr>
            <w:sz w:val="32"/>
            <w:szCs w:val="28"/>
            <w:rPrChange w:id="3295" w:author="Kai Pa" w:date="2018-05-21T21:31:00Z">
              <w:rPr>
                <w:sz w:val="32"/>
                <w:szCs w:val="32"/>
              </w:rPr>
            </w:rPrChange>
          </w:rPr>
          <w:t>Bước 8: Kế</w:t>
        </w:r>
        <w:r w:rsidR="00B90FBE">
          <w:rPr>
            <w:sz w:val="32"/>
            <w:szCs w:val="28"/>
            <w:rPrChange w:id="3296" w:author="Kai Pa" w:date="2018-05-21T21:31:00Z">
              <w:rPr>
                <w:sz w:val="32"/>
                <w:szCs w:val="28"/>
              </w:rPr>
            </w:rPrChange>
          </w:rPr>
          <w:t>t thúc.</w:t>
        </w:r>
        <w:r w:rsidRPr="00B90FBE">
          <w:rPr>
            <w:noProof/>
            <w:sz w:val="32"/>
            <w:rPrChange w:id="3297" w:author="Kai Pa" w:date="2018-05-21T21:31:00Z">
              <w:rPr>
                <w:noProof/>
              </w:rPr>
            </w:rPrChange>
          </w:rPr>
          <mc:AlternateContent>
            <mc:Choice Requires="wps">
              <w:drawing>
                <wp:anchor distT="0" distB="0" distL="114300" distR="114300" simplePos="0" relativeHeight="251833344" behindDoc="0" locked="0" layoutInCell="1" allowOverlap="1" wp14:anchorId="7F93F573" wp14:editId="6A3C3E40">
                  <wp:simplePos x="0" y="0"/>
                  <wp:positionH relativeFrom="column">
                    <wp:posOffset>2095500</wp:posOffset>
                  </wp:positionH>
                  <wp:positionV relativeFrom="paragraph">
                    <wp:posOffset>120650</wp:posOffset>
                  </wp:positionV>
                  <wp:extent cx="1590675" cy="542925"/>
                  <wp:effectExtent l="0" t="0" r="28575" b="28575"/>
                  <wp:wrapNone/>
                  <wp:docPr id="93" name="Rectangle 9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A7E02"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3F573" id="Rectangle 93" o:spid="_x0000_s1033" style="position:absolute;margin-left:165pt;margin-top:9.5pt;width:125.25pt;height:4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l+V25n8CAABN&#10;BQAADgAAAAAAAAAAAAAAAAAuAgAAZHJzL2Uyb0RvYy54bWxQSwECLQAUAAYACAAAACEArh8CzdwA&#10;AAAKAQAADwAAAAAAAAAAAAAAAADZBAAAZHJzL2Rvd25yZXYueG1sUEsFBgAAAAAEAAQA8wAAAOIF&#10;AAAAAA==&#10;" fillcolor="#5b9bd5 [3204]" strokecolor="#1f4d78 [1604]" strokeweight="1pt">
                  <v:textbox>
                    <w:txbxContent>
                      <w:p w14:paraId="06FA7E02"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r w:rsidRPr="00B90FBE">
          <w:rPr>
            <w:noProof/>
            <w:sz w:val="32"/>
            <w:rPrChange w:id="3298" w:author="Kai Pa" w:date="2018-05-21T21:31:00Z">
              <w:rPr>
                <w:noProof/>
              </w:rPr>
            </w:rPrChange>
          </w:rPr>
          <mc:AlternateContent>
            <mc:Choice Requires="wps">
              <w:drawing>
                <wp:anchor distT="0" distB="0" distL="114300" distR="114300" simplePos="0" relativeHeight="251834368" behindDoc="0" locked="0" layoutInCell="1" allowOverlap="1" wp14:anchorId="242D18A9" wp14:editId="7117C516">
                  <wp:simplePos x="0" y="0"/>
                  <wp:positionH relativeFrom="column">
                    <wp:posOffset>2824162</wp:posOffset>
                  </wp:positionH>
                  <wp:positionV relativeFrom="paragraph">
                    <wp:posOffset>985838</wp:posOffset>
                  </wp:positionV>
                  <wp:extent cx="753745" cy="132080"/>
                  <wp:effectExtent l="25083" t="13017" r="33337" b="14288"/>
                  <wp:wrapNone/>
                  <wp:docPr id="94" name="Right Arrow 9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32CB8" id="Right Arrow 94" o:spid="_x0000_s1026" type="#_x0000_t13" style="position:absolute;margin-left:222.35pt;margin-top:77.65pt;width:59.35pt;height:10.4pt;rotation:90;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Ug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3xMlIK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D85A090" w14:textId="77777777" w:rsidR="00A16568" w:rsidRPr="00B90FBE" w:rsidRDefault="00A16568" w:rsidP="00A16568">
      <w:pPr>
        <w:rPr>
          <w:ins w:id="3299" w:author="Kai Pa" w:date="2018-05-18T08:47:00Z"/>
          <w:sz w:val="32"/>
          <w:rPrChange w:id="3300" w:author="Kai Pa" w:date="2018-05-21T21:31:00Z">
            <w:rPr>
              <w:ins w:id="3301" w:author="Kai Pa" w:date="2018-05-18T08:47:00Z"/>
            </w:rPr>
          </w:rPrChange>
        </w:rPr>
      </w:pPr>
    </w:p>
    <w:p w14:paraId="6A6DA381" w14:textId="77777777" w:rsidR="00A16568" w:rsidRPr="00B90FBE" w:rsidRDefault="00A16568" w:rsidP="00A16568">
      <w:pPr>
        <w:rPr>
          <w:ins w:id="3302" w:author="Kai Pa" w:date="2018-05-18T08:47:00Z"/>
          <w:sz w:val="32"/>
          <w:rPrChange w:id="3303" w:author="Kai Pa" w:date="2018-05-21T21:31:00Z">
            <w:rPr>
              <w:ins w:id="3304" w:author="Kai Pa" w:date="2018-05-18T08:47:00Z"/>
            </w:rPr>
          </w:rPrChange>
        </w:rPr>
      </w:pPr>
    </w:p>
    <w:p w14:paraId="0B267AFC" w14:textId="77777777" w:rsidR="00A16568" w:rsidRPr="00B90FBE" w:rsidRDefault="00A16568" w:rsidP="00A16568">
      <w:pPr>
        <w:tabs>
          <w:tab w:val="left" w:pos="3405"/>
          <w:tab w:val="left" w:pos="5340"/>
        </w:tabs>
        <w:rPr>
          <w:ins w:id="3305" w:author="Kai Pa" w:date="2018-05-18T08:47:00Z"/>
          <w:rFonts w:ascii="Times New Roman" w:hAnsi="Times New Roman" w:cs="Times New Roman"/>
          <w:sz w:val="32"/>
          <w:rPrChange w:id="3306" w:author="Kai Pa" w:date="2018-05-21T21:31:00Z">
            <w:rPr>
              <w:ins w:id="3307" w:author="Kai Pa" w:date="2018-05-18T08:47:00Z"/>
              <w:rFonts w:ascii="Times New Roman" w:hAnsi="Times New Roman" w:cs="Times New Roman"/>
            </w:rPr>
          </w:rPrChange>
        </w:rPr>
      </w:pPr>
      <w:ins w:id="3308" w:author="Kai Pa" w:date="2018-05-18T08:47:00Z">
        <w:r w:rsidRPr="00B90FBE">
          <w:rPr>
            <w:noProof/>
            <w:sz w:val="32"/>
            <w:rPrChange w:id="3309" w:author="Kai Pa" w:date="2018-05-21T21:31:00Z">
              <w:rPr>
                <w:noProof/>
              </w:rPr>
            </w:rPrChange>
          </w:rPr>
          <mc:AlternateContent>
            <mc:Choice Requires="wps">
              <w:drawing>
                <wp:anchor distT="0" distB="0" distL="114300" distR="114300" simplePos="0" relativeHeight="251836416" behindDoc="0" locked="0" layoutInCell="1" allowOverlap="1" wp14:anchorId="37F0D7F3" wp14:editId="0C11B52A">
                  <wp:simplePos x="0" y="0"/>
                  <wp:positionH relativeFrom="column">
                    <wp:posOffset>2228532</wp:posOffset>
                  </wp:positionH>
                  <wp:positionV relativeFrom="paragraph">
                    <wp:posOffset>31434</wp:posOffset>
                  </wp:positionV>
                  <wp:extent cx="753745" cy="132080"/>
                  <wp:effectExtent l="25083" t="0" r="33337" b="33338"/>
                  <wp:wrapNone/>
                  <wp:docPr id="95" name="Right Arrow 9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3ECDB" id="Right Arrow 95" o:spid="_x0000_s1026" type="#_x0000_t13" style="position:absolute;margin-left:175.45pt;margin-top:2.5pt;width:59.35pt;height:10.4pt;rotation:-90;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bY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" adj="19707" fillcolor="#5b9bd5 [3204]" strokecolor="#1f4d78 [1604]" strokeweight="1pt"/>
              </w:pict>
            </mc:Fallback>
          </mc:AlternateContent>
        </w:r>
        <w:r w:rsidRPr="00B90FBE">
          <w:rPr>
            <w:sz w:val="32"/>
            <w:rPrChange w:id="3310" w:author="Kai Pa" w:date="2018-05-21T21:31:00Z">
              <w:rPr/>
            </w:rPrChange>
          </w:rPr>
          <w:tab/>
        </w:r>
        <w:r w:rsidRPr="00B90FBE">
          <w:rPr>
            <w:rFonts w:ascii="Times New Roman" w:hAnsi="Times New Roman" w:cs="Times New Roman"/>
            <w:sz w:val="40"/>
            <w:szCs w:val="28"/>
            <w:rPrChange w:id="3311" w:author="Kai Pa" w:date="2018-05-21T21:31:00Z">
              <w:rPr>
                <w:rFonts w:ascii="Times New Roman" w:hAnsi="Times New Roman" w:cs="Times New Roman"/>
                <w:sz w:val="28"/>
                <w:szCs w:val="28"/>
              </w:rPr>
            </w:rPrChange>
          </w:rPr>
          <w:t>D1</w:t>
        </w:r>
        <w:r w:rsidRPr="00B90FBE">
          <w:rPr>
            <w:sz w:val="32"/>
            <w:rPrChange w:id="3312" w:author="Kai Pa" w:date="2018-05-21T21:31:00Z">
              <w:rPr/>
            </w:rPrChange>
          </w:rPr>
          <w:tab/>
        </w:r>
        <w:r w:rsidRPr="00B90FBE">
          <w:rPr>
            <w:rFonts w:ascii="Times New Roman" w:hAnsi="Times New Roman" w:cs="Times New Roman"/>
            <w:sz w:val="40"/>
            <w:szCs w:val="28"/>
            <w:rPrChange w:id="3313" w:author="Kai Pa" w:date="2018-05-21T21:31:00Z">
              <w:rPr>
                <w:rFonts w:ascii="Times New Roman" w:hAnsi="Times New Roman" w:cs="Times New Roman"/>
                <w:sz w:val="28"/>
                <w:szCs w:val="28"/>
              </w:rPr>
            </w:rPrChange>
          </w:rPr>
          <w:t>D2</w:t>
        </w:r>
      </w:ins>
    </w:p>
    <w:p w14:paraId="5E48D755" w14:textId="77777777" w:rsidR="00A16568" w:rsidRPr="00B90FBE" w:rsidRDefault="00A16568" w:rsidP="00A16568">
      <w:pPr>
        <w:rPr>
          <w:ins w:id="3314" w:author="Kai Pa" w:date="2018-05-18T08:47:00Z"/>
          <w:sz w:val="32"/>
          <w:rPrChange w:id="3315" w:author="Kai Pa" w:date="2018-05-21T21:31:00Z">
            <w:rPr>
              <w:ins w:id="3316" w:author="Kai Pa" w:date="2018-05-18T08:47:00Z"/>
            </w:rPr>
          </w:rPrChange>
        </w:rPr>
      </w:pPr>
      <w:ins w:id="3317" w:author="Kai Pa" w:date="2018-05-18T08:47:00Z">
        <w:r w:rsidRPr="00B90FBE">
          <w:rPr>
            <w:noProof/>
            <w:sz w:val="32"/>
            <w:rPrChange w:id="3318" w:author="Kai Pa" w:date="2018-05-21T21:31:00Z">
              <w:rPr>
                <w:noProof/>
              </w:rPr>
            </w:rPrChange>
          </w:rPr>
          <mc:AlternateContent>
            <mc:Choice Requires="wps">
              <w:drawing>
                <wp:anchor distT="0" distB="0" distL="114300" distR="114300" simplePos="0" relativeHeight="251832320" behindDoc="0" locked="0" layoutInCell="1" allowOverlap="1" wp14:anchorId="70500EA7" wp14:editId="4A4F1946">
                  <wp:simplePos x="0" y="0"/>
                  <wp:positionH relativeFrom="column">
                    <wp:posOffset>1752600</wp:posOffset>
                  </wp:positionH>
                  <wp:positionV relativeFrom="paragraph">
                    <wp:posOffset>230505</wp:posOffset>
                  </wp:positionV>
                  <wp:extent cx="2247900" cy="914400"/>
                  <wp:effectExtent l="0" t="0" r="19050" b="19050"/>
                  <wp:wrapNone/>
                  <wp:docPr id="96" name="Oval 96"/>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0D8B5"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4B468A9E"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không kỳ hạn</w:t>
                              </w:r>
                            </w:p>
                            <w:p w14:paraId="6C40BAB2" w14:textId="77777777" w:rsidR="00CE702B" w:rsidRPr="00781C00" w:rsidRDefault="00CE702B"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00EA7" id="Oval 96" o:spid="_x0000_s1034" style="position:absolute;margin-left:138pt;margin-top:18.15pt;width:177pt;height:1in;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AE6aHB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52C0D8B5"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Gửi tiền tiết kiệm</w:t>
                        </w:r>
                      </w:p>
                      <w:p w14:paraId="4B468A9E" w14:textId="77777777" w:rsidR="00CE702B" w:rsidRDefault="00CE702B" w:rsidP="00A16568">
                        <w:pPr>
                          <w:jc w:val="center"/>
                          <w:rPr>
                            <w:rFonts w:ascii="Times New Roman" w:hAnsi="Times New Roman" w:cs="Times New Roman"/>
                            <w:sz w:val="28"/>
                            <w:szCs w:val="28"/>
                          </w:rPr>
                        </w:pPr>
                        <w:r>
                          <w:rPr>
                            <w:rFonts w:ascii="Times New Roman" w:hAnsi="Times New Roman" w:cs="Times New Roman"/>
                            <w:sz w:val="28"/>
                            <w:szCs w:val="28"/>
                          </w:rPr>
                          <w:t>không kỳ hạn</w:t>
                        </w:r>
                      </w:p>
                      <w:p w14:paraId="6C40BAB2" w14:textId="77777777" w:rsidR="00CE702B" w:rsidRPr="00781C00" w:rsidRDefault="00CE702B" w:rsidP="00A16568">
                        <w:pPr>
                          <w:rPr>
                            <w:rFonts w:ascii="Times New Roman" w:hAnsi="Times New Roman" w:cs="Times New Roman"/>
                            <w:sz w:val="28"/>
                            <w:szCs w:val="28"/>
                          </w:rPr>
                        </w:pPr>
                      </w:p>
                    </w:txbxContent>
                  </v:textbox>
                </v:oval>
              </w:pict>
            </mc:Fallback>
          </mc:AlternateContent>
        </w:r>
      </w:ins>
    </w:p>
    <w:p w14:paraId="2B79C427" w14:textId="77777777" w:rsidR="00A16568" w:rsidRPr="00B90FBE" w:rsidRDefault="00A16568" w:rsidP="00A16568">
      <w:pPr>
        <w:tabs>
          <w:tab w:val="left" w:pos="6480"/>
        </w:tabs>
        <w:rPr>
          <w:ins w:id="3319" w:author="Kai Pa" w:date="2018-05-18T08:47:00Z"/>
          <w:rFonts w:ascii="Times New Roman" w:hAnsi="Times New Roman" w:cs="Times New Roman"/>
          <w:sz w:val="40"/>
          <w:szCs w:val="28"/>
          <w:rPrChange w:id="3320" w:author="Kai Pa" w:date="2018-05-21T21:31:00Z">
            <w:rPr>
              <w:ins w:id="3321" w:author="Kai Pa" w:date="2018-05-18T08:47:00Z"/>
              <w:rFonts w:ascii="Times New Roman" w:hAnsi="Times New Roman" w:cs="Times New Roman"/>
              <w:sz w:val="28"/>
              <w:szCs w:val="28"/>
            </w:rPr>
          </w:rPrChange>
        </w:rPr>
      </w:pPr>
      <w:ins w:id="3322" w:author="Kai Pa" w:date="2018-05-18T08:47:00Z">
        <w:r w:rsidRPr="00B90FBE">
          <w:rPr>
            <w:noProof/>
            <w:sz w:val="32"/>
            <w:rPrChange w:id="3323" w:author="Kai Pa" w:date="2018-05-21T21:31:00Z">
              <w:rPr>
                <w:noProof/>
              </w:rPr>
            </w:rPrChange>
          </w:rPr>
          <mc:AlternateContent>
            <mc:Choice Requires="wps">
              <w:drawing>
                <wp:anchor distT="0" distB="0" distL="114300" distR="114300" simplePos="0" relativeHeight="251841536" behindDoc="0" locked="0" layoutInCell="1" allowOverlap="1" wp14:anchorId="57896EF7" wp14:editId="4E72E015">
                  <wp:simplePos x="0" y="0"/>
                  <wp:positionH relativeFrom="column">
                    <wp:posOffset>5067300</wp:posOffset>
                  </wp:positionH>
                  <wp:positionV relativeFrom="paragraph">
                    <wp:posOffset>65405</wp:posOffset>
                  </wp:positionV>
                  <wp:extent cx="1000125" cy="5429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71CB4" w14:textId="77777777" w:rsidR="00CE702B" w:rsidRPr="00230CDF" w:rsidRDefault="00CE702B"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896EF7" id="Rectangle 97" o:spid="_x0000_s1035" style="position:absolute;margin-left:399pt;margin-top:5.15pt;width:78.75pt;height:42.7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" fillcolor="#5b9bd5 [3204]" strokecolor="#1f4d78 [1604]" strokeweight="1pt">
                  <v:textbox>
                    <w:txbxContent>
                      <w:p w14:paraId="0A471CB4" w14:textId="77777777" w:rsidR="00CE702B" w:rsidRPr="00230CDF" w:rsidRDefault="00CE702B"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B90FBE">
          <w:rPr>
            <w:noProof/>
            <w:sz w:val="32"/>
            <w:rPrChange w:id="3324" w:author="Kai Pa" w:date="2018-05-21T21:31:00Z">
              <w:rPr>
                <w:noProof/>
              </w:rPr>
            </w:rPrChange>
          </w:rPr>
          <mc:AlternateContent>
            <mc:Choice Requires="wps">
              <w:drawing>
                <wp:anchor distT="0" distB="0" distL="114300" distR="114300" simplePos="0" relativeHeight="251840512" behindDoc="0" locked="0" layoutInCell="1" allowOverlap="1" wp14:anchorId="280B641E" wp14:editId="580C883F">
                  <wp:simplePos x="0" y="0"/>
                  <wp:positionH relativeFrom="column">
                    <wp:posOffset>4143375</wp:posOffset>
                  </wp:positionH>
                  <wp:positionV relativeFrom="paragraph">
                    <wp:posOffset>208915</wp:posOffset>
                  </wp:positionV>
                  <wp:extent cx="753745" cy="132080"/>
                  <wp:effectExtent l="0" t="19050" r="46355" b="39370"/>
                  <wp:wrapNone/>
                  <wp:docPr id="46" name="Right Arrow 46"/>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EACF" id="Right Arrow 46" o:spid="_x0000_s1026" type="#_x0000_t13" style="position:absolute;margin-left:326.25pt;margin-top:16.45pt;width:59.35pt;height:10.4pt;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BmCHtt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B90FBE">
          <w:rPr>
            <w:sz w:val="32"/>
            <w:rPrChange w:id="3325" w:author="Kai Pa" w:date="2018-05-21T21:31:00Z">
              <w:rPr/>
            </w:rPrChange>
          </w:rPr>
          <w:tab/>
          <w:t xml:space="preserve">     </w:t>
        </w:r>
        <w:r w:rsidRPr="00B90FBE">
          <w:rPr>
            <w:rFonts w:ascii="Times New Roman" w:hAnsi="Times New Roman" w:cs="Times New Roman"/>
            <w:sz w:val="40"/>
            <w:szCs w:val="28"/>
            <w:rPrChange w:id="3326" w:author="Kai Pa" w:date="2018-05-21T21:31:00Z">
              <w:rPr>
                <w:rFonts w:ascii="Times New Roman" w:hAnsi="Times New Roman" w:cs="Times New Roman"/>
                <w:sz w:val="28"/>
                <w:szCs w:val="28"/>
              </w:rPr>
            </w:rPrChange>
          </w:rPr>
          <w:t>D5</w:t>
        </w:r>
      </w:ins>
    </w:p>
    <w:p w14:paraId="7966D1B3" w14:textId="77777777" w:rsidR="00A16568" w:rsidRPr="00B90FBE" w:rsidRDefault="00A16568" w:rsidP="00A16568">
      <w:pPr>
        <w:rPr>
          <w:ins w:id="3327" w:author="Kai Pa" w:date="2018-05-18T08:47:00Z"/>
          <w:sz w:val="32"/>
          <w:rPrChange w:id="3328" w:author="Kai Pa" w:date="2018-05-21T21:31:00Z">
            <w:rPr>
              <w:ins w:id="3329" w:author="Kai Pa" w:date="2018-05-18T08:47:00Z"/>
            </w:rPr>
          </w:rPrChange>
        </w:rPr>
      </w:pPr>
    </w:p>
    <w:p w14:paraId="7887AF71" w14:textId="77777777" w:rsidR="00A16568" w:rsidRPr="00B90FBE" w:rsidRDefault="00A16568" w:rsidP="00A16568">
      <w:pPr>
        <w:rPr>
          <w:ins w:id="3330" w:author="Kai Pa" w:date="2018-05-18T08:47:00Z"/>
          <w:sz w:val="32"/>
          <w:rPrChange w:id="3331" w:author="Kai Pa" w:date="2018-05-21T21:31:00Z">
            <w:rPr>
              <w:ins w:id="3332" w:author="Kai Pa" w:date="2018-05-18T08:47:00Z"/>
            </w:rPr>
          </w:rPrChange>
        </w:rPr>
      </w:pPr>
    </w:p>
    <w:p w14:paraId="08628627" w14:textId="77777777" w:rsidR="00A16568" w:rsidRPr="00B90FBE" w:rsidRDefault="00A16568" w:rsidP="00A16568">
      <w:pPr>
        <w:tabs>
          <w:tab w:val="left" w:pos="3795"/>
        </w:tabs>
        <w:rPr>
          <w:ins w:id="3333" w:author="Kai Pa" w:date="2018-05-18T08:47:00Z"/>
          <w:sz w:val="32"/>
          <w:rPrChange w:id="3334" w:author="Kai Pa" w:date="2018-05-21T21:31:00Z">
            <w:rPr>
              <w:ins w:id="3335" w:author="Kai Pa" w:date="2018-05-18T08:47:00Z"/>
            </w:rPr>
          </w:rPrChange>
        </w:rPr>
      </w:pPr>
      <w:ins w:id="3336" w:author="Kai Pa" w:date="2018-05-18T08:47:00Z">
        <w:r w:rsidRPr="00B90FBE">
          <w:rPr>
            <w:sz w:val="32"/>
            <w:rPrChange w:id="3337" w:author="Kai Pa" w:date="2018-05-21T21:31:00Z">
              <w:rPr/>
            </w:rPrChange>
          </w:rPr>
          <w:tab/>
        </w:r>
      </w:ins>
    </w:p>
    <w:p w14:paraId="46C142A3" w14:textId="7717937B" w:rsidR="00A16568" w:rsidRPr="00B90FBE" w:rsidRDefault="00A16568" w:rsidP="00A16568">
      <w:pPr>
        <w:tabs>
          <w:tab w:val="left" w:pos="3795"/>
          <w:tab w:val="left" w:pos="5370"/>
        </w:tabs>
        <w:rPr>
          <w:ins w:id="3338" w:author="Kai Pa" w:date="2018-05-18T08:47:00Z"/>
          <w:sz w:val="40"/>
          <w:szCs w:val="28"/>
          <w:rPrChange w:id="3339" w:author="Kai Pa" w:date="2018-05-21T21:31:00Z">
            <w:rPr>
              <w:ins w:id="3340" w:author="Kai Pa" w:date="2018-05-18T08:47:00Z"/>
              <w:sz w:val="28"/>
              <w:szCs w:val="28"/>
            </w:rPr>
          </w:rPrChange>
        </w:rPr>
      </w:pPr>
      <w:ins w:id="3341" w:author="Kai Pa" w:date="2018-05-18T08:47:00Z">
        <w:r w:rsidRPr="00B90FBE">
          <w:rPr>
            <w:noProof/>
            <w:sz w:val="32"/>
            <w:rPrChange w:id="3342" w:author="Kai Pa" w:date="2018-05-21T21:31:00Z">
              <w:rPr>
                <w:noProof/>
              </w:rPr>
            </w:rPrChange>
          </w:rPr>
          <mc:AlternateContent>
            <mc:Choice Requires="wps">
              <w:drawing>
                <wp:anchor distT="0" distB="0" distL="114300" distR="114300" simplePos="0" relativeHeight="251835392" behindDoc="0" locked="0" layoutInCell="1" allowOverlap="1" wp14:anchorId="73D3BF50" wp14:editId="1D5F4585">
                  <wp:simplePos x="0" y="0"/>
                  <wp:positionH relativeFrom="column">
                    <wp:posOffset>2847658</wp:posOffset>
                  </wp:positionH>
                  <wp:positionV relativeFrom="paragraph">
                    <wp:posOffset>31433</wp:posOffset>
                  </wp:positionV>
                  <wp:extent cx="753745" cy="132080"/>
                  <wp:effectExtent l="25083" t="0" r="33337" b="33338"/>
                  <wp:wrapNone/>
                  <wp:docPr id="99" name="Right Arrow 9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1E8BA" id="Right Arrow 99" o:spid="_x0000_s1026" type="#_x0000_t13" style="position:absolute;margin-left:224.25pt;margin-top:2.5pt;width:59.35pt;height:10.4pt;rotation:-90;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EK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AUzXEK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B90FBE">
          <w:rPr>
            <w:noProof/>
            <w:sz w:val="32"/>
            <w:rPrChange w:id="3343" w:author="Kai Pa" w:date="2018-05-21T21:31:00Z">
              <w:rPr>
                <w:noProof/>
              </w:rPr>
            </w:rPrChange>
          </w:rPr>
          <mc:AlternateContent>
            <mc:Choice Requires="wps">
              <w:drawing>
                <wp:anchor distT="0" distB="0" distL="114300" distR="114300" simplePos="0" relativeHeight="251837440" behindDoc="0" locked="0" layoutInCell="1" allowOverlap="1" wp14:anchorId="6AFAB0B1" wp14:editId="2E596B0A">
                  <wp:simplePos x="0" y="0"/>
                  <wp:positionH relativeFrom="column">
                    <wp:posOffset>2228531</wp:posOffset>
                  </wp:positionH>
                  <wp:positionV relativeFrom="paragraph">
                    <wp:posOffset>32703</wp:posOffset>
                  </wp:positionV>
                  <wp:extent cx="753745" cy="132080"/>
                  <wp:effectExtent l="25083" t="13017" r="33337" b="14288"/>
                  <wp:wrapNone/>
                  <wp:docPr id="85" name="Right Arrow 85"/>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641C2" id="Right Arrow 85" o:spid="_x0000_s1026" type="#_x0000_t13" style="position:absolute;margin-left:175.45pt;margin-top:2.6pt;width:59.35pt;height:10.4pt;rotation:90;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XE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" adj="19707" fillcolor="#5b9bd5 [3204]" strokecolor="#1f4d78 [1604]" strokeweight="1pt"/>
              </w:pict>
            </mc:Fallback>
          </mc:AlternateContent>
        </w:r>
        <w:r w:rsidRPr="00B90FBE">
          <w:rPr>
            <w:rFonts w:ascii="Times New Roman" w:hAnsi="Times New Roman" w:cs="Times New Roman"/>
            <w:sz w:val="32"/>
            <w:rPrChange w:id="334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345" w:author="Kai Pa" w:date="2018-05-21T21:31:00Z">
              <w:rPr>
                <w:rFonts w:ascii="Times New Roman" w:hAnsi="Times New Roman" w:cs="Times New Roman"/>
                <w:sz w:val="28"/>
              </w:rPr>
            </w:rPrChange>
          </w:rPr>
          <w:t xml:space="preserve">                     </w:t>
        </w:r>
      </w:ins>
      <w:ins w:id="3346" w:author="Kai Pa" w:date="2018-05-18T22:26:00Z">
        <w:r w:rsidR="00A76313" w:rsidRPr="00B90FBE">
          <w:rPr>
            <w:rFonts w:ascii="Times New Roman" w:hAnsi="Times New Roman" w:cs="Times New Roman"/>
            <w:sz w:val="32"/>
            <w:rPrChange w:id="3347" w:author="Kai Pa" w:date="2018-05-21T21:31:00Z">
              <w:rPr>
                <w:rFonts w:ascii="Times New Roman" w:hAnsi="Times New Roman" w:cs="Times New Roman"/>
                <w:sz w:val="28"/>
              </w:rPr>
            </w:rPrChange>
          </w:rPr>
          <w:t xml:space="preserve">     </w:t>
        </w:r>
      </w:ins>
      <w:ins w:id="3348" w:author="Kai Pa" w:date="2018-05-18T08:47:00Z">
        <w:r w:rsidRPr="00B90FBE">
          <w:rPr>
            <w:rFonts w:ascii="Times New Roman" w:hAnsi="Times New Roman" w:cs="Times New Roman"/>
            <w:sz w:val="32"/>
            <w:rPrChange w:id="3349"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350" w:author="Kai Pa" w:date="2018-05-21T21:31:00Z">
              <w:rPr>
                <w:rFonts w:ascii="Times New Roman" w:hAnsi="Times New Roman" w:cs="Times New Roman"/>
                <w:sz w:val="28"/>
                <w:szCs w:val="28"/>
              </w:rPr>
            </w:rPrChange>
          </w:rPr>
          <w:t>D3</w:t>
        </w:r>
      </w:ins>
      <w:ins w:id="3351" w:author="Kai Pa" w:date="2018-05-18T22:26:00Z">
        <w:r w:rsidR="00A76313" w:rsidRPr="00B90FBE">
          <w:rPr>
            <w:sz w:val="32"/>
            <w:rPrChange w:id="3352" w:author="Kai Pa" w:date="2018-05-21T21:31:00Z">
              <w:rPr>
                <w:sz w:val="28"/>
              </w:rPr>
            </w:rPrChange>
          </w:rPr>
          <w:t xml:space="preserve">         </w:t>
        </w:r>
      </w:ins>
      <w:ins w:id="3353" w:author="Kai Pa" w:date="2018-05-18T08:47:00Z">
        <w:r w:rsidRPr="00B90FBE">
          <w:rPr>
            <w:rFonts w:ascii="Times New Roman" w:hAnsi="Times New Roman" w:cs="Times New Roman"/>
            <w:sz w:val="40"/>
            <w:szCs w:val="28"/>
            <w:rPrChange w:id="3354" w:author="Kai Pa" w:date="2018-05-21T21:31:00Z">
              <w:rPr>
                <w:rFonts w:ascii="Times New Roman" w:hAnsi="Times New Roman" w:cs="Times New Roman"/>
                <w:sz w:val="28"/>
                <w:szCs w:val="28"/>
              </w:rPr>
            </w:rPrChange>
          </w:rPr>
          <w:t>D4</w:t>
        </w:r>
      </w:ins>
    </w:p>
    <w:p w14:paraId="7F263117" w14:textId="77777777" w:rsidR="00A16568" w:rsidRPr="00B90FBE" w:rsidRDefault="00A16568" w:rsidP="00A16568">
      <w:pPr>
        <w:rPr>
          <w:ins w:id="3355" w:author="Kai Pa" w:date="2018-05-18T08:47:00Z"/>
          <w:sz w:val="40"/>
          <w:szCs w:val="28"/>
          <w:rPrChange w:id="3356" w:author="Kai Pa" w:date="2018-05-21T21:31:00Z">
            <w:rPr>
              <w:ins w:id="3357" w:author="Kai Pa" w:date="2018-05-18T08:47:00Z"/>
              <w:sz w:val="28"/>
              <w:szCs w:val="28"/>
            </w:rPr>
          </w:rPrChange>
        </w:rPr>
      </w:pPr>
      <w:ins w:id="3358" w:author="Kai Pa" w:date="2018-05-18T08:47:00Z">
        <w:r w:rsidRPr="00B90FBE">
          <w:rPr>
            <w:noProof/>
            <w:sz w:val="40"/>
            <w:szCs w:val="28"/>
            <w:rPrChange w:id="3359" w:author="Kai Pa" w:date="2018-05-21T21:31:00Z">
              <w:rPr>
                <w:noProof/>
                <w:sz w:val="28"/>
                <w:szCs w:val="28"/>
              </w:rPr>
            </w:rPrChange>
          </w:rPr>
          <mc:AlternateContent>
            <mc:Choice Requires="wps">
              <w:drawing>
                <wp:anchor distT="0" distB="0" distL="114300" distR="114300" simplePos="0" relativeHeight="251838464" behindDoc="0" locked="0" layoutInCell="1" allowOverlap="1" wp14:anchorId="376C3879" wp14:editId="4DBF4BA1">
                  <wp:simplePos x="0" y="0"/>
                  <wp:positionH relativeFrom="column">
                    <wp:posOffset>1790065</wp:posOffset>
                  </wp:positionH>
                  <wp:positionV relativeFrom="paragraph">
                    <wp:posOffset>182245</wp:posOffset>
                  </wp:positionV>
                  <wp:extent cx="2219325" cy="0"/>
                  <wp:effectExtent l="0" t="0" r="28575" b="19050"/>
                  <wp:wrapNone/>
                  <wp:docPr id="101" name="Straight Connector 10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DD25A87" id="Straight Connector 101"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JvAEAAMc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78du1SiqA8P9Jj&#10;JmV3UxYbDIEtRBLllr06xNQzZBO2dIlS3FIRfjTky5cliWP19zT7C8csNB923fLjbfdOCn29a16A&#10;kVL+BOhF2QzS2VCkq17tP6fMxTj1msJBaeRcuu7yyUFJduEbGJbDxW4rug4SbByJveIRUFpDyFUK&#10;89XsAjPWuRnYvg685Bco1CGbwd3r4BlRK2PIM9jbgPQ3gny8tmzO+VcHzrqLBc84nuqjVGt4Wqpj&#10;l8ku4/hrXOEv/9/6J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PBp/JvAEAAMc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736434D" w14:textId="333CB690" w:rsidR="00A16568" w:rsidRPr="00B90FBE" w:rsidRDefault="00A16568" w:rsidP="00A16568">
      <w:pPr>
        <w:tabs>
          <w:tab w:val="left" w:pos="1605"/>
        </w:tabs>
        <w:rPr>
          <w:ins w:id="3360" w:author="Kai Pa" w:date="2018-05-18T08:47:00Z"/>
          <w:rFonts w:ascii="Times New Roman" w:hAnsi="Times New Roman" w:cs="Times New Roman"/>
          <w:sz w:val="40"/>
          <w:szCs w:val="28"/>
          <w:rPrChange w:id="3361" w:author="Kai Pa" w:date="2018-05-21T21:31:00Z">
            <w:rPr>
              <w:ins w:id="3362" w:author="Kai Pa" w:date="2018-05-18T08:47:00Z"/>
              <w:rFonts w:ascii="Times New Roman" w:hAnsi="Times New Roman" w:cs="Times New Roman"/>
              <w:sz w:val="28"/>
              <w:szCs w:val="28"/>
            </w:rPr>
          </w:rPrChange>
        </w:rPr>
      </w:pPr>
      <w:ins w:id="3363" w:author="Kai Pa" w:date="2018-05-18T08:47:00Z">
        <w:r w:rsidRPr="00B90FBE">
          <w:rPr>
            <w:noProof/>
            <w:sz w:val="40"/>
            <w:szCs w:val="28"/>
            <w:rPrChange w:id="3364" w:author="Kai Pa" w:date="2018-05-21T21:31:00Z">
              <w:rPr>
                <w:noProof/>
                <w:sz w:val="28"/>
                <w:szCs w:val="28"/>
              </w:rPr>
            </w:rPrChange>
          </w:rPr>
          <mc:AlternateContent>
            <mc:Choice Requires="wps">
              <w:drawing>
                <wp:anchor distT="0" distB="0" distL="114300" distR="114300" simplePos="0" relativeHeight="251839488" behindDoc="0" locked="0" layoutInCell="1" allowOverlap="1" wp14:anchorId="3EC538E1" wp14:editId="2F23DDF7">
                  <wp:simplePos x="0" y="0"/>
                  <wp:positionH relativeFrom="column">
                    <wp:posOffset>1809750</wp:posOffset>
                  </wp:positionH>
                  <wp:positionV relativeFrom="paragraph">
                    <wp:posOffset>245745</wp:posOffset>
                  </wp:positionV>
                  <wp:extent cx="2219325" cy="0"/>
                  <wp:effectExtent l="0" t="0" r="28575" b="19050"/>
                  <wp:wrapNone/>
                  <wp:docPr id="86" name="Straight Connector 8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CBF4E51" id="Straight Connector 8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BslI6u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365" w:author="Kai Pa" w:date="2018-05-21T21:31:00Z">
              <w:rPr>
                <w:rFonts w:ascii="Times New Roman" w:hAnsi="Times New Roman" w:cs="Times New Roman"/>
                <w:sz w:val="28"/>
                <w:szCs w:val="28"/>
              </w:rPr>
            </w:rPrChange>
          </w:rPr>
          <w:t xml:space="preserve">                                   Cơ sở dữ liệu</w:t>
        </w:r>
      </w:ins>
    </w:p>
    <w:p w14:paraId="77C0DC3A" w14:textId="77777777" w:rsidR="00A16568" w:rsidRPr="00B90FBE" w:rsidRDefault="00A16568" w:rsidP="00A16568">
      <w:pPr>
        <w:tabs>
          <w:tab w:val="left" w:pos="1605"/>
        </w:tabs>
        <w:jc w:val="center"/>
        <w:rPr>
          <w:ins w:id="3366" w:author="Kai Pa" w:date="2018-05-18T08:47:00Z"/>
          <w:rFonts w:ascii="Times New Roman" w:hAnsi="Times New Roman" w:cs="Times New Roman"/>
          <w:i/>
          <w:sz w:val="40"/>
          <w:szCs w:val="28"/>
          <w:rPrChange w:id="3367" w:author="Kai Pa" w:date="2018-05-21T21:31:00Z">
            <w:rPr>
              <w:ins w:id="3368" w:author="Kai Pa" w:date="2018-05-18T08:47:00Z"/>
              <w:rFonts w:ascii="Times New Roman" w:hAnsi="Times New Roman" w:cs="Times New Roman"/>
              <w:i/>
              <w:sz w:val="28"/>
              <w:szCs w:val="28"/>
            </w:rPr>
          </w:rPrChange>
        </w:rPr>
      </w:pPr>
      <w:ins w:id="3369" w:author="Kai Pa" w:date="2018-05-18T08:47:00Z">
        <w:r w:rsidRPr="00B90FBE">
          <w:rPr>
            <w:rFonts w:ascii="Times New Roman" w:hAnsi="Times New Roman" w:cs="Times New Roman"/>
            <w:i/>
            <w:sz w:val="40"/>
            <w:szCs w:val="28"/>
            <w:rPrChange w:id="3370" w:author="Kai Pa" w:date="2018-05-21T21:31:00Z">
              <w:rPr>
                <w:rFonts w:ascii="Times New Roman" w:hAnsi="Times New Roman" w:cs="Times New Roman"/>
                <w:i/>
                <w:sz w:val="28"/>
                <w:szCs w:val="28"/>
              </w:rPr>
            </w:rPrChange>
          </w:rPr>
          <w:lastRenderedPageBreak/>
          <w:t>Sơ đồ DFD nghiệp vụ Gửi tiền tiết kiệm không kỳ hạn.</w:t>
        </w:r>
      </w:ins>
    </w:p>
    <w:p w14:paraId="3CCD95A1" w14:textId="77777777" w:rsidR="00A16568" w:rsidRPr="00B90FBE" w:rsidRDefault="00A16568" w:rsidP="00A16568">
      <w:pPr>
        <w:tabs>
          <w:tab w:val="left" w:pos="1605"/>
        </w:tabs>
        <w:rPr>
          <w:ins w:id="3371" w:author="Kai Pa" w:date="2018-05-18T08:47:00Z"/>
          <w:rFonts w:ascii="Times New Roman" w:hAnsi="Times New Roman" w:cs="Times New Roman"/>
          <w:sz w:val="32"/>
          <w:szCs w:val="28"/>
          <w:rPrChange w:id="3372" w:author="Kai Pa" w:date="2018-05-21T21:31:00Z">
            <w:rPr>
              <w:ins w:id="3373" w:author="Kai Pa" w:date="2018-05-18T08:47:00Z"/>
              <w:rFonts w:ascii="Times New Roman" w:hAnsi="Times New Roman" w:cs="Times New Roman"/>
              <w:sz w:val="28"/>
              <w:szCs w:val="28"/>
            </w:rPr>
          </w:rPrChange>
        </w:rPr>
      </w:pPr>
      <w:ins w:id="3374" w:author="Kai Pa" w:date="2018-05-18T08:47:00Z">
        <w:r w:rsidRPr="00B90FBE">
          <w:rPr>
            <w:rFonts w:ascii="Times New Roman" w:hAnsi="Times New Roman" w:cs="Times New Roman"/>
            <w:sz w:val="32"/>
            <w:szCs w:val="28"/>
            <w:rPrChange w:id="3375" w:author="Kai Pa" w:date="2018-05-21T21:31:00Z">
              <w:rPr>
                <w:rFonts w:ascii="Times New Roman" w:hAnsi="Times New Roman" w:cs="Times New Roman"/>
                <w:sz w:val="28"/>
                <w:szCs w:val="28"/>
              </w:rPr>
            </w:rPrChange>
          </w:rPr>
          <w:t>D1: CMND (số chứng minh thư)</w:t>
        </w:r>
      </w:ins>
    </w:p>
    <w:p w14:paraId="35F2255E" w14:textId="77777777" w:rsidR="00A16568" w:rsidRPr="00B90FBE" w:rsidRDefault="00A16568" w:rsidP="00A16568">
      <w:pPr>
        <w:tabs>
          <w:tab w:val="left" w:pos="1605"/>
        </w:tabs>
        <w:rPr>
          <w:ins w:id="3376" w:author="Kai Pa" w:date="2018-05-18T08:47:00Z"/>
          <w:rFonts w:ascii="Times New Roman" w:hAnsi="Times New Roman" w:cs="Times New Roman"/>
          <w:sz w:val="32"/>
          <w:szCs w:val="28"/>
          <w:rPrChange w:id="3377" w:author="Kai Pa" w:date="2018-05-21T21:31:00Z">
            <w:rPr>
              <w:ins w:id="3378" w:author="Kai Pa" w:date="2018-05-18T08:47:00Z"/>
              <w:rFonts w:ascii="Times New Roman" w:hAnsi="Times New Roman" w:cs="Times New Roman"/>
              <w:sz w:val="28"/>
              <w:szCs w:val="28"/>
            </w:rPr>
          </w:rPrChange>
        </w:rPr>
      </w:pPr>
      <w:ins w:id="3379" w:author="Kai Pa" w:date="2018-05-18T08:47:00Z">
        <w:r w:rsidRPr="00B90FBE">
          <w:rPr>
            <w:rFonts w:ascii="Times New Roman" w:hAnsi="Times New Roman" w:cs="Times New Roman"/>
            <w:sz w:val="32"/>
            <w:szCs w:val="28"/>
            <w:rPrChange w:id="3380" w:author="Kai Pa" w:date="2018-05-21T21:31:00Z">
              <w:rPr>
                <w:rFonts w:ascii="Times New Roman" w:hAnsi="Times New Roman" w:cs="Times New Roman"/>
                <w:sz w:val="28"/>
                <w:szCs w:val="28"/>
              </w:rPr>
            </w:rPrChange>
          </w:rPr>
          <w:t>D2: MASTK, HOTEN, NGAYGD, LAISUAT, SODU.</w:t>
        </w:r>
      </w:ins>
    </w:p>
    <w:p w14:paraId="259065DC" w14:textId="77777777" w:rsidR="00A16568" w:rsidRPr="00B90FBE" w:rsidRDefault="00A16568" w:rsidP="00A16568">
      <w:pPr>
        <w:tabs>
          <w:tab w:val="left" w:pos="1605"/>
        </w:tabs>
        <w:rPr>
          <w:ins w:id="3381" w:author="Kai Pa" w:date="2018-05-18T08:47:00Z"/>
          <w:sz w:val="32"/>
          <w:szCs w:val="28"/>
          <w:rPrChange w:id="3382" w:author="Kai Pa" w:date="2018-05-21T21:31:00Z">
            <w:rPr>
              <w:ins w:id="3383" w:author="Kai Pa" w:date="2018-05-18T08:47:00Z"/>
              <w:sz w:val="32"/>
              <w:szCs w:val="32"/>
            </w:rPr>
          </w:rPrChange>
        </w:rPr>
      </w:pPr>
      <w:ins w:id="3384" w:author="Kai Pa" w:date="2018-05-18T08:47:00Z">
        <w:r w:rsidRPr="00B90FBE">
          <w:rPr>
            <w:rFonts w:ascii="Times New Roman" w:hAnsi="Times New Roman" w:cs="Times New Roman"/>
            <w:sz w:val="32"/>
            <w:szCs w:val="28"/>
            <w:rPrChange w:id="3385" w:author="Kai Pa" w:date="2018-05-21T21:31:00Z">
              <w:rPr>
                <w:rFonts w:ascii="Times New Roman" w:hAnsi="Times New Roman" w:cs="Times New Roman"/>
                <w:sz w:val="28"/>
                <w:szCs w:val="28"/>
              </w:rPr>
            </w:rPrChange>
          </w:rPr>
          <w:t xml:space="preserve">D3: </w:t>
        </w:r>
        <w:r w:rsidRPr="00B90FBE">
          <w:rPr>
            <w:sz w:val="32"/>
            <w:szCs w:val="28"/>
            <w:rPrChange w:id="3386" w:author="Kai Pa" w:date="2018-05-21T21:31:00Z">
              <w:rPr>
                <w:sz w:val="32"/>
                <w:szCs w:val="32"/>
              </w:rPr>
            </w:rPrChange>
          </w:rPr>
          <w:t>D2</w:t>
        </w:r>
      </w:ins>
    </w:p>
    <w:p w14:paraId="2FA0732D" w14:textId="77777777" w:rsidR="00A16568" w:rsidRPr="00B90FBE" w:rsidRDefault="00A16568" w:rsidP="00A16568">
      <w:pPr>
        <w:tabs>
          <w:tab w:val="left" w:pos="1605"/>
        </w:tabs>
        <w:rPr>
          <w:ins w:id="3387" w:author="Kai Pa" w:date="2018-05-18T08:47:00Z"/>
          <w:sz w:val="32"/>
          <w:szCs w:val="28"/>
          <w:rPrChange w:id="3388" w:author="Kai Pa" w:date="2018-05-21T21:31:00Z">
            <w:rPr>
              <w:ins w:id="3389" w:author="Kai Pa" w:date="2018-05-18T08:47:00Z"/>
              <w:sz w:val="32"/>
              <w:szCs w:val="32"/>
            </w:rPr>
          </w:rPrChange>
        </w:rPr>
      </w:pPr>
      <w:ins w:id="3390" w:author="Kai Pa" w:date="2018-05-18T08:47:00Z">
        <w:r w:rsidRPr="00B90FBE">
          <w:rPr>
            <w:sz w:val="32"/>
            <w:szCs w:val="28"/>
            <w:rPrChange w:id="3391" w:author="Kai Pa" w:date="2018-05-21T21:31:00Z">
              <w:rPr>
                <w:sz w:val="32"/>
                <w:szCs w:val="32"/>
              </w:rPr>
            </w:rPrChange>
          </w:rPr>
          <w:t>D4 : D1</w:t>
        </w:r>
      </w:ins>
    </w:p>
    <w:p w14:paraId="396F5F6A" w14:textId="77777777" w:rsidR="00A16568" w:rsidRPr="00B90FBE" w:rsidRDefault="00A16568" w:rsidP="00A16568">
      <w:pPr>
        <w:tabs>
          <w:tab w:val="left" w:pos="1605"/>
        </w:tabs>
        <w:rPr>
          <w:ins w:id="3392" w:author="Kai Pa" w:date="2018-05-18T08:47:00Z"/>
          <w:sz w:val="32"/>
          <w:szCs w:val="28"/>
          <w:rPrChange w:id="3393" w:author="Kai Pa" w:date="2018-05-21T21:31:00Z">
            <w:rPr>
              <w:ins w:id="3394" w:author="Kai Pa" w:date="2018-05-18T08:47:00Z"/>
              <w:sz w:val="32"/>
              <w:szCs w:val="32"/>
            </w:rPr>
          </w:rPrChange>
        </w:rPr>
      </w:pPr>
      <w:ins w:id="3395" w:author="Kai Pa" w:date="2018-05-18T08:47:00Z">
        <w:r w:rsidRPr="00B90FBE">
          <w:rPr>
            <w:sz w:val="32"/>
            <w:szCs w:val="28"/>
            <w:rPrChange w:id="3396" w:author="Kai Pa" w:date="2018-05-21T21:31:00Z">
              <w:rPr>
                <w:sz w:val="32"/>
                <w:szCs w:val="32"/>
              </w:rPr>
            </w:rPrChange>
          </w:rPr>
          <w:t>D5 : D2</w:t>
        </w:r>
      </w:ins>
    </w:p>
    <w:p w14:paraId="00AC25BA" w14:textId="77777777" w:rsidR="00A16568" w:rsidRPr="00B90FBE" w:rsidRDefault="00A16568" w:rsidP="00A16568">
      <w:pPr>
        <w:tabs>
          <w:tab w:val="left" w:pos="1605"/>
        </w:tabs>
        <w:rPr>
          <w:ins w:id="3397" w:author="Kai Pa" w:date="2018-05-18T08:47:00Z"/>
          <w:sz w:val="32"/>
          <w:szCs w:val="28"/>
          <w:rPrChange w:id="3398" w:author="Kai Pa" w:date="2018-05-21T21:31:00Z">
            <w:rPr>
              <w:ins w:id="3399" w:author="Kai Pa" w:date="2018-05-18T08:47:00Z"/>
              <w:sz w:val="32"/>
              <w:szCs w:val="32"/>
            </w:rPr>
          </w:rPrChange>
        </w:rPr>
      </w:pPr>
      <w:ins w:id="3400" w:author="Kai Pa" w:date="2018-05-18T08:47:00Z">
        <w:r w:rsidRPr="00B90FBE">
          <w:rPr>
            <w:b/>
            <w:i/>
            <w:sz w:val="32"/>
            <w:szCs w:val="28"/>
            <w:u w:val="single"/>
            <w:rPrChange w:id="3401" w:author="Kai Pa" w:date="2018-05-21T21:31:00Z">
              <w:rPr>
                <w:b/>
                <w:i/>
                <w:sz w:val="32"/>
                <w:szCs w:val="32"/>
                <w:u w:val="single"/>
              </w:rPr>
            </w:rPrChange>
          </w:rPr>
          <w:t>Xử lý:</w:t>
        </w:r>
      </w:ins>
    </w:p>
    <w:p w14:paraId="672FF73B" w14:textId="77777777" w:rsidR="00A16568" w:rsidRPr="00B90FBE" w:rsidRDefault="00A16568" w:rsidP="00A16568">
      <w:pPr>
        <w:tabs>
          <w:tab w:val="left" w:pos="1605"/>
        </w:tabs>
        <w:rPr>
          <w:ins w:id="3402" w:author="Kai Pa" w:date="2018-05-18T08:47:00Z"/>
          <w:sz w:val="32"/>
          <w:szCs w:val="28"/>
          <w:rPrChange w:id="3403" w:author="Kai Pa" w:date="2018-05-21T21:31:00Z">
            <w:rPr>
              <w:ins w:id="3404" w:author="Kai Pa" w:date="2018-05-18T08:47:00Z"/>
              <w:sz w:val="32"/>
              <w:szCs w:val="32"/>
            </w:rPr>
          </w:rPrChange>
        </w:rPr>
      </w:pPr>
      <w:ins w:id="3405" w:author="Kai Pa" w:date="2018-05-18T08:47:00Z">
        <w:r w:rsidRPr="00B90FBE">
          <w:rPr>
            <w:sz w:val="32"/>
            <w:szCs w:val="28"/>
            <w:rPrChange w:id="3406" w:author="Kai Pa" w:date="2018-05-21T21:31:00Z">
              <w:rPr>
                <w:sz w:val="32"/>
                <w:szCs w:val="32"/>
              </w:rPr>
            </w:rPrChange>
          </w:rPr>
          <w:t>Bước 1: Kết nối với CSDL.</w:t>
        </w:r>
      </w:ins>
    </w:p>
    <w:p w14:paraId="362C8826" w14:textId="77777777" w:rsidR="00A16568" w:rsidRPr="00B90FBE" w:rsidRDefault="00A16568" w:rsidP="00A16568">
      <w:pPr>
        <w:tabs>
          <w:tab w:val="left" w:pos="1605"/>
        </w:tabs>
        <w:rPr>
          <w:ins w:id="3407" w:author="Kai Pa" w:date="2018-05-18T08:47:00Z"/>
          <w:sz w:val="32"/>
          <w:szCs w:val="28"/>
          <w:rPrChange w:id="3408" w:author="Kai Pa" w:date="2018-05-21T21:31:00Z">
            <w:rPr>
              <w:ins w:id="3409" w:author="Kai Pa" w:date="2018-05-18T08:47:00Z"/>
              <w:sz w:val="32"/>
              <w:szCs w:val="32"/>
            </w:rPr>
          </w:rPrChange>
        </w:rPr>
      </w:pPr>
      <w:ins w:id="3410" w:author="Kai Pa" w:date="2018-05-18T08:47:00Z">
        <w:r w:rsidRPr="00B90FBE">
          <w:rPr>
            <w:sz w:val="32"/>
            <w:szCs w:val="28"/>
            <w:rPrChange w:id="3411" w:author="Kai Pa" w:date="2018-05-21T21:31:00Z">
              <w:rPr>
                <w:sz w:val="32"/>
                <w:szCs w:val="32"/>
              </w:rPr>
            </w:rPrChange>
          </w:rPr>
          <w:t>Bước 2: Giao dịch viên nhập vào số CMND của khách hàng -&gt;  xuất hiện cửa sổ gửi tiền, nhân viên tiến hành nhập số tiền gửi của khách hàng vào phần mềm.</w:t>
        </w:r>
      </w:ins>
    </w:p>
    <w:p w14:paraId="656FE674" w14:textId="77777777" w:rsidR="00A16568" w:rsidRPr="00B90FBE" w:rsidRDefault="00A16568" w:rsidP="00A16568">
      <w:pPr>
        <w:tabs>
          <w:tab w:val="left" w:pos="1605"/>
        </w:tabs>
        <w:rPr>
          <w:ins w:id="3412" w:author="Kai Pa" w:date="2018-05-18T08:47:00Z"/>
          <w:sz w:val="32"/>
          <w:szCs w:val="28"/>
          <w:rPrChange w:id="3413" w:author="Kai Pa" w:date="2018-05-21T21:31:00Z">
            <w:rPr>
              <w:ins w:id="3414" w:author="Kai Pa" w:date="2018-05-18T08:47:00Z"/>
              <w:sz w:val="32"/>
              <w:szCs w:val="32"/>
            </w:rPr>
          </w:rPrChange>
        </w:rPr>
      </w:pPr>
      <w:ins w:id="3415" w:author="Kai Pa" w:date="2018-05-18T08:47:00Z">
        <w:r w:rsidRPr="00B90FBE">
          <w:rPr>
            <w:sz w:val="32"/>
            <w:szCs w:val="28"/>
            <w:rPrChange w:id="3416" w:author="Kai Pa" w:date="2018-05-21T21:31:00Z">
              <w:rPr>
                <w:sz w:val="32"/>
                <w:szCs w:val="32"/>
              </w:rPr>
            </w:rPrChange>
          </w:rPr>
          <w:t>Bước 3: Lấy thông tin SODU (số dư) cũ (D3) và xử lý, tính lại số dư sau khi gửi tiền.</w:t>
        </w:r>
      </w:ins>
    </w:p>
    <w:p w14:paraId="10E8E961" w14:textId="77777777" w:rsidR="00A16568" w:rsidRPr="00B90FBE" w:rsidRDefault="00A16568" w:rsidP="00A16568">
      <w:pPr>
        <w:tabs>
          <w:tab w:val="left" w:pos="1605"/>
        </w:tabs>
        <w:rPr>
          <w:ins w:id="3417" w:author="Kai Pa" w:date="2018-05-18T08:47:00Z"/>
          <w:sz w:val="32"/>
          <w:szCs w:val="28"/>
          <w:rPrChange w:id="3418" w:author="Kai Pa" w:date="2018-05-21T21:31:00Z">
            <w:rPr>
              <w:ins w:id="3419" w:author="Kai Pa" w:date="2018-05-18T08:47:00Z"/>
              <w:sz w:val="32"/>
              <w:szCs w:val="32"/>
            </w:rPr>
          </w:rPrChange>
        </w:rPr>
      </w:pPr>
      <w:ins w:id="3420" w:author="Kai Pa" w:date="2018-05-18T08:47:00Z">
        <w:r w:rsidRPr="00B90FBE">
          <w:rPr>
            <w:sz w:val="32"/>
            <w:szCs w:val="28"/>
            <w:rPrChange w:id="3421" w:author="Kai Pa" w:date="2018-05-21T21:31:00Z">
              <w:rPr>
                <w:sz w:val="32"/>
                <w:szCs w:val="32"/>
              </w:rPr>
            </w:rPrChange>
          </w:rPr>
          <w:t>Bước 4: Lưu số dư mới của khách hàng vào CSDL.</w:t>
        </w:r>
      </w:ins>
    </w:p>
    <w:p w14:paraId="524DDDAB" w14:textId="77777777" w:rsidR="00A16568" w:rsidRPr="00B90FBE" w:rsidRDefault="00A16568" w:rsidP="00A16568">
      <w:pPr>
        <w:tabs>
          <w:tab w:val="left" w:pos="1605"/>
        </w:tabs>
        <w:rPr>
          <w:ins w:id="3422" w:author="Kai Pa" w:date="2018-05-18T08:47:00Z"/>
          <w:sz w:val="32"/>
          <w:szCs w:val="28"/>
          <w:rPrChange w:id="3423" w:author="Kai Pa" w:date="2018-05-21T21:31:00Z">
            <w:rPr>
              <w:ins w:id="3424" w:author="Kai Pa" w:date="2018-05-18T08:47:00Z"/>
              <w:sz w:val="32"/>
              <w:szCs w:val="32"/>
            </w:rPr>
          </w:rPrChange>
        </w:rPr>
      </w:pPr>
      <w:ins w:id="3425" w:author="Kai Pa" w:date="2018-05-18T08:47:00Z">
        <w:r w:rsidRPr="00B90FBE">
          <w:rPr>
            <w:sz w:val="32"/>
            <w:szCs w:val="28"/>
            <w:rPrChange w:id="3426" w:author="Kai Pa" w:date="2018-05-21T21:31:00Z">
              <w:rPr>
                <w:sz w:val="32"/>
                <w:szCs w:val="32"/>
              </w:rPr>
            </w:rPrChange>
          </w:rPr>
          <w:t>Bước 5: Xuất thông tin tiền gửi tiết kiệm D2 ra màn hình.</w:t>
        </w:r>
      </w:ins>
    </w:p>
    <w:p w14:paraId="103DC224" w14:textId="77777777" w:rsidR="00A16568" w:rsidRPr="00B90FBE" w:rsidRDefault="00A16568" w:rsidP="00A16568">
      <w:pPr>
        <w:tabs>
          <w:tab w:val="left" w:pos="1605"/>
        </w:tabs>
        <w:rPr>
          <w:ins w:id="3427" w:author="Kai Pa" w:date="2018-05-18T08:47:00Z"/>
          <w:sz w:val="32"/>
          <w:szCs w:val="28"/>
          <w:rPrChange w:id="3428" w:author="Kai Pa" w:date="2018-05-21T21:31:00Z">
            <w:rPr>
              <w:ins w:id="3429" w:author="Kai Pa" w:date="2018-05-18T08:47:00Z"/>
              <w:sz w:val="32"/>
              <w:szCs w:val="32"/>
            </w:rPr>
          </w:rPrChange>
        </w:rPr>
      </w:pPr>
      <w:ins w:id="3430" w:author="Kai Pa" w:date="2018-05-18T08:47:00Z">
        <w:r w:rsidRPr="00B90FBE">
          <w:rPr>
            <w:sz w:val="32"/>
            <w:szCs w:val="28"/>
            <w:rPrChange w:id="3431" w:author="Kai Pa" w:date="2018-05-21T21:31:00Z">
              <w:rPr>
                <w:sz w:val="32"/>
                <w:szCs w:val="32"/>
              </w:rPr>
            </w:rPrChange>
          </w:rPr>
          <w:t>Bước 6: In phiếu lưu tiền gửi(D5)</w:t>
        </w:r>
      </w:ins>
    </w:p>
    <w:p w14:paraId="2C4D8A77" w14:textId="77777777" w:rsidR="00A16568" w:rsidRPr="00B90FBE" w:rsidRDefault="00A16568" w:rsidP="00A16568">
      <w:pPr>
        <w:tabs>
          <w:tab w:val="left" w:pos="1605"/>
        </w:tabs>
        <w:rPr>
          <w:ins w:id="3432" w:author="Kai Pa" w:date="2018-05-18T08:47:00Z"/>
          <w:sz w:val="32"/>
          <w:szCs w:val="28"/>
          <w:rPrChange w:id="3433" w:author="Kai Pa" w:date="2018-05-21T21:31:00Z">
            <w:rPr>
              <w:ins w:id="3434" w:author="Kai Pa" w:date="2018-05-18T08:47:00Z"/>
              <w:sz w:val="32"/>
              <w:szCs w:val="32"/>
            </w:rPr>
          </w:rPrChange>
        </w:rPr>
      </w:pPr>
      <w:ins w:id="3435" w:author="Kai Pa" w:date="2018-05-18T08:47:00Z">
        <w:r w:rsidRPr="00B90FBE">
          <w:rPr>
            <w:sz w:val="32"/>
            <w:szCs w:val="28"/>
            <w:rPrChange w:id="3436" w:author="Kai Pa" w:date="2018-05-21T21:31:00Z">
              <w:rPr>
                <w:sz w:val="32"/>
                <w:szCs w:val="32"/>
              </w:rPr>
            </w:rPrChange>
          </w:rPr>
          <w:t>Bước 7: Đóng CSDL.</w:t>
        </w:r>
      </w:ins>
    </w:p>
    <w:p w14:paraId="35C5B13A" w14:textId="77777777" w:rsidR="00A16568" w:rsidRPr="00B90FBE" w:rsidRDefault="00A16568" w:rsidP="00A16568">
      <w:pPr>
        <w:tabs>
          <w:tab w:val="left" w:pos="1605"/>
        </w:tabs>
        <w:rPr>
          <w:ins w:id="3437" w:author="Kai Pa" w:date="2018-05-18T08:47:00Z"/>
          <w:sz w:val="32"/>
          <w:szCs w:val="28"/>
          <w:rPrChange w:id="3438" w:author="Kai Pa" w:date="2018-05-21T21:31:00Z">
            <w:rPr>
              <w:ins w:id="3439" w:author="Kai Pa" w:date="2018-05-18T08:47:00Z"/>
              <w:sz w:val="32"/>
              <w:szCs w:val="32"/>
            </w:rPr>
          </w:rPrChange>
        </w:rPr>
      </w:pPr>
      <w:ins w:id="3440" w:author="Kai Pa" w:date="2018-05-18T08:47:00Z">
        <w:r w:rsidRPr="00B90FBE">
          <w:rPr>
            <w:sz w:val="32"/>
            <w:szCs w:val="28"/>
            <w:rPrChange w:id="3441" w:author="Kai Pa" w:date="2018-05-21T21:31:00Z">
              <w:rPr>
                <w:sz w:val="32"/>
                <w:szCs w:val="32"/>
              </w:rPr>
            </w:rPrChange>
          </w:rPr>
          <w:t>Bước 8: Kết thúc.</w:t>
        </w:r>
      </w:ins>
    </w:p>
    <w:p w14:paraId="7C2CC82C" w14:textId="77777777" w:rsidR="00A16568" w:rsidRPr="00B90FBE" w:rsidRDefault="00A16568" w:rsidP="00A16568">
      <w:pPr>
        <w:tabs>
          <w:tab w:val="left" w:pos="1605"/>
        </w:tabs>
        <w:rPr>
          <w:ins w:id="3442" w:author="Kai Pa" w:date="2018-05-18T08:47:00Z"/>
          <w:sz w:val="44"/>
          <w:szCs w:val="32"/>
          <w:rPrChange w:id="3443" w:author="Kai Pa" w:date="2018-05-21T21:31:00Z">
            <w:rPr>
              <w:ins w:id="3444" w:author="Kai Pa" w:date="2018-05-18T08:47:00Z"/>
              <w:sz w:val="32"/>
              <w:szCs w:val="32"/>
            </w:rPr>
          </w:rPrChange>
        </w:rPr>
      </w:pPr>
    </w:p>
    <w:p w14:paraId="5D083279" w14:textId="77777777" w:rsidR="00A16568" w:rsidRPr="00B90FBE" w:rsidRDefault="00A16568" w:rsidP="00A16568">
      <w:pPr>
        <w:tabs>
          <w:tab w:val="left" w:pos="1605"/>
        </w:tabs>
        <w:rPr>
          <w:ins w:id="3445" w:author="Kai Pa" w:date="2018-05-18T08:47:00Z"/>
          <w:rFonts w:ascii="Times New Roman" w:hAnsi="Times New Roman" w:cs="Times New Roman"/>
          <w:sz w:val="40"/>
          <w:szCs w:val="28"/>
          <w:rPrChange w:id="3446" w:author="Kai Pa" w:date="2018-05-21T21:31:00Z">
            <w:rPr>
              <w:ins w:id="3447" w:author="Kai Pa" w:date="2018-05-18T08:47:00Z"/>
              <w:rFonts w:ascii="Times New Roman" w:hAnsi="Times New Roman" w:cs="Times New Roman"/>
              <w:sz w:val="28"/>
              <w:szCs w:val="28"/>
            </w:rPr>
          </w:rPrChange>
        </w:rPr>
      </w:pPr>
    </w:p>
    <w:p w14:paraId="1E853AC7" w14:textId="77777777" w:rsidR="00A16568" w:rsidRPr="00B90FBE" w:rsidRDefault="00A16568" w:rsidP="00A16568">
      <w:pPr>
        <w:tabs>
          <w:tab w:val="left" w:pos="1605"/>
        </w:tabs>
        <w:rPr>
          <w:ins w:id="3448" w:author="Kai Pa" w:date="2018-05-18T08:47:00Z"/>
          <w:sz w:val="44"/>
          <w:szCs w:val="32"/>
          <w:rPrChange w:id="3449" w:author="Kai Pa" w:date="2018-05-21T21:31:00Z">
            <w:rPr>
              <w:ins w:id="3450" w:author="Kai Pa" w:date="2018-05-18T08:47:00Z"/>
              <w:sz w:val="32"/>
              <w:szCs w:val="32"/>
            </w:rPr>
          </w:rPrChange>
        </w:rPr>
      </w:pPr>
    </w:p>
    <w:p w14:paraId="782CB091" w14:textId="77777777" w:rsidR="00A16568" w:rsidRPr="00B90FBE" w:rsidRDefault="00A16568" w:rsidP="00A16568">
      <w:pPr>
        <w:tabs>
          <w:tab w:val="left" w:pos="1605"/>
        </w:tabs>
        <w:rPr>
          <w:ins w:id="3451" w:author="Kai Pa" w:date="2018-05-18T08:47:00Z"/>
          <w:sz w:val="44"/>
          <w:szCs w:val="32"/>
          <w:rPrChange w:id="3452" w:author="Kai Pa" w:date="2018-05-21T21:31:00Z">
            <w:rPr>
              <w:ins w:id="3453" w:author="Kai Pa" w:date="2018-05-18T08:47:00Z"/>
              <w:sz w:val="32"/>
              <w:szCs w:val="32"/>
            </w:rPr>
          </w:rPrChange>
        </w:rPr>
      </w:pPr>
    </w:p>
    <w:p w14:paraId="657EA76E" w14:textId="77777777" w:rsidR="00A16568" w:rsidRPr="00B90FBE" w:rsidRDefault="00A16568" w:rsidP="00A16568">
      <w:pPr>
        <w:tabs>
          <w:tab w:val="left" w:pos="1605"/>
        </w:tabs>
        <w:rPr>
          <w:ins w:id="3454" w:author="Kai Pa" w:date="2018-05-18T08:47:00Z"/>
          <w:sz w:val="44"/>
          <w:szCs w:val="32"/>
          <w:rPrChange w:id="3455" w:author="Kai Pa" w:date="2018-05-21T21:31:00Z">
            <w:rPr>
              <w:ins w:id="3456" w:author="Kai Pa" w:date="2018-05-18T08:47:00Z"/>
              <w:sz w:val="32"/>
              <w:szCs w:val="32"/>
            </w:rPr>
          </w:rPrChange>
        </w:rPr>
      </w:pPr>
    </w:p>
    <w:p w14:paraId="46EA116F" w14:textId="77777777" w:rsidR="00A16568" w:rsidRPr="00B90FBE" w:rsidRDefault="00A16568" w:rsidP="00A16568">
      <w:pPr>
        <w:tabs>
          <w:tab w:val="left" w:pos="1605"/>
        </w:tabs>
        <w:rPr>
          <w:ins w:id="3457" w:author="Kai Pa" w:date="2018-05-18T08:47:00Z"/>
          <w:sz w:val="44"/>
          <w:szCs w:val="32"/>
          <w:rPrChange w:id="3458" w:author="Kai Pa" w:date="2018-05-21T21:31:00Z">
            <w:rPr>
              <w:ins w:id="3459" w:author="Kai Pa" w:date="2018-05-18T08:47:00Z"/>
              <w:sz w:val="32"/>
              <w:szCs w:val="32"/>
            </w:rPr>
          </w:rPrChange>
        </w:rPr>
      </w:pPr>
    </w:p>
    <w:p w14:paraId="1CABAD70" w14:textId="77777777" w:rsidR="00A16568" w:rsidRPr="00B90FBE" w:rsidRDefault="00A16568" w:rsidP="00A16568">
      <w:pPr>
        <w:pStyle w:val="ListParagraph"/>
        <w:numPr>
          <w:ilvl w:val="0"/>
          <w:numId w:val="28"/>
        </w:numPr>
        <w:tabs>
          <w:tab w:val="left" w:pos="1605"/>
        </w:tabs>
        <w:rPr>
          <w:ins w:id="3460" w:author="Kai Pa" w:date="2018-05-18T08:47:00Z"/>
          <w:sz w:val="32"/>
          <w:rPrChange w:id="3461" w:author="Kai Pa" w:date="2018-05-21T21:31:00Z">
            <w:rPr>
              <w:ins w:id="3462" w:author="Kai Pa" w:date="2018-05-18T08:47:00Z"/>
            </w:rPr>
          </w:rPrChange>
        </w:rPr>
      </w:pPr>
      <w:ins w:id="3463" w:author="Kai Pa" w:date="2018-05-18T08:47:00Z">
        <w:r w:rsidRPr="00B90FBE">
          <w:rPr>
            <w:noProof/>
            <w:sz w:val="32"/>
            <w:rPrChange w:id="3464" w:author="Kai Pa" w:date="2018-05-21T21:31:00Z">
              <w:rPr>
                <w:noProof/>
              </w:rPr>
            </w:rPrChange>
          </w:rPr>
          <mc:AlternateContent>
            <mc:Choice Requires="wps">
              <w:drawing>
                <wp:anchor distT="0" distB="0" distL="114300" distR="114300" simplePos="0" relativeHeight="251760640" behindDoc="0" locked="0" layoutInCell="1" allowOverlap="1" wp14:anchorId="0E07187D" wp14:editId="41431906">
                  <wp:simplePos x="0" y="0"/>
                  <wp:positionH relativeFrom="column">
                    <wp:posOffset>2095500</wp:posOffset>
                  </wp:positionH>
                  <wp:positionV relativeFrom="paragraph">
                    <wp:posOffset>120650</wp:posOffset>
                  </wp:positionV>
                  <wp:extent cx="1590675" cy="542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4D75E"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7187D" id="Rectangle 14" o:spid="_x0000_s1036" style="position:absolute;left:0;text-align:left;margin-left:165pt;margin-top:9.5pt;width:125.25pt;height:4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" fillcolor="#5b9bd5 [3204]" strokecolor="#1f4d78 [1604]" strokeweight="1pt">
                  <v:textbox>
                    <w:txbxContent>
                      <w:p w14:paraId="6524D75E"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465" w:author="Kai Pa" w:date="2018-05-21T21:31:00Z">
              <w:rPr>
                <w:noProof/>
              </w:rPr>
            </w:rPrChange>
          </w:rPr>
          <mc:AlternateContent>
            <mc:Choice Requires="wps">
              <w:drawing>
                <wp:anchor distT="0" distB="0" distL="114300" distR="114300" simplePos="0" relativeHeight="251763712" behindDoc="0" locked="0" layoutInCell="1" allowOverlap="1" wp14:anchorId="4623DC10" wp14:editId="68BE2654">
                  <wp:simplePos x="0" y="0"/>
                  <wp:positionH relativeFrom="column">
                    <wp:posOffset>2209482</wp:posOffset>
                  </wp:positionH>
                  <wp:positionV relativeFrom="paragraph">
                    <wp:posOffset>1008063</wp:posOffset>
                  </wp:positionV>
                  <wp:extent cx="753745" cy="132080"/>
                  <wp:effectExtent l="25083" t="0" r="33337" b="33338"/>
                  <wp:wrapNone/>
                  <wp:docPr id="16" name="Right Arrow 1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C5A7" id="Right Arrow 16" o:spid="_x0000_s1026" type="#_x0000_t13" style="position:absolute;margin-left:173.95pt;margin-top:79.4pt;width:59.35pt;height:10.4pt;rotation:-9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C1pg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DsvwC1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3466" w:author="Kai Pa" w:date="2018-05-21T21:31:00Z">
              <w:rPr>
                <w:noProof/>
              </w:rPr>
            </w:rPrChange>
          </w:rPr>
          <mc:AlternateContent>
            <mc:Choice Requires="wps">
              <w:drawing>
                <wp:anchor distT="0" distB="0" distL="114300" distR="114300" simplePos="0" relativeHeight="251761664" behindDoc="0" locked="0" layoutInCell="1" allowOverlap="1" wp14:anchorId="61D16085" wp14:editId="3870BFC2">
                  <wp:simplePos x="0" y="0"/>
                  <wp:positionH relativeFrom="column">
                    <wp:posOffset>2824162</wp:posOffset>
                  </wp:positionH>
                  <wp:positionV relativeFrom="paragraph">
                    <wp:posOffset>985838</wp:posOffset>
                  </wp:positionV>
                  <wp:extent cx="753745" cy="132080"/>
                  <wp:effectExtent l="25083" t="13017" r="33337" b="14288"/>
                  <wp:wrapNone/>
                  <wp:docPr id="17" name="Right Arrow 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FE92" id="Right Arrow 17" o:spid="_x0000_s1026" type="#_x0000_t13" style="position:absolute;margin-left:222.35pt;margin-top:77.65pt;width:59.35pt;height:10.4pt;rotation:9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B9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lJ4gf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01295A90" w14:textId="77777777" w:rsidR="00A16568" w:rsidRPr="00B90FBE" w:rsidRDefault="00A16568" w:rsidP="00A16568">
      <w:pPr>
        <w:rPr>
          <w:ins w:id="3467" w:author="Kai Pa" w:date="2018-05-18T08:47:00Z"/>
          <w:sz w:val="32"/>
          <w:rPrChange w:id="3468" w:author="Kai Pa" w:date="2018-05-21T21:31:00Z">
            <w:rPr>
              <w:ins w:id="3469" w:author="Kai Pa" w:date="2018-05-18T08:47:00Z"/>
            </w:rPr>
          </w:rPrChange>
        </w:rPr>
      </w:pPr>
    </w:p>
    <w:p w14:paraId="2A83F49F" w14:textId="77777777" w:rsidR="00A16568" w:rsidRPr="00B90FBE" w:rsidRDefault="00A16568" w:rsidP="00A16568">
      <w:pPr>
        <w:rPr>
          <w:ins w:id="3470" w:author="Kai Pa" w:date="2018-05-18T08:47:00Z"/>
          <w:sz w:val="32"/>
          <w:rPrChange w:id="3471" w:author="Kai Pa" w:date="2018-05-21T21:31:00Z">
            <w:rPr>
              <w:ins w:id="3472" w:author="Kai Pa" w:date="2018-05-18T08:47:00Z"/>
            </w:rPr>
          </w:rPrChange>
        </w:rPr>
      </w:pPr>
    </w:p>
    <w:p w14:paraId="234C34FB" w14:textId="77777777" w:rsidR="00A16568" w:rsidRPr="00B90FBE" w:rsidRDefault="00A16568" w:rsidP="00A16568">
      <w:pPr>
        <w:tabs>
          <w:tab w:val="left" w:pos="3405"/>
          <w:tab w:val="left" w:pos="5340"/>
        </w:tabs>
        <w:rPr>
          <w:ins w:id="3473" w:author="Kai Pa" w:date="2018-05-18T08:47:00Z"/>
          <w:rFonts w:ascii="Times New Roman" w:hAnsi="Times New Roman" w:cs="Times New Roman"/>
          <w:sz w:val="32"/>
          <w:rPrChange w:id="3474" w:author="Kai Pa" w:date="2018-05-21T21:31:00Z">
            <w:rPr>
              <w:ins w:id="3475" w:author="Kai Pa" w:date="2018-05-18T08:47:00Z"/>
              <w:rFonts w:ascii="Times New Roman" w:hAnsi="Times New Roman" w:cs="Times New Roman"/>
            </w:rPr>
          </w:rPrChange>
        </w:rPr>
      </w:pPr>
      <w:ins w:id="3476" w:author="Kai Pa" w:date="2018-05-18T08:47:00Z">
        <w:r w:rsidRPr="00B90FBE">
          <w:rPr>
            <w:sz w:val="32"/>
            <w:rPrChange w:id="3477" w:author="Kai Pa" w:date="2018-05-21T21:31:00Z">
              <w:rPr/>
            </w:rPrChange>
          </w:rPr>
          <w:tab/>
        </w:r>
        <w:r w:rsidRPr="00B90FBE">
          <w:rPr>
            <w:rFonts w:ascii="Times New Roman" w:hAnsi="Times New Roman" w:cs="Times New Roman"/>
            <w:sz w:val="40"/>
            <w:szCs w:val="28"/>
            <w:rPrChange w:id="3478" w:author="Kai Pa" w:date="2018-05-21T21:31:00Z">
              <w:rPr>
                <w:rFonts w:ascii="Times New Roman" w:hAnsi="Times New Roman" w:cs="Times New Roman"/>
                <w:sz w:val="28"/>
                <w:szCs w:val="28"/>
              </w:rPr>
            </w:rPrChange>
          </w:rPr>
          <w:t>D1</w:t>
        </w:r>
        <w:r w:rsidRPr="00B90FBE">
          <w:rPr>
            <w:sz w:val="32"/>
            <w:rPrChange w:id="3479" w:author="Kai Pa" w:date="2018-05-21T21:31:00Z">
              <w:rPr/>
            </w:rPrChange>
          </w:rPr>
          <w:tab/>
        </w:r>
        <w:r w:rsidRPr="00B90FBE">
          <w:rPr>
            <w:rFonts w:ascii="Times New Roman" w:hAnsi="Times New Roman" w:cs="Times New Roman"/>
            <w:sz w:val="40"/>
            <w:szCs w:val="28"/>
            <w:rPrChange w:id="3480" w:author="Kai Pa" w:date="2018-05-21T21:31:00Z">
              <w:rPr>
                <w:rFonts w:ascii="Times New Roman" w:hAnsi="Times New Roman" w:cs="Times New Roman"/>
                <w:sz w:val="28"/>
                <w:szCs w:val="28"/>
              </w:rPr>
            </w:rPrChange>
          </w:rPr>
          <w:t>D2</w:t>
        </w:r>
      </w:ins>
    </w:p>
    <w:p w14:paraId="3D994F86" w14:textId="77777777" w:rsidR="00A16568" w:rsidRPr="00B90FBE" w:rsidRDefault="00A16568" w:rsidP="00A16568">
      <w:pPr>
        <w:rPr>
          <w:ins w:id="3481" w:author="Kai Pa" w:date="2018-05-18T08:47:00Z"/>
          <w:sz w:val="32"/>
          <w:rPrChange w:id="3482" w:author="Kai Pa" w:date="2018-05-21T21:31:00Z">
            <w:rPr>
              <w:ins w:id="3483" w:author="Kai Pa" w:date="2018-05-18T08:47:00Z"/>
            </w:rPr>
          </w:rPrChange>
        </w:rPr>
      </w:pPr>
      <w:ins w:id="3484" w:author="Kai Pa" w:date="2018-05-18T08:47:00Z">
        <w:r w:rsidRPr="00B90FBE">
          <w:rPr>
            <w:noProof/>
            <w:sz w:val="32"/>
            <w:rPrChange w:id="3485" w:author="Kai Pa" w:date="2018-05-21T21:31:00Z">
              <w:rPr>
                <w:noProof/>
              </w:rPr>
            </w:rPrChange>
          </w:rPr>
          <mc:AlternateContent>
            <mc:Choice Requires="wps">
              <w:drawing>
                <wp:anchor distT="0" distB="0" distL="114300" distR="114300" simplePos="0" relativeHeight="251759616" behindDoc="0" locked="0" layoutInCell="1" allowOverlap="1" wp14:anchorId="58794F77" wp14:editId="40EA67D7">
                  <wp:simplePos x="0" y="0"/>
                  <wp:positionH relativeFrom="page">
                    <wp:align>center</wp:align>
                  </wp:positionH>
                  <wp:positionV relativeFrom="paragraph">
                    <wp:posOffset>261620</wp:posOffset>
                  </wp:positionV>
                  <wp:extent cx="2047875" cy="800100"/>
                  <wp:effectExtent l="0" t="0" r="28575" b="19050"/>
                  <wp:wrapNone/>
                  <wp:docPr id="18" name="Oval 1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710E8"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tiền STK không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94F77" id="Oval 18" o:spid="_x0000_s1037" style="position:absolute;margin-left:0;margin-top:20.6pt;width:161.25pt;height:63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" fillcolor="#5b9bd5 [3204]" strokecolor="#1f4d78 [1604]" strokeweight="1pt">
                  <v:stroke joinstyle="miter"/>
                  <v:textbox>
                    <w:txbxContent>
                      <w:p w14:paraId="516710E8"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tiền STK không kỳ hạn</w:t>
                        </w:r>
                      </w:p>
                    </w:txbxContent>
                  </v:textbox>
                  <w10:wrap anchorx="page"/>
                </v:oval>
              </w:pict>
            </mc:Fallback>
          </mc:AlternateContent>
        </w:r>
      </w:ins>
    </w:p>
    <w:p w14:paraId="3D8C8AB4" w14:textId="77777777" w:rsidR="00A16568" w:rsidRPr="00B90FBE" w:rsidRDefault="00A16568" w:rsidP="00A16568">
      <w:pPr>
        <w:tabs>
          <w:tab w:val="left" w:pos="6480"/>
        </w:tabs>
        <w:rPr>
          <w:ins w:id="3486" w:author="Kai Pa" w:date="2018-05-18T08:47:00Z"/>
          <w:sz w:val="32"/>
          <w:rPrChange w:id="3487" w:author="Kai Pa" w:date="2018-05-21T21:31:00Z">
            <w:rPr>
              <w:ins w:id="3488" w:author="Kai Pa" w:date="2018-05-18T08:47:00Z"/>
            </w:rPr>
          </w:rPrChange>
        </w:rPr>
      </w:pPr>
      <w:ins w:id="3489" w:author="Kai Pa" w:date="2018-05-18T08:47:00Z">
        <w:r w:rsidRPr="00B90FBE">
          <w:rPr>
            <w:noProof/>
            <w:sz w:val="32"/>
            <w:rPrChange w:id="3490" w:author="Kai Pa" w:date="2018-05-21T21:31:00Z">
              <w:rPr>
                <w:noProof/>
              </w:rPr>
            </w:rPrChange>
          </w:rPr>
          <mc:AlternateContent>
            <mc:Choice Requires="wps">
              <w:drawing>
                <wp:anchor distT="0" distB="0" distL="114300" distR="114300" simplePos="0" relativeHeight="251772928" behindDoc="0" locked="0" layoutInCell="1" allowOverlap="1" wp14:anchorId="7B9E7440" wp14:editId="08DEB097">
                  <wp:simplePos x="0" y="0"/>
                  <wp:positionH relativeFrom="column">
                    <wp:posOffset>4781550</wp:posOffset>
                  </wp:positionH>
                  <wp:positionV relativeFrom="paragraph">
                    <wp:posOffset>75565</wp:posOffset>
                  </wp:positionV>
                  <wp:extent cx="85725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0735D"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E7440" id="Rectangle 29" o:spid="_x0000_s1038" style="position:absolute;margin-left:376.5pt;margin-top:5.95pt;width:67.5pt;height:34.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GFglCfQIAAE0FAAAO&#10;AAAAAAAAAAAAAAAAAC4CAABkcnMvZTJvRG9jLnhtbFBLAQItABQABgAIAAAAIQB5mE4A2gAAAAkB&#10;AAAPAAAAAAAAAAAAAAAAANcEAABkcnMvZG93bnJldi54bWxQSwUGAAAAAAQABADzAAAA3gUAAAAA&#10;" fillcolor="#5b9bd5 [3204]" strokecolor="#1f4d78 [1604]" strokeweight="1pt">
                  <v:textbox>
                    <w:txbxContent>
                      <w:p w14:paraId="7A00735D"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491" w:author="Kai Pa" w:date="2018-05-21T21:31:00Z">
              <w:rPr>
                <w:noProof/>
              </w:rPr>
            </w:rPrChange>
          </w:rPr>
          <mc:AlternateContent>
            <mc:Choice Requires="wps">
              <w:drawing>
                <wp:anchor distT="0" distB="0" distL="114300" distR="114300" simplePos="0" relativeHeight="251771904" behindDoc="0" locked="0" layoutInCell="1" allowOverlap="1" wp14:anchorId="622955B6" wp14:editId="66CA248C">
                  <wp:simplePos x="0" y="0"/>
                  <wp:positionH relativeFrom="column">
                    <wp:posOffset>3971925</wp:posOffset>
                  </wp:positionH>
                  <wp:positionV relativeFrom="paragraph">
                    <wp:posOffset>247650</wp:posOffset>
                  </wp:positionV>
                  <wp:extent cx="753745" cy="132080"/>
                  <wp:effectExtent l="0" t="19050" r="46355" b="39370"/>
                  <wp:wrapNone/>
                  <wp:docPr id="28" name="Right Arrow 28"/>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7408A" id="Right Arrow 28" o:spid="_x0000_s1026" type="#_x0000_t13" style="position:absolute;margin-left:312.75pt;margin-top:19.5pt;width:59.35pt;height:10.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oGdg1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3492" w:author="Kai Pa" w:date="2018-05-21T21:31:00Z">
              <w:rPr/>
            </w:rPrChange>
          </w:rPr>
          <w:tab/>
        </w:r>
        <w:r w:rsidRPr="00B90FBE">
          <w:rPr>
            <w:rFonts w:ascii="Times New Roman" w:hAnsi="Times New Roman" w:cs="Times New Roman"/>
            <w:sz w:val="40"/>
            <w:szCs w:val="28"/>
            <w:rPrChange w:id="3493" w:author="Kai Pa" w:date="2018-05-21T21:31:00Z">
              <w:rPr>
                <w:rFonts w:ascii="Times New Roman" w:hAnsi="Times New Roman" w:cs="Times New Roman"/>
                <w:sz w:val="28"/>
                <w:szCs w:val="28"/>
              </w:rPr>
            </w:rPrChange>
          </w:rPr>
          <w:t>D5</w:t>
        </w:r>
      </w:ins>
    </w:p>
    <w:p w14:paraId="53B1F468" w14:textId="77777777" w:rsidR="00A16568" w:rsidRPr="00B90FBE" w:rsidRDefault="00A16568" w:rsidP="00A16568">
      <w:pPr>
        <w:rPr>
          <w:ins w:id="3494" w:author="Kai Pa" w:date="2018-05-18T08:47:00Z"/>
          <w:sz w:val="32"/>
          <w:rPrChange w:id="3495" w:author="Kai Pa" w:date="2018-05-21T21:31:00Z">
            <w:rPr>
              <w:ins w:id="3496" w:author="Kai Pa" w:date="2018-05-18T08:47:00Z"/>
            </w:rPr>
          </w:rPrChange>
        </w:rPr>
      </w:pPr>
    </w:p>
    <w:p w14:paraId="6CFA0B87" w14:textId="77777777" w:rsidR="00A16568" w:rsidRPr="00B90FBE" w:rsidRDefault="00A16568" w:rsidP="00A16568">
      <w:pPr>
        <w:tabs>
          <w:tab w:val="left" w:pos="3795"/>
        </w:tabs>
        <w:rPr>
          <w:ins w:id="3497" w:author="Kai Pa" w:date="2018-05-18T08:47:00Z"/>
          <w:sz w:val="32"/>
          <w:rPrChange w:id="3498" w:author="Kai Pa" w:date="2018-05-21T21:31:00Z">
            <w:rPr>
              <w:ins w:id="3499" w:author="Kai Pa" w:date="2018-05-18T08:47:00Z"/>
            </w:rPr>
          </w:rPrChange>
        </w:rPr>
      </w:pPr>
      <w:ins w:id="3500" w:author="Kai Pa" w:date="2018-05-18T08:47:00Z">
        <w:r w:rsidRPr="00B90FBE">
          <w:rPr>
            <w:sz w:val="32"/>
            <w:rPrChange w:id="3501" w:author="Kai Pa" w:date="2018-05-21T21:31:00Z">
              <w:rPr/>
            </w:rPrChange>
          </w:rPr>
          <w:tab/>
        </w:r>
      </w:ins>
    </w:p>
    <w:p w14:paraId="4F991A66" w14:textId="7E36CADA" w:rsidR="00A16568" w:rsidRPr="00B90FBE" w:rsidRDefault="00A16568" w:rsidP="00A16568">
      <w:pPr>
        <w:tabs>
          <w:tab w:val="left" w:pos="3795"/>
          <w:tab w:val="left" w:pos="5370"/>
        </w:tabs>
        <w:rPr>
          <w:ins w:id="3502" w:author="Kai Pa" w:date="2018-05-18T08:47:00Z"/>
          <w:sz w:val="40"/>
          <w:szCs w:val="28"/>
          <w:rPrChange w:id="3503" w:author="Kai Pa" w:date="2018-05-21T21:31:00Z">
            <w:rPr>
              <w:ins w:id="3504" w:author="Kai Pa" w:date="2018-05-18T08:47:00Z"/>
              <w:sz w:val="28"/>
              <w:szCs w:val="28"/>
            </w:rPr>
          </w:rPrChange>
        </w:rPr>
      </w:pPr>
      <w:ins w:id="3505" w:author="Kai Pa" w:date="2018-05-18T08:47:00Z">
        <w:r w:rsidRPr="00B90FBE">
          <w:rPr>
            <w:noProof/>
            <w:sz w:val="32"/>
            <w:rPrChange w:id="3506" w:author="Kai Pa" w:date="2018-05-21T21:31:00Z">
              <w:rPr>
                <w:noProof/>
              </w:rPr>
            </w:rPrChange>
          </w:rPr>
          <mc:AlternateContent>
            <mc:Choice Requires="wps">
              <w:drawing>
                <wp:anchor distT="0" distB="0" distL="114300" distR="114300" simplePos="0" relativeHeight="251762688" behindDoc="0" locked="0" layoutInCell="1" allowOverlap="1" wp14:anchorId="73E8EB3E" wp14:editId="4995A84D">
                  <wp:simplePos x="0" y="0"/>
                  <wp:positionH relativeFrom="column">
                    <wp:posOffset>2809558</wp:posOffset>
                  </wp:positionH>
                  <wp:positionV relativeFrom="paragraph">
                    <wp:posOffset>191136</wp:posOffset>
                  </wp:positionV>
                  <wp:extent cx="753745" cy="132080"/>
                  <wp:effectExtent l="25083" t="0" r="33337" b="33338"/>
                  <wp:wrapNone/>
                  <wp:docPr id="19" name="Right Arrow 1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3124" id="Right Arrow 19" o:spid="_x0000_s1026" type="#_x0000_t13" style="position:absolute;margin-left:221.25pt;margin-top:15.05pt;width:59.35pt;height:10.4pt;rotation:-9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a+pg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" adj="19707" fillcolor="#5b9bd5 [3204]" strokecolor="#1f4d78 [1604]" strokeweight="1pt"/>
              </w:pict>
            </mc:Fallback>
          </mc:AlternateContent>
        </w:r>
        <w:r w:rsidRPr="00B90FBE">
          <w:rPr>
            <w:noProof/>
            <w:sz w:val="32"/>
            <w:rPrChange w:id="3507" w:author="Kai Pa" w:date="2018-05-21T21:31:00Z">
              <w:rPr>
                <w:noProof/>
              </w:rPr>
            </w:rPrChange>
          </w:rPr>
          <mc:AlternateContent>
            <mc:Choice Requires="wps">
              <w:drawing>
                <wp:anchor distT="0" distB="0" distL="114300" distR="114300" simplePos="0" relativeHeight="251764736" behindDoc="0" locked="0" layoutInCell="1" allowOverlap="1" wp14:anchorId="0D6678B4" wp14:editId="2F3145FE">
                  <wp:simplePos x="0" y="0"/>
                  <wp:positionH relativeFrom="column">
                    <wp:posOffset>2215198</wp:posOffset>
                  </wp:positionH>
                  <wp:positionV relativeFrom="paragraph">
                    <wp:posOffset>168275</wp:posOffset>
                  </wp:positionV>
                  <wp:extent cx="753745" cy="119063"/>
                  <wp:effectExtent l="12700" t="25400" r="40005" b="20955"/>
                  <wp:wrapNone/>
                  <wp:docPr id="15" name="Right Arrow 15"/>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73DF" id="Right Arrow 15" o:spid="_x0000_s1026" type="#_x0000_t13" style="position:absolute;margin-left:174.45pt;margin-top:13.25pt;width:59.35pt;height:9.4pt;rotation:9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" adj="19894" fillcolor="#5b9bd5 [3204]" strokecolor="#1f4d78 [1604]" strokeweight="1pt"/>
              </w:pict>
            </mc:Fallback>
          </mc:AlternateContent>
        </w:r>
        <w:r w:rsidRPr="00B90FBE">
          <w:rPr>
            <w:rFonts w:ascii="Times New Roman" w:hAnsi="Times New Roman" w:cs="Times New Roman"/>
            <w:sz w:val="32"/>
            <w:rPrChange w:id="3508" w:author="Kai Pa" w:date="2018-05-21T21:31:00Z">
              <w:rPr>
                <w:rFonts w:ascii="Times New Roman" w:hAnsi="Times New Roman" w:cs="Times New Roman"/>
              </w:rPr>
            </w:rPrChange>
          </w:rPr>
          <w:t xml:space="preserve">                                </w:t>
        </w:r>
        <w:r w:rsidR="00B90FBE">
          <w:rPr>
            <w:rFonts w:ascii="Times New Roman" w:hAnsi="Times New Roman" w:cs="Times New Roman"/>
            <w:sz w:val="32"/>
            <w:rPrChange w:id="3509" w:author="Kai Pa" w:date="2018-05-21T21:31:00Z">
              <w:rPr>
                <w:rFonts w:ascii="Times New Roman" w:hAnsi="Times New Roman" w:cs="Times New Roman"/>
                <w:sz w:val="32"/>
              </w:rPr>
            </w:rPrChange>
          </w:rPr>
          <w:t xml:space="preserve">     </w:t>
        </w:r>
        <w:r w:rsidR="00A76313" w:rsidRPr="00B90FBE">
          <w:rPr>
            <w:rFonts w:ascii="Times New Roman" w:hAnsi="Times New Roman" w:cs="Times New Roman"/>
            <w:sz w:val="32"/>
            <w:rPrChange w:id="3510"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511"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512" w:author="Kai Pa" w:date="2018-05-21T21:31:00Z">
              <w:rPr>
                <w:rFonts w:ascii="Times New Roman" w:hAnsi="Times New Roman" w:cs="Times New Roman"/>
                <w:sz w:val="28"/>
                <w:szCs w:val="28"/>
              </w:rPr>
            </w:rPrChange>
          </w:rPr>
          <w:t>D3</w:t>
        </w:r>
      </w:ins>
      <w:ins w:id="3513" w:author="Kai Pa" w:date="2018-05-18T22:27:00Z">
        <w:r w:rsidR="00A76313" w:rsidRPr="00B90FBE">
          <w:rPr>
            <w:rFonts w:ascii="Times New Roman" w:hAnsi="Times New Roman" w:cs="Times New Roman"/>
            <w:sz w:val="40"/>
            <w:szCs w:val="28"/>
            <w:rPrChange w:id="3514" w:author="Kai Pa" w:date="2018-05-21T21:31:00Z">
              <w:rPr>
                <w:rFonts w:ascii="Times New Roman" w:hAnsi="Times New Roman" w:cs="Times New Roman"/>
                <w:sz w:val="36"/>
                <w:szCs w:val="28"/>
              </w:rPr>
            </w:rPrChange>
          </w:rPr>
          <w:t xml:space="preserve">     </w:t>
        </w:r>
      </w:ins>
      <w:ins w:id="3515" w:author="Kai Pa" w:date="2018-05-18T08:47:00Z">
        <w:r w:rsidRPr="00B90FBE">
          <w:rPr>
            <w:rFonts w:ascii="Times New Roman" w:hAnsi="Times New Roman" w:cs="Times New Roman"/>
            <w:sz w:val="40"/>
            <w:szCs w:val="28"/>
            <w:rPrChange w:id="3516" w:author="Kai Pa" w:date="2018-05-21T21:31:00Z">
              <w:rPr>
                <w:rFonts w:ascii="Times New Roman" w:hAnsi="Times New Roman" w:cs="Times New Roman"/>
                <w:sz w:val="28"/>
                <w:szCs w:val="28"/>
              </w:rPr>
            </w:rPrChange>
          </w:rPr>
          <w:t>D4</w:t>
        </w:r>
      </w:ins>
    </w:p>
    <w:p w14:paraId="3F96ABAC" w14:textId="77777777" w:rsidR="00A16568" w:rsidRPr="00B90FBE" w:rsidRDefault="00A16568" w:rsidP="00A16568">
      <w:pPr>
        <w:rPr>
          <w:ins w:id="3517" w:author="Kai Pa" w:date="2018-05-18T08:47:00Z"/>
          <w:sz w:val="40"/>
          <w:szCs w:val="28"/>
          <w:rPrChange w:id="3518" w:author="Kai Pa" w:date="2018-05-21T21:31:00Z">
            <w:rPr>
              <w:ins w:id="3519" w:author="Kai Pa" w:date="2018-05-18T08:47:00Z"/>
              <w:sz w:val="28"/>
              <w:szCs w:val="28"/>
            </w:rPr>
          </w:rPrChange>
        </w:rPr>
      </w:pPr>
      <w:ins w:id="3520" w:author="Kai Pa" w:date="2018-05-18T08:47:00Z">
        <w:r w:rsidRPr="00B90FBE">
          <w:rPr>
            <w:noProof/>
            <w:sz w:val="40"/>
            <w:szCs w:val="28"/>
            <w:rPrChange w:id="3521" w:author="Kai Pa" w:date="2018-05-21T21:31:00Z">
              <w:rPr>
                <w:noProof/>
                <w:sz w:val="28"/>
                <w:szCs w:val="28"/>
              </w:rPr>
            </w:rPrChange>
          </w:rPr>
          <mc:AlternateContent>
            <mc:Choice Requires="wps">
              <w:drawing>
                <wp:anchor distT="0" distB="0" distL="114300" distR="114300" simplePos="0" relativeHeight="251769856" behindDoc="0" locked="0" layoutInCell="1" allowOverlap="1" wp14:anchorId="1056E862" wp14:editId="711DB989">
                  <wp:simplePos x="0" y="0"/>
                  <wp:positionH relativeFrom="column">
                    <wp:posOffset>1790065</wp:posOffset>
                  </wp:positionH>
                  <wp:positionV relativeFrom="paragraph">
                    <wp:posOffset>334645</wp:posOffset>
                  </wp:positionV>
                  <wp:extent cx="22193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443764" id="Straight Connector 2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40.95pt,26.35pt" to="315.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Qq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23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" strokecolor="#5b9bd5 [3204]" strokeweight="1.5pt">
                  <v:stroke joinstyle="miter"/>
                </v:line>
              </w:pict>
            </mc:Fallback>
          </mc:AlternateContent>
        </w:r>
      </w:ins>
    </w:p>
    <w:p w14:paraId="1244BF8D" w14:textId="23687AC7" w:rsidR="00A16568" w:rsidRPr="00B90FBE" w:rsidRDefault="00A16568" w:rsidP="00A16568">
      <w:pPr>
        <w:tabs>
          <w:tab w:val="left" w:pos="1605"/>
        </w:tabs>
        <w:rPr>
          <w:ins w:id="3522" w:author="Kai Pa" w:date="2018-05-18T08:47:00Z"/>
          <w:rFonts w:ascii="Times New Roman" w:hAnsi="Times New Roman" w:cs="Times New Roman"/>
          <w:sz w:val="40"/>
          <w:szCs w:val="28"/>
          <w:rPrChange w:id="3523" w:author="Kai Pa" w:date="2018-05-21T21:31:00Z">
            <w:rPr>
              <w:ins w:id="3524" w:author="Kai Pa" w:date="2018-05-18T08:47:00Z"/>
              <w:rFonts w:ascii="Times New Roman" w:hAnsi="Times New Roman" w:cs="Times New Roman"/>
              <w:sz w:val="28"/>
              <w:szCs w:val="28"/>
            </w:rPr>
          </w:rPrChange>
        </w:rPr>
      </w:pPr>
      <w:ins w:id="3525" w:author="Kai Pa" w:date="2018-05-18T08:47:00Z">
        <w:r w:rsidRPr="00B90FBE">
          <w:rPr>
            <w:rFonts w:ascii="Times New Roman" w:hAnsi="Times New Roman" w:cs="Times New Roman"/>
            <w:sz w:val="40"/>
            <w:szCs w:val="28"/>
            <w:rPrChange w:id="3526"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527" w:author="Kai Pa" w:date="2018-05-21T21:31:00Z">
              <w:rPr>
                <w:rFonts w:ascii="Times New Roman" w:hAnsi="Times New Roman" w:cs="Times New Roman"/>
                <w:sz w:val="36"/>
                <w:szCs w:val="28"/>
              </w:rPr>
            </w:rPrChange>
          </w:rPr>
          <w:t xml:space="preserve">                      </w:t>
        </w:r>
      </w:ins>
      <w:ins w:id="3528" w:author="Kai Pa" w:date="2018-05-21T21:34:00Z">
        <w:r w:rsidR="00B90FBE">
          <w:rPr>
            <w:rFonts w:ascii="Times New Roman" w:hAnsi="Times New Roman" w:cs="Times New Roman"/>
            <w:sz w:val="40"/>
            <w:szCs w:val="28"/>
          </w:rPr>
          <w:t xml:space="preserve">   </w:t>
        </w:r>
      </w:ins>
      <w:ins w:id="3529" w:author="Kai Pa" w:date="2018-05-18T08:47:00Z">
        <w:r w:rsidRPr="00B90FBE">
          <w:rPr>
            <w:rFonts w:ascii="Times New Roman" w:hAnsi="Times New Roman" w:cs="Times New Roman"/>
            <w:sz w:val="40"/>
            <w:szCs w:val="28"/>
            <w:rPrChange w:id="3530" w:author="Kai Pa" w:date="2018-05-21T21:31:00Z">
              <w:rPr>
                <w:rFonts w:ascii="Times New Roman" w:hAnsi="Times New Roman" w:cs="Times New Roman"/>
                <w:sz w:val="28"/>
                <w:szCs w:val="28"/>
              </w:rPr>
            </w:rPrChange>
          </w:rPr>
          <w:t xml:space="preserve">  Cơ sở dữ liệu</w:t>
        </w:r>
      </w:ins>
    </w:p>
    <w:p w14:paraId="7275446F" w14:textId="77777777" w:rsidR="00A16568" w:rsidRPr="00B90FBE" w:rsidRDefault="00A16568" w:rsidP="00A16568">
      <w:pPr>
        <w:tabs>
          <w:tab w:val="left" w:pos="1605"/>
        </w:tabs>
        <w:jc w:val="center"/>
        <w:rPr>
          <w:ins w:id="3531" w:author="Kai Pa" w:date="2018-05-18T08:47:00Z"/>
          <w:rFonts w:ascii="Times New Roman" w:hAnsi="Times New Roman" w:cs="Times New Roman"/>
          <w:i/>
          <w:sz w:val="40"/>
          <w:szCs w:val="28"/>
          <w:rPrChange w:id="3532" w:author="Kai Pa" w:date="2018-05-21T21:31:00Z">
            <w:rPr>
              <w:ins w:id="3533" w:author="Kai Pa" w:date="2018-05-18T08:47:00Z"/>
              <w:rFonts w:ascii="Times New Roman" w:hAnsi="Times New Roman" w:cs="Times New Roman"/>
              <w:i/>
              <w:sz w:val="28"/>
              <w:szCs w:val="28"/>
            </w:rPr>
          </w:rPrChange>
        </w:rPr>
      </w:pPr>
      <w:ins w:id="3534" w:author="Kai Pa" w:date="2018-05-18T08:47:00Z">
        <w:r w:rsidRPr="00B90FBE">
          <w:rPr>
            <w:noProof/>
            <w:sz w:val="40"/>
            <w:szCs w:val="28"/>
            <w:rPrChange w:id="3535" w:author="Kai Pa" w:date="2018-05-21T21:31:00Z">
              <w:rPr>
                <w:noProof/>
                <w:sz w:val="28"/>
                <w:szCs w:val="28"/>
              </w:rPr>
            </w:rPrChange>
          </w:rPr>
          <mc:AlternateContent>
            <mc:Choice Requires="wps">
              <w:drawing>
                <wp:anchor distT="0" distB="0" distL="114300" distR="114300" simplePos="0" relativeHeight="251770880" behindDoc="0" locked="0" layoutInCell="1" allowOverlap="1" wp14:anchorId="1C63B6FB" wp14:editId="386F788D">
                  <wp:simplePos x="0" y="0"/>
                  <wp:positionH relativeFrom="column">
                    <wp:posOffset>1800225</wp:posOffset>
                  </wp:positionH>
                  <wp:positionV relativeFrom="paragraph">
                    <wp:posOffset>8890</wp:posOffset>
                  </wp:positionV>
                  <wp:extent cx="22193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4C209A" id="Straight Connector 2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41.75pt,.7pt" to="3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2HvA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" strokecolor="#5b9bd5 [3204]" strokeweight="1.5pt">
                  <v:stroke joinstyle="miter"/>
                </v:line>
              </w:pict>
            </mc:Fallback>
          </mc:AlternateContent>
        </w:r>
      </w:ins>
    </w:p>
    <w:p w14:paraId="064BC0D5" w14:textId="1CCB2F4B" w:rsidR="00A16568" w:rsidRPr="00B90FBE" w:rsidRDefault="00A16568">
      <w:pPr>
        <w:tabs>
          <w:tab w:val="left" w:pos="1605"/>
        </w:tabs>
        <w:jc w:val="center"/>
        <w:rPr>
          <w:ins w:id="3536" w:author="Kai Pa" w:date="2018-05-18T08:47:00Z"/>
          <w:rFonts w:ascii="Times New Roman" w:hAnsi="Times New Roman" w:cs="Times New Roman"/>
          <w:i/>
          <w:sz w:val="40"/>
          <w:szCs w:val="28"/>
          <w:rPrChange w:id="3537" w:author="Kai Pa" w:date="2018-05-21T21:31:00Z">
            <w:rPr>
              <w:ins w:id="3538" w:author="Kai Pa" w:date="2018-05-18T08:47:00Z"/>
              <w:rFonts w:ascii="Times New Roman" w:hAnsi="Times New Roman" w:cs="Times New Roman"/>
              <w:sz w:val="28"/>
              <w:szCs w:val="28"/>
            </w:rPr>
          </w:rPrChange>
        </w:rPr>
      </w:pPr>
      <w:ins w:id="3539" w:author="Kai Pa" w:date="2018-05-18T08:47:00Z">
        <w:r w:rsidRPr="00B90FBE">
          <w:rPr>
            <w:rFonts w:ascii="Times New Roman" w:hAnsi="Times New Roman" w:cs="Times New Roman"/>
            <w:i/>
            <w:sz w:val="40"/>
            <w:szCs w:val="28"/>
            <w:rPrChange w:id="3540" w:author="Kai Pa" w:date="2018-05-21T21:31:00Z">
              <w:rPr>
                <w:rFonts w:ascii="Times New Roman" w:hAnsi="Times New Roman" w:cs="Times New Roman"/>
                <w:i/>
                <w:sz w:val="28"/>
                <w:szCs w:val="28"/>
              </w:rPr>
            </w:rPrChange>
          </w:rPr>
          <w:t>Sơ đồ DFD nghiệp vụ Rút tiền STK không kỳ hạn.</w:t>
        </w:r>
      </w:ins>
    </w:p>
    <w:p w14:paraId="23316C92" w14:textId="77777777" w:rsidR="00A16568" w:rsidRPr="00B90FBE" w:rsidRDefault="00A16568" w:rsidP="00A16568">
      <w:pPr>
        <w:tabs>
          <w:tab w:val="left" w:pos="1605"/>
        </w:tabs>
        <w:rPr>
          <w:ins w:id="3541" w:author="Kai Pa" w:date="2018-05-18T08:47:00Z"/>
          <w:rFonts w:ascii="Times New Roman" w:hAnsi="Times New Roman" w:cs="Times New Roman"/>
          <w:sz w:val="32"/>
          <w:szCs w:val="28"/>
          <w:rPrChange w:id="3542" w:author="Kai Pa" w:date="2018-05-21T21:31:00Z">
            <w:rPr>
              <w:ins w:id="3543" w:author="Kai Pa" w:date="2018-05-18T08:47:00Z"/>
              <w:rFonts w:ascii="Times New Roman" w:hAnsi="Times New Roman" w:cs="Times New Roman"/>
              <w:sz w:val="28"/>
              <w:szCs w:val="28"/>
            </w:rPr>
          </w:rPrChange>
        </w:rPr>
      </w:pPr>
      <w:ins w:id="3544" w:author="Kai Pa" w:date="2018-05-18T08:47:00Z">
        <w:r w:rsidRPr="00B90FBE">
          <w:rPr>
            <w:rFonts w:ascii="Times New Roman" w:hAnsi="Times New Roman" w:cs="Times New Roman"/>
            <w:sz w:val="32"/>
            <w:szCs w:val="28"/>
            <w:rPrChange w:id="3545" w:author="Kai Pa" w:date="2018-05-21T21:31:00Z">
              <w:rPr>
                <w:rFonts w:ascii="Times New Roman" w:hAnsi="Times New Roman" w:cs="Times New Roman"/>
                <w:sz w:val="28"/>
                <w:szCs w:val="28"/>
              </w:rPr>
            </w:rPrChange>
          </w:rPr>
          <w:t>D1: CMND</w:t>
        </w:r>
      </w:ins>
    </w:p>
    <w:p w14:paraId="3A1ED191" w14:textId="77777777" w:rsidR="00A16568" w:rsidRPr="00B90FBE" w:rsidRDefault="00A16568" w:rsidP="00A16568">
      <w:pPr>
        <w:tabs>
          <w:tab w:val="left" w:pos="1605"/>
        </w:tabs>
        <w:rPr>
          <w:ins w:id="3546" w:author="Kai Pa" w:date="2018-05-18T08:47:00Z"/>
          <w:rFonts w:ascii="Times New Roman" w:hAnsi="Times New Roman" w:cs="Times New Roman"/>
          <w:sz w:val="32"/>
          <w:szCs w:val="28"/>
          <w:rPrChange w:id="3547" w:author="Kai Pa" w:date="2018-05-21T21:31:00Z">
            <w:rPr>
              <w:ins w:id="3548" w:author="Kai Pa" w:date="2018-05-18T08:47:00Z"/>
              <w:rFonts w:ascii="Times New Roman" w:hAnsi="Times New Roman" w:cs="Times New Roman"/>
              <w:sz w:val="28"/>
              <w:szCs w:val="28"/>
            </w:rPr>
          </w:rPrChange>
        </w:rPr>
      </w:pPr>
      <w:ins w:id="3549" w:author="Kai Pa" w:date="2018-05-18T08:47:00Z">
        <w:r w:rsidRPr="00B90FBE">
          <w:rPr>
            <w:rFonts w:ascii="Times New Roman" w:hAnsi="Times New Roman" w:cs="Times New Roman"/>
            <w:sz w:val="32"/>
            <w:szCs w:val="28"/>
            <w:rPrChange w:id="3550" w:author="Kai Pa" w:date="2018-05-21T21:31:00Z">
              <w:rPr>
                <w:rFonts w:ascii="Times New Roman" w:hAnsi="Times New Roman" w:cs="Times New Roman"/>
                <w:sz w:val="28"/>
                <w:szCs w:val="28"/>
              </w:rPr>
            </w:rPrChange>
          </w:rPr>
          <w:t>D2: Xuất tổng số tiền rút + HOTEN, MASTK, NGAYGD, SODU (đã được cập nhật mới).</w:t>
        </w:r>
      </w:ins>
    </w:p>
    <w:p w14:paraId="4B5A67D0" w14:textId="77777777" w:rsidR="00A16568" w:rsidRPr="00B90FBE" w:rsidRDefault="00A16568" w:rsidP="00A16568">
      <w:pPr>
        <w:tabs>
          <w:tab w:val="left" w:pos="1605"/>
        </w:tabs>
        <w:rPr>
          <w:ins w:id="3551" w:author="Kai Pa" w:date="2018-05-18T08:47:00Z"/>
          <w:rFonts w:ascii="Times New Roman" w:hAnsi="Times New Roman" w:cs="Times New Roman"/>
          <w:sz w:val="32"/>
          <w:szCs w:val="28"/>
          <w:rPrChange w:id="3552" w:author="Kai Pa" w:date="2018-05-21T21:31:00Z">
            <w:rPr>
              <w:ins w:id="3553" w:author="Kai Pa" w:date="2018-05-18T08:47:00Z"/>
              <w:rFonts w:ascii="Times New Roman" w:hAnsi="Times New Roman" w:cs="Times New Roman"/>
              <w:sz w:val="28"/>
              <w:szCs w:val="28"/>
            </w:rPr>
          </w:rPrChange>
        </w:rPr>
      </w:pPr>
      <w:ins w:id="3554" w:author="Kai Pa" w:date="2018-05-18T08:47:00Z">
        <w:r w:rsidRPr="00B90FBE">
          <w:rPr>
            <w:rFonts w:ascii="Times New Roman" w:hAnsi="Times New Roman" w:cs="Times New Roman"/>
            <w:sz w:val="32"/>
            <w:szCs w:val="28"/>
            <w:rPrChange w:id="3555" w:author="Kai Pa" w:date="2018-05-21T21:31:00Z">
              <w:rPr>
                <w:rFonts w:ascii="Times New Roman" w:hAnsi="Times New Roman" w:cs="Times New Roman"/>
                <w:sz w:val="28"/>
                <w:szCs w:val="28"/>
              </w:rPr>
            </w:rPrChange>
          </w:rPr>
          <w:t>D3 : HOTEN, MASTK, LAISUAT, SODU</w:t>
        </w:r>
      </w:ins>
    </w:p>
    <w:p w14:paraId="664D82FB" w14:textId="77777777" w:rsidR="00A16568" w:rsidRPr="00B90FBE" w:rsidRDefault="00A16568" w:rsidP="00A16568">
      <w:pPr>
        <w:tabs>
          <w:tab w:val="left" w:pos="1605"/>
        </w:tabs>
        <w:rPr>
          <w:ins w:id="3556" w:author="Kai Pa" w:date="2018-05-18T08:47:00Z"/>
          <w:rFonts w:ascii="Times New Roman" w:hAnsi="Times New Roman" w:cs="Times New Roman"/>
          <w:sz w:val="32"/>
          <w:szCs w:val="28"/>
          <w:rPrChange w:id="3557" w:author="Kai Pa" w:date="2018-05-21T21:31:00Z">
            <w:rPr>
              <w:ins w:id="3558" w:author="Kai Pa" w:date="2018-05-18T08:47:00Z"/>
              <w:rFonts w:ascii="Times New Roman" w:hAnsi="Times New Roman" w:cs="Times New Roman"/>
              <w:sz w:val="28"/>
              <w:szCs w:val="28"/>
            </w:rPr>
          </w:rPrChange>
        </w:rPr>
      </w:pPr>
      <w:ins w:id="3559" w:author="Kai Pa" w:date="2018-05-18T08:47:00Z">
        <w:r w:rsidRPr="00B90FBE">
          <w:rPr>
            <w:rFonts w:ascii="Times New Roman" w:hAnsi="Times New Roman" w:cs="Times New Roman"/>
            <w:sz w:val="32"/>
            <w:szCs w:val="28"/>
            <w:rPrChange w:id="3560" w:author="Kai Pa" w:date="2018-05-21T21:31:00Z">
              <w:rPr>
                <w:rFonts w:ascii="Times New Roman" w:hAnsi="Times New Roman" w:cs="Times New Roman"/>
                <w:sz w:val="28"/>
                <w:szCs w:val="28"/>
              </w:rPr>
            </w:rPrChange>
          </w:rPr>
          <w:t>D4 : D3 + NGAYGD, SODU</w:t>
        </w:r>
      </w:ins>
    </w:p>
    <w:p w14:paraId="46A6D104" w14:textId="77777777" w:rsidR="00A16568" w:rsidRPr="00B90FBE" w:rsidRDefault="00A16568" w:rsidP="00A16568">
      <w:pPr>
        <w:tabs>
          <w:tab w:val="left" w:pos="1605"/>
        </w:tabs>
        <w:rPr>
          <w:ins w:id="3561" w:author="Kai Pa" w:date="2018-05-18T08:47:00Z"/>
          <w:rFonts w:ascii="Times New Roman" w:hAnsi="Times New Roman" w:cs="Times New Roman"/>
          <w:sz w:val="32"/>
          <w:szCs w:val="28"/>
          <w:rPrChange w:id="3562" w:author="Kai Pa" w:date="2018-05-21T21:31:00Z">
            <w:rPr>
              <w:ins w:id="3563" w:author="Kai Pa" w:date="2018-05-18T08:47:00Z"/>
              <w:rFonts w:ascii="Times New Roman" w:hAnsi="Times New Roman" w:cs="Times New Roman"/>
              <w:sz w:val="28"/>
              <w:szCs w:val="28"/>
            </w:rPr>
          </w:rPrChange>
        </w:rPr>
      </w:pPr>
      <w:ins w:id="3564" w:author="Kai Pa" w:date="2018-05-18T08:47:00Z">
        <w:r w:rsidRPr="00B90FBE">
          <w:rPr>
            <w:rFonts w:ascii="Times New Roman" w:hAnsi="Times New Roman" w:cs="Times New Roman"/>
            <w:sz w:val="32"/>
            <w:szCs w:val="28"/>
            <w:rPrChange w:id="3565" w:author="Kai Pa" w:date="2018-05-21T21:31:00Z">
              <w:rPr>
                <w:rFonts w:ascii="Times New Roman" w:hAnsi="Times New Roman" w:cs="Times New Roman"/>
                <w:sz w:val="28"/>
                <w:szCs w:val="28"/>
              </w:rPr>
            </w:rPrChange>
          </w:rPr>
          <w:t>D5 : D2</w:t>
        </w:r>
      </w:ins>
    </w:p>
    <w:p w14:paraId="08AD6DA2" w14:textId="77777777" w:rsidR="00A16568" w:rsidRPr="00B90FBE" w:rsidRDefault="00A16568" w:rsidP="00A16568">
      <w:pPr>
        <w:tabs>
          <w:tab w:val="left" w:pos="1605"/>
        </w:tabs>
        <w:rPr>
          <w:ins w:id="3566" w:author="Kai Pa" w:date="2018-05-18T08:47:00Z"/>
          <w:rFonts w:ascii="Times New Roman" w:hAnsi="Times New Roman" w:cs="Times New Roman"/>
          <w:b/>
          <w:i/>
          <w:sz w:val="32"/>
          <w:szCs w:val="28"/>
          <w:u w:val="single"/>
          <w:rPrChange w:id="3567" w:author="Kai Pa" w:date="2018-05-21T21:31:00Z">
            <w:rPr>
              <w:ins w:id="3568" w:author="Kai Pa" w:date="2018-05-18T08:47:00Z"/>
              <w:rFonts w:ascii="Times New Roman" w:hAnsi="Times New Roman" w:cs="Times New Roman"/>
              <w:b/>
              <w:i/>
              <w:sz w:val="28"/>
              <w:szCs w:val="28"/>
              <w:u w:val="single"/>
            </w:rPr>
          </w:rPrChange>
        </w:rPr>
      </w:pPr>
      <w:ins w:id="3569" w:author="Kai Pa" w:date="2018-05-18T08:47:00Z">
        <w:r w:rsidRPr="00B90FBE">
          <w:rPr>
            <w:rFonts w:ascii="Times New Roman" w:hAnsi="Times New Roman" w:cs="Times New Roman"/>
            <w:b/>
            <w:i/>
            <w:sz w:val="32"/>
            <w:szCs w:val="28"/>
            <w:u w:val="single"/>
            <w:rPrChange w:id="3570" w:author="Kai Pa" w:date="2018-05-21T21:31:00Z">
              <w:rPr>
                <w:rFonts w:ascii="Times New Roman" w:hAnsi="Times New Roman" w:cs="Times New Roman"/>
                <w:b/>
                <w:i/>
                <w:sz w:val="28"/>
                <w:szCs w:val="28"/>
                <w:u w:val="single"/>
              </w:rPr>
            </w:rPrChange>
          </w:rPr>
          <w:lastRenderedPageBreak/>
          <w:t xml:space="preserve">Xử lý:  </w:t>
        </w:r>
      </w:ins>
    </w:p>
    <w:p w14:paraId="005397E7" w14:textId="77777777" w:rsidR="00A16568" w:rsidRPr="00B90FBE" w:rsidRDefault="00A16568" w:rsidP="00A16568">
      <w:pPr>
        <w:pStyle w:val="ListParagraph"/>
        <w:numPr>
          <w:ilvl w:val="0"/>
          <w:numId w:val="20"/>
        </w:numPr>
        <w:tabs>
          <w:tab w:val="left" w:pos="1605"/>
        </w:tabs>
        <w:rPr>
          <w:ins w:id="3571" w:author="Kai Pa" w:date="2018-05-18T08:47:00Z"/>
          <w:rFonts w:ascii="Times New Roman" w:hAnsi="Times New Roman" w:cs="Times New Roman"/>
          <w:sz w:val="32"/>
          <w:szCs w:val="28"/>
          <w:rPrChange w:id="3572" w:author="Kai Pa" w:date="2018-05-21T21:31:00Z">
            <w:rPr>
              <w:ins w:id="3573" w:author="Kai Pa" w:date="2018-05-18T08:47:00Z"/>
              <w:rFonts w:ascii="Times New Roman" w:hAnsi="Times New Roman" w:cs="Times New Roman"/>
              <w:sz w:val="28"/>
              <w:szCs w:val="28"/>
            </w:rPr>
          </w:rPrChange>
        </w:rPr>
      </w:pPr>
      <w:ins w:id="3574" w:author="Kai Pa" w:date="2018-05-18T08:47:00Z">
        <w:r w:rsidRPr="00B90FBE">
          <w:rPr>
            <w:rFonts w:ascii="Times New Roman" w:hAnsi="Times New Roman" w:cs="Times New Roman"/>
            <w:sz w:val="32"/>
            <w:szCs w:val="28"/>
            <w:rPrChange w:id="3575" w:author="Kai Pa" w:date="2018-05-21T21:31:00Z">
              <w:rPr>
                <w:rFonts w:ascii="Times New Roman" w:hAnsi="Times New Roman" w:cs="Times New Roman"/>
                <w:sz w:val="28"/>
                <w:szCs w:val="28"/>
              </w:rPr>
            </w:rPrChange>
          </w:rPr>
          <w:t>Bước 1: Kết nối với cơ sở dữ liệu.</w:t>
        </w:r>
      </w:ins>
    </w:p>
    <w:p w14:paraId="21F7274D" w14:textId="77777777" w:rsidR="00A16568" w:rsidRPr="00B90FBE" w:rsidRDefault="00A16568" w:rsidP="00A16568">
      <w:pPr>
        <w:pStyle w:val="ListParagraph"/>
        <w:numPr>
          <w:ilvl w:val="0"/>
          <w:numId w:val="20"/>
        </w:numPr>
        <w:tabs>
          <w:tab w:val="left" w:pos="1605"/>
        </w:tabs>
        <w:rPr>
          <w:ins w:id="3576" w:author="Kai Pa" w:date="2018-05-18T08:47:00Z"/>
          <w:rFonts w:ascii="Times New Roman" w:hAnsi="Times New Roman" w:cs="Times New Roman"/>
          <w:sz w:val="32"/>
          <w:szCs w:val="28"/>
          <w:rPrChange w:id="3577" w:author="Kai Pa" w:date="2018-05-21T21:31:00Z">
            <w:rPr>
              <w:ins w:id="3578" w:author="Kai Pa" w:date="2018-05-18T08:47:00Z"/>
              <w:rFonts w:ascii="Times New Roman" w:hAnsi="Times New Roman" w:cs="Times New Roman"/>
              <w:sz w:val="28"/>
              <w:szCs w:val="28"/>
            </w:rPr>
          </w:rPrChange>
        </w:rPr>
      </w:pPr>
      <w:ins w:id="3579" w:author="Kai Pa" w:date="2018-05-18T08:47:00Z">
        <w:r w:rsidRPr="00B90FBE">
          <w:rPr>
            <w:rFonts w:ascii="Times New Roman" w:hAnsi="Times New Roman" w:cs="Times New Roman"/>
            <w:sz w:val="32"/>
            <w:szCs w:val="28"/>
            <w:rPrChange w:id="3580" w:author="Kai Pa" w:date="2018-05-21T21:31:00Z">
              <w:rPr>
                <w:rFonts w:ascii="Times New Roman" w:hAnsi="Times New Roman" w:cs="Times New Roman"/>
                <w:sz w:val="28"/>
                <w:szCs w:val="28"/>
              </w:rPr>
            </w:rPrChange>
          </w:rPr>
          <w:t>Bước 2: Nhập MASTK, CMND.</w:t>
        </w:r>
      </w:ins>
    </w:p>
    <w:p w14:paraId="21AB7929" w14:textId="77777777" w:rsidR="00A16568" w:rsidRPr="00B90FBE" w:rsidRDefault="00A16568" w:rsidP="00A16568">
      <w:pPr>
        <w:pStyle w:val="ListParagraph"/>
        <w:numPr>
          <w:ilvl w:val="0"/>
          <w:numId w:val="20"/>
        </w:numPr>
        <w:tabs>
          <w:tab w:val="left" w:pos="1605"/>
        </w:tabs>
        <w:rPr>
          <w:ins w:id="3581" w:author="Kai Pa" w:date="2018-05-18T08:47:00Z"/>
          <w:rFonts w:ascii="Times New Roman" w:hAnsi="Times New Roman" w:cs="Times New Roman"/>
          <w:sz w:val="32"/>
          <w:szCs w:val="28"/>
          <w:rPrChange w:id="3582" w:author="Kai Pa" w:date="2018-05-21T21:31:00Z">
            <w:rPr>
              <w:ins w:id="3583" w:author="Kai Pa" w:date="2018-05-18T08:47:00Z"/>
              <w:rFonts w:ascii="Times New Roman" w:hAnsi="Times New Roman" w:cs="Times New Roman"/>
              <w:sz w:val="28"/>
              <w:szCs w:val="28"/>
            </w:rPr>
          </w:rPrChange>
        </w:rPr>
      </w:pPr>
      <w:ins w:id="3584" w:author="Kai Pa" w:date="2018-05-18T08:47:00Z">
        <w:r w:rsidRPr="00B90FBE">
          <w:rPr>
            <w:rFonts w:ascii="Times New Roman" w:hAnsi="Times New Roman" w:cs="Times New Roman"/>
            <w:sz w:val="32"/>
            <w:szCs w:val="28"/>
            <w:rPrChange w:id="3585" w:author="Kai Pa" w:date="2018-05-21T21:31: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cập nhật lại số dư sau khi rút tiền.</w:t>
        </w:r>
      </w:ins>
    </w:p>
    <w:p w14:paraId="4A53E6FF" w14:textId="77777777" w:rsidR="00A16568" w:rsidRPr="00B90FBE" w:rsidRDefault="00A16568" w:rsidP="00A16568">
      <w:pPr>
        <w:pStyle w:val="ListParagraph"/>
        <w:numPr>
          <w:ilvl w:val="0"/>
          <w:numId w:val="21"/>
        </w:numPr>
        <w:tabs>
          <w:tab w:val="left" w:pos="1605"/>
        </w:tabs>
        <w:rPr>
          <w:ins w:id="3586" w:author="Kai Pa" w:date="2018-05-18T08:47:00Z"/>
          <w:rFonts w:ascii="Times New Roman" w:hAnsi="Times New Roman" w:cs="Times New Roman"/>
          <w:sz w:val="32"/>
          <w:szCs w:val="28"/>
          <w:rPrChange w:id="3587" w:author="Kai Pa" w:date="2018-05-21T21:31:00Z">
            <w:rPr>
              <w:ins w:id="3588" w:author="Kai Pa" w:date="2018-05-18T08:47:00Z"/>
              <w:rFonts w:ascii="Times New Roman" w:hAnsi="Times New Roman" w:cs="Times New Roman"/>
              <w:sz w:val="28"/>
              <w:szCs w:val="28"/>
            </w:rPr>
          </w:rPrChange>
        </w:rPr>
      </w:pPr>
      <w:ins w:id="3589" w:author="Kai Pa" w:date="2018-05-18T08:47:00Z">
        <w:r w:rsidRPr="00B90FBE">
          <w:rPr>
            <w:rFonts w:ascii="Times New Roman" w:hAnsi="Times New Roman" w:cs="Times New Roman"/>
            <w:sz w:val="32"/>
            <w:szCs w:val="28"/>
            <w:rPrChange w:id="3590" w:author="Kai Pa" w:date="2018-05-21T21:31:00Z">
              <w:rPr>
                <w:rFonts w:ascii="Times New Roman" w:hAnsi="Times New Roman" w:cs="Times New Roman"/>
                <w:sz w:val="28"/>
                <w:szCs w:val="28"/>
              </w:rPr>
            </w:rPrChange>
          </w:rPr>
          <w:t>Bước 4 : Xuất D2</w:t>
        </w:r>
      </w:ins>
    </w:p>
    <w:p w14:paraId="0FD19AF5" w14:textId="77777777" w:rsidR="00A16568" w:rsidRPr="00B90FBE" w:rsidRDefault="00A16568" w:rsidP="00A16568">
      <w:pPr>
        <w:pStyle w:val="ListParagraph"/>
        <w:numPr>
          <w:ilvl w:val="0"/>
          <w:numId w:val="21"/>
        </w:numPr>
        <w:tabs>
          <w:tab w:val="left" w:pos="1605"/>
        </w:tabs>
        <w:rPr>
          <w:ins w:id="3591" w:author="Kai Pa" w:date="2018-05-18T08:47:00Z"/>
          <w:rFonts w:ascii="Times New Roman" w:hAnsi="Times New Roman" w:cs="Times New Roman"/>
          <w:sz w:val="32"/>
          <w:szCs w:val="28"/>
          <w:rPrChange w:id="3592" w:author="Kai Pa" w:date="2018-05-21T21:31:00Z">
            <w:rPr>
              <w:ins w:id="3593" w:author="Kai Pa" w:date="2018-05-18T08:47:00Z"/>
              <w:rFonts w:ascii="Times New Roman" w:hAnsi="Times New Roman" w:cs="Times New Roman"/>
              <w:sz w:val="28"/>
              <w:szCs w:val="28"/>
            </w:rPr>
          </w:rPrChange>
        </w:rPr>
      </w:pPr>
      <w:ins w:id="3594" w:author="Kai Pa" w:date="2018-05-18T08:47:00Z">
        <w:r w:rsidRPr="00B90FBE">
          <w:rPr>
            <w:rFonts w:ascii="Times New Roman" w:hAnsi="Times New Roman" w:cs="Times New Roman"/>
            <w:sz w:val="32"/>
            <w:szCs w:val="28"/>
            <w:rPrChange w:id="3595" w:author="Kai Pa" w:date="2018-05-21T21:31:00Z">
              <w:rPr>
                <w:rFonts w:ascii="Times New Roman" w:hAnsi="Times New Roman" w:cs="Times New Roman"/>
                <w:sz w:val="28"/>
                <w:szCs w:val="28"/>
              </w:rPr>
            </w:rPrChange>
          </w:rPr>
          <w:t>Bước 5 : In phiếu rút tiền (D5)</w:t>
        </w:r>
      </w:ins>
    </w:p>
    <w:p w14:paraId="77326611" w14:textId="77777777" w:rsidR="00A16568" w:rsidRPr="00B90FBE" w:rsidRDefault="00A16568" w:rsidP="00A16568">
      <w:pPr>
        <w:pStyle w:val="ListParagraph"/>
        <w:numPr>
          <w:ilvl w:val="0"/>
          <w:numId w:val="21"/>
        </w:numPr>
        <w:tabs>
          <w:tab w:val="left" w:pos="1605"/>
        </w:tabs>
        <w:rPr>
          <w:ins w:id="3596" w:author="Kai Pa" w:date="2018-05-18T08:47:00Z"/>
          <w:rFonts w:ascii="Times New Roman" w:hAnsi="Times New Roman" w:cs="Times New Roman"/>
          <w:sz w:val="32"/>
          <w:szCs w:val="28"/>
          <w:rPrChange w:id="3597" w:author="Kai Pa" w:date="2018-05-21T21:31:00Z">
            <w:rPr>
              <w:ins w:id="3598" w:author="Kai Pa" w:date="2018-05-18T08:47:00Z"/>
              <w:rFonts w:ascii="Times New Roman" w:hAnsi="Times New Roman" w:cs="Times New Roman"/>
              <w:sz w:val="28"/>
              <w:szCs w:val="28"/>
            </w:rPr>
          </w:rPrChange>
        </w:rPr>
      </w:pPr>
      <w:ins w:id="3599" w:author="Kai Pa" w:date="2018-05-18T08:47:00Z">
        <w:r w:rsidRPr="00B90FBE">
          <w:rPr>
            <w:rFonts w:ascii="Times New Roman" w:hAnsi="Times New Roman" w:cs="Times New Roman"/>
            <w:sz w:val="32"/>
            <w:szCs w:val="28"/>
            <w:rPrChange w:id="3600" w:author="Kai Pa" w:date="2018-05-21T21:31:00Z">
              <w:rPr>
                <w:rFonts w:ascii="Times New Roman" w:hAnsi="Times New Roman" w:cs="Times New Roman"/>
                <w:sz w:val="28"/>
                <w:szCs w:val="28"/>
              </w:rPr>
            </w:rPrChange>
          </w:rPr>
          <w:t>Bước 6 : Đóng CSDL</w:t>
        </w:r>
      </w:ins>
    </w:p>
    <w:p w14:paraId="63829BCD" w14:textId="77777777" w:rsidR="00A16568" w:rsidRPr="00B90FBE" w:rsidRDefault="00A16568" w:rsidP="00A16568">
      <w:pPr>
        <w:pStyle w:val="ListParagraph"/>
        <w:numPr>
          <w:ilvl w:val="0"/>
          <w:numId w:val="21"/>
        </w:numPr>
        <w:tabs>
          <w:tab w:val="left" w:pos="1605"/>
        </w:tabs>
        <w:rPr>
          <w:ins w:id="3601" w:author="Kai Pa" w:date="2018-05-18T08:47:00Z"/>
          <w:rFonts w:ascii="Times New Roman" w:hAnsi="Times New Roman" w:cs="Times New Roman"/>
          <w:sz w:val="32"/>
          <w:szCs w:val="28"/>
          <w:rPrChange w:id="3602" w:author="Kai Pa" w:date="2018-05-21T21:31:00Z">
            <w:rPr>
              <w:ins w:id="3603" w:author="Kai Pa" w:date="2018-05-18T08:47:00Z"/>
              <w:rFonts w:ascii="Times New Roman" w:hAnsi="Times New Roman" w:cs="Times New Roman"/>
              <w:sz w:val="28"/>
              <w:szCs w:val="28"/>
            </w:rPr>
          </w:rPrChange>
        </w:rPr>
      </w:pPr>
      <w:ins w:id="3604" w:author="Kai Pa" w:date="2018-05-18T08:47:00Z">
        <w:r w:rsidRPr="00B90FBE">
          <w:rPr>
            <w:rFonts w:ascii="Times New Roman" w:hAnsi="Times New Roman" w:cs="Times New Roman"/>
            <w:sz w:val="32"/>
            <w:szCs w:val="28"/>
            <w:rPrChange w:id="3605" w:author="Kai Pa" w:date="2018-05-21T21:31:00Z">
              <w:rPr>
                <w:rFonts w:ascii="Times New Roman" w:hAnsi="Times New Roman" w:cs="Times New Roman"/>
                <w:sz w:val="28"/>
                <w:szCs w:val="28"/>
              </w:rPr>
            </w:rPrChange>
          </w:rPr>
          <w:t>Bước 7 : Kết thúc.</w:t>
        </w:r>
      </w:ins>
    </w:p>
    <w:p w14:paraId="249FEA9B" w14:textId="77777777" w:rsidR="00A16568" w:rsidRPr="00B90FBE" w:rsidRDefault="00A16568" w:rsidP="00A16568">
      <w:pPr>
        <w:pStyle w:val="ListParagraph"/>
        <w:tabs>
          <w:tab w:val="left" w:pos="1605"/>
        </w:tabs>
        <w:rPr>
          <w:ins w:id="3606" w:author="Kai Pa" w:date="2018-05-18T08:47:00Z"/>
          <w:rFonts w:ascii="Times New Roman" w:hAnsi="Times New Roman" w:cs="Times New Roman"/>
          <w:sz w:val="40"/>
          <w:szCs w:val="28"/>
          <w:rPrChange w:id="3607" w:author="Kai Pa" w:date="2018-05-21T21:31:00Z">
            <w:rPr>
              <w:ins w:id="3608" w:author="Kai Pa" w:date="2018-05-18T08:47:00Z"/>
              <w:rFonts w:ascii="Times New Roman" w:hAnsi="Times New Roman" w:cs="Times New Roman"/>
              <w:sz w:val="28"/>
              <w:szCs w:val="28"/>
            </w:rPr>
          </w:rPrChange>
        </w:rPr>
      </w:pPr>
    </w:p>
    <w:p w14:paraId="25F7FBB3" w14:textId="77777777" w:rsidR="00A16568" w:rsidRPr="00B90FBE" w:rsidRDefault="00A16568" w:rsidP="00A16568">
      <w:pPr>
        <w:pStyle w:val="ListParagraph"/>
        <w:numPr>
          <w:ilvl w:val="0"/>
          <w:numId w:val="27"/>
        </w:numPr>
        <w:rPr>
          <w:ins w:id="3609" w:author="Kai Pa" w:date="2018-05-18T08:47:00Z"/>
          <w:sz w:val="32"/>
          <w:rPrChange w:id="3610" w:author="Kai Pa" w:date="2018-05-21T21:31:00Z">
            <w:rPr>
              <w:ins w:id="3611" w:author="Kai Pa" w:date="2018-05-18T08:47:00Z"/>
            </w:rPr>
          </w:rPrChange>
        </w:rPr>
      </w:pPr>
      <w:ins w:id="3612" w:author="Kai Pa" w:date="2018-05-18T08:47:00Z">
        <w:r w:rsidRPr="00B90FBE">
          <w:rPr>
            <w:noProof/>
            <w:sz w:val="32"/>
            <w:rPrChange w:id="3613" w:author="Kai Pa" w:date="2018-05-21T21:31:00Z">
              <w:rPr>
                <w:noProof/>
              </w:rPr>
            </w:rPrChange>
          </w:rPr>
          <mc:AlternateContent>
            <mc:Choice Requires="wps">
              <w:drawing>
                <wp:anchor distT="0" distB="0" distL="114300" distR="114300" simplePos="0" relativeHeight="251823104" behindDoc="0" locked="0" layoutInCell="1" allowOverlap="1" wp14:anchorId="277089FF" wp14:editId="236ACE23">
                  <wp:simplePos x="0" y="0"/>
                  <wp:positionH relativeFrom="column">
                    <wp:posOffset>2095500</wp:posOffset>
                  </wp:positionH>
                  <wp:positionV relativeFrom="paragraph">
                    <wp:posOffset>120650</wp:posOffset>
                  </wp:positionV>
                  <wp:extent cx="1590675" cy="5429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6A3E1"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089FF" id="Rectangle 75" o:spid="_x0000_s1039" style="position:absolute;left:0;text-align:left;margin-left:165pt;margin-top:9.5pt;width:125.25pt;height:4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ALc7/6AAgAA&#10;TgUAAA4AAAAAAAAAAAAAAAAALgIAAGRycy9lMm9Eb2MueG1sUEsBAi0AFAAGAAgAAAAhAK4fAs3c&#10;AAAACgEAAA8AAAAAAAAAAAAAAAAA2gQAAGRycy9kb3ducmV2LnhtbFBLBQYAAAAABAAEAPMAAADj&#10;BQAAAAA=&#10;" fillcolor="#5b9bd5 [3204]" strokecolor="#1f4d78 [1604]" strokeweight="1pt">
                  <v:textbox>
                    <w:txbxContent>
                      <w:p w14:paraId="7E56A3E1"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614" w:author="Kai Pa" w:date="2018-05-21T21:31:00Z">
              <w:rPr>
                <w:noProof/>
              </w:rPr>
            </w:rPrChange>
          </w:rPr>
          <mc:AlternateContent>
            <mc:Choice Requires="wps">
              <w:drawing>
                <wp:anchor distT="0" distB="0" distL="114300" distR="114300" simplePos="0" relativeHeight="251826176" behindDoc="0" locked="0" layoutInCell="1" allowOverlap="1" wp14:anchorId="5372C7AA" wp14:editId="7562B260">
                  <wp:simplePos x="0" y="0"/>
                  <wp:positionH relativeFrom="column">
                    <wp:posOffset>2209482</wp:posOffset>
                  </wp:positionH>
                  <wp:positionV relativeFrom="paragraph">
                    <wp:posOffset>1008063</wp:posOffset>
                  </wp:positionV>
                  <wp:extent cx="753745" cy="132080"/>
                  <wp:effectExtent l="25083" t="0" r="33337" b="33338"/>
                  <wp:wrapNone/>
                  <wp:docPr id="76" name="Right Arrow 7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DEFC" id="Right Arrow 76" o:spid="_x0000_s1026" type="#_x0000_t13" style="position:absolute;margin-left:173.95pt;margin-top:79.4pt;width:59.35pt;height:10.4pt;rotation:-90;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YvqAIAAKs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" adj="19707" fillcolor="#5b9bd5 [3204]" strokecolor="#1f4d78 [1604]" strokeweight="1pt"/>
              </w:pict>
            </mc:Fallback>
          </mc:AlternateContent>
        </w:r>
        <w:r w:rsidRPr="00B90FBE">
          <w:rPr>
            <w:noProof/>
            <w:sz w:val="32"/>
            <w:rPrChange w:id="3615" w:author="Kai Pa" w:date="2018-05-21T21:31:00Z">
              <w:rPr>
                <w:noProof/>
              </w:rPr>
            </w:rPrChange>
          </w:rPr>
          <mc:AlternateContent>
            <mc:Choice Requires="wps">
              <w:drawing>
                <wp:anchor distT="0" distB="0" distL="114300" distR="114300" simplePos="0" relativeHeight="251824128" behindDoc="0" locked="0" layoutInCell="1" allowOverlap="1" wp14:anchorId="6662031C" wp14:editId="591E3B49">
                  <wp:simplePos x="0" y="0"/>
                  <wp:positionH relativeFrom="column">
                    <wp:posOffset>2824162</wp:posOffset>
                  </wp:positionH>
                  <wp:positionV relativeFrom="paragraph">
                    <wp:posOffset>985838</wp:posOffset>
                  </wp:positionV>
                  <wp:extent cx="753745" cy="132080"/>
                  <wp:effectExtent l="25083" t="13017" r="33337" b="14288"/>
                  <wp:wrapNone/>
                  <wp:docPr id="77" name="Right Arrow 7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8B1A1" id="Right Arrow 77" o:spid="_x0000_s1026" type="#_x0000_t13" style="position:absolute;margin-left:222.35pt;margin-top:77.65pt;width:59.35pt;height:10.4pt;rotation:90;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bR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5nBLL&#10;DNboXm3qSNYAriH4ihQ1PixQ88HfQXcLeEz57iUYAg55HZ9hPfCjRGrlf+BDJgRTJPvM92HgW+wj&#10;4fg4n53Opz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ptP8ALHkudjid2aS4dlwn7B6PIx6UfdHyU484TLZZ28oohZjr5L&#10;yiP0l8vYbhJcT1ys11kNx9qzeGMfPO9HIPXS4/6Jge/6OOIA3Lp+utkit13L6Ituqod16210UsUk&#10;fOG1u+BKyPXv1lfaOcf3rPWyZF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FLEG0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57FCF21" w14:textId="77777777" w:rsidR="00A16568" w:rsidRPr="00B90FBE" w:rsidRDefault="00A16568" w:rsidP="00A16568">
      <w:pPr>
        <w:rPr>
          <w:ins w:id="3616" w:author="Kai Pa" w:date="2018-05-18T08:47:00Z"/>
          <w:sz w:val="32"/>
          <w:rPrChange w:id="3617" w:author="Kai Pa" w:date="2018-05-21T21:31:00Z">
            <w:rPr>
              <w:ins w:id="3618" w:author="Kai Pa" w:date="2018-05-18T08:47:00Z"/>
            </w:rPr>
          </w:rPrChange>
        </w:rPr>
      </w:pPr>
    </w:p>
    <w:p w14:paraId="0339FB4F" w14:textId="77777777" w:rsidR="00A16568" w:rsidRPr="00B90FBE" w:rsidRDefault="00A16568" w:rsidP="00A16568">
      <w:pPr>
        <w:rPr>
          <w:ins w:id="3619" w:author="Kai Pa" w:date="2018-05-18T08:47:00Z"/>
          <w:sz w:val="32"/>
          <w:rPrChange w:id="3620" w:author="Kai Pa" w:date="2018-05-21T21:31:00Z">
            <w:rPr>
              <w:ins w:id="3621" w:author="Kai Pa" w:date="2018-05-18T08:47:00Z"/>
            </w:rPr>
          </w:rPrChange>
        </w:rPr>
      </w:pPr>
    </w:p>
    <w:p w14:paraId="626AC2C4" w14:textId="77777777" w:rsidR="00A16568" w:rsidRPr="00B90FBE" w:rsidRDefault="00A16568" w:rsidP="00A16568">
      <w:pPr>
        <w:tabs>
          <w:tab w:val="left" w:pos="3405"/>
          <w:tab w:val="left" w:pos="5340"/>
        </w:tabs>
        <w:rPr>
          <w:ins w:id="3622" w:author="Kai Pa" w:date="2018-05-18T08:47:00Z"/>
          <w:rFonts w:ascii="Times New Roman" w:hAnsi="Times New Roman" w:cs="Times New Roman"/>
          <w:sz w:val="32"/>
          <w:rPrChange w:id="3623" w:author="Kai Pa" w:date="2018-05-21T21:31:00Z">
            <w:rPr>
              <w:ins w:id="3624" w:author="Kai Pa" w:date="2018-05-18T08:47:00Z"/>
              <w:rFonts w:ascii="Times New Roman" w:hAnsi="Times New Roman" w:cs="Times New Roman"/>
            </w:rPr>
          </w:rPrChange>
        </w:rPr>
      </w:pPr>
      <w:ins w:id="3625" w:author="Kai Pa" w:date="2018-05-18T08:47:00Z">
        <w:r w:rsidRPr="00B90FBE">
          <w:rPr>
            <w:sz w:val="32"/>
            <w:rPrChange w:id="3626" w:author="Kai Pa" w:date="2018-05-21T21:31:00Z">
              <w:rPr/>
            </w:rPrChange>
          </w:rPr>
          <w:tab/>
        </w:r>
        <w:r w:rsidRPr="00B90FBE">
          <w:rPr>
            <w:rFonts w:ascii="Times New Roman" w:hAnsi="Times New Roman" w:cs="Times New Roman"/>
            <w:sz w:val="40"/>
            <w:szCs w:val="28"/>
            <w:rPrChange w:id="3627" w:author="Kai Pa" w:date="2018-05-21T21:31:00Z">
              <w:rPr>
                <w:rFonts w:ascii="Times New Roman" w:hAnsi="Times New Roman" w:cs="Times New Roman"/>
                <w:sz w:val="28"/>
                <w:szCs w:val="28"/>
              </w:rPr>
            </w:rPrChange>
          </w:rPr>
          <w:t>D1</w:t>
        </w:r>
        <w:r w:rsidRPr="00B90FBE">
          <w:rPr>
            <w:sz w:val="32"/>
            <w:rPrChange w:id="3628" w:author="Kai Pa" w:date="2018-05-21T21:31:00Z">
              <w:rPr/>
            </w:rPrChange>
          </w:rPr>
          <w:tab/>
        </w:r>
        <w:r w:rsidRPr="00B90FBE">
          <w:rPr>
            <w:rFonts w:ascii="Times New Roman" w:hAnsi="Times New Roman" w:cs="Times New Roman"/>
            <w:sz w:val="40"/>
            <w:szCs w:val="28"/>
            <w:rPrChange w:id="3629" w:author="Kai Pa" w:date="2018-05-21T21:31:00Z">
              <w:rPr>
                <w:rFonts w:ascii="Times New Roman" w:hAnsi="Times New Roman" w:cs="Times New Roman"/>
                <w:sz w:val="28"/>
                <w:szCs w:val="28"/>
              </w:rPr>
            </w:rPrChange>
          </w:rPr>
          <w:t>D2</w:t>
        </w:r>
      </w:ins>
    </w:p>
    <w:p w14:paraId="34BEB478" w14:textId="77777777" w:rsidR="00A16568" w:rsidRPr="00B90FBE" w:rsidRDefault="00A16568" w:rsidP="00A16568">
      <w:pPr>
        <w:rPr>
          <w:ins w:id="3630" w:author="Kai Pa" w:date="2018-05-18T08:47:00Z"/>
          <w:sz w:val="32"/>
          <w:rPrChange w:id="3631" w:author="Kai Pa" w:date="2018-05-21T21:31:00Z">
            <w:rPr>
              <w:ins w:id="3632" w:author="Kai Pa" w:date="2018-05-18T08:47:00Z"/>
            </w:rPr>
          </w:rPrChange>
        </w:rPr>
      </w:pPr>
      <w:ins w:id="3633" w:author="Kai Pa" w:date="2018-05-18T08:47:00Z">
        <w:r w:rsidRPr="00B90FBE">
          <w:rPr>
            <w:noProof/>
            <w:sz w:val="32"/>
            <w:rPrChange w:id="3634" w:author="Kai Pa" w:date="2018-05-21T21:31:00Z">
              <w:rPr>
                <w:noProof/>
              </w:rPr>
            </w:rPrChange>
          </w:rPr>
          <mc:AlternateContent>
            <mc:Choice Requires="wps">
              <w:drawing>
                <wp:anchor distT="0" distB="0" distL="114300" distR="114300" simplePos="0" relativeHeight="251822080" behindDoc="0" locked="0" layoutInCell="1" allowOverlap="1" wp14:anchorId="77D551DB" wp14:editId="4DB245CE">
                  <wp:simplePos x="0" y="0"/>
                  <wp:positionH relativeFrom="page">
                    <wp:align>center</wp:align>
                  </wp:positionH>
                  <wp:positionV relativeFrom="paragraph">
                    <wp:posOffset>261620</wp:posOffset>
                  </wp:positionV>
                  <wp:extent cx="2047875" cy="800100"/>
                  <wp:effectExtent l="0" t="0" r="28575" b="19050"/>
                  <wp:wrapNone/>
                  <wp:docPr id="78" name="Oval 7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9DA8F"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tiền STK có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551DB" id="Oval 78" o:spid="_x0000_s1040" style="position:absolute;margin-left:0;margin-top:20.6pt;width:161.25pt;height:63pt;z-index:251822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" fillcolor="#5b9bd5 [3204]" strokecolor="#1f4d78 [1604]" strokeweight="1pt">
                  <v:stroke joinstyle="miter"/>
                  <v:textbox>
                    <w:txbxContent>
                      <w:p w14:paraId="5CD9DA8F"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tiền STK có kỳ hạn</w:t>
                        </w:r>
                      </w:p>
                    </w:txbxContent>
                  </v:textbox>
                  <w10:wrap anchorx="page"/>
                </v:oval>
              </w:pict>
            </mc:Fallback>
          </mc:AlternateContent>
        </w:r>
      </w:ins>
    </w:p>
    <w:p w14:paraId="131E3337" w14:textId="77777777" w:rsidR="00A16568" w:rsidRPr="00B90FBE" w:rsidRDefault="00A16568" w:rsidP="00A16568">
      <w:pPr>
        <w:tabs>
          <w:tab w:val="left" w:pos="6480"/>
        </w:tabs>
        <w:rPr>
          <w:ins w:id="3635" w:author="Kai Pa" w:date="2018-05-18T08:47:00Z"/>
          <w:sz w:val="32"/>
          <w:rPrChange w:id="3636" w:author="Kai Pa" w:date="2018-05-21T21:31:00Z">
            <w:rPr>
              <w:ins w:id="3637" w:author="Kai Pa" w:date="2018-05-18T08:47:00Z"/>
            </w:rPr>
          </w:rPrChange>
        </w:rPr>
      </w:pPr>
      <w:ins w:id="3638" w:author="Kai Pa" w:date="2018-05-18T08:47:00Z">
        <w:r w:rsidRPr="00B90FBE">
          <w:rPr>
            <w:noProof/>
            <w:sz w:val="32"/>
            <w:rPrChange w:id="3639" w:author="Kai Pa" w:date="2018-05-21T21:31:00Z">
              <w:rPr>
                <w:noProof/>
              </w:rPr>
            </w:rPrChange>
          </w:rPr>
          <mc:AlternateContent>
            <mc:Choice Requires="wps">
              <w:drawing>
                <wp:anchor distT="0" distB="0" distL="114300" distR="114300" simplePos="0" relativeHeight="251831296" behindDoc="0" locked="0" layoutInCell="1" allowOverlap="1" wp14:anchorId="4B2CC46E" wp14:editId="0F788C93">
                  <wp:simplePos x="0" y="0"/>
                  <wp:positionH relativeFrom="column">
                    <wp:posOffset>4781550</wp:posOffset>
                  </wp:positionH>
                  <wp:positionV relativeFrom="paragraph">
                    <wp:posOffset>75565</wp:posOffset>
                  </wp:positionV>
                  <wp:extent cx="857250" cy="4381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A2887A"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CC46E" id="Rectangle 79" o:spid="_x0000_s1041" style="position:absolute;margin-left:376.5pt;margin-top:5.95pt;width:67.5pt;height:34.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on7IMfQIAAE0FAAAO&#10;AAAAAAAAAAAAAAAAAC4CAABkcnMvZTJvRG9jLnhtbFBLAQItABQABgAIAAAAIQB5mE4A2gAAAAkB&#10;AAAPAAAAAAAAAAAAAAAAANcEAABkcnMvZG93bnJldi54bWxQSwUGAAAAAAQABADzAAAA3gUAAAAA&#10;" fillcolor="#5b9bd5 [3204]" strokecolor="#1f4d78 [1604]" strokeweight="1pt">
                  <v:textbox>
                    <w:txbxContent>
                      <w:p w14:paraId="2CA2887A"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640" w:author="Kai Pa" w:date="2018-05-21T21:31:00Z">
              <w:rPr>
                <w:noProof/>
              </w:rPr>
            </w:rPrChange>
          </w:rPr>
          <mc:AlternateContent>
            <mc:Choice Requires="wps">
              <w:drawing>
                <wp:anchor distT="0" distB="0" distL="114300" distR="114300" simplePos="0" relativeHeight="251830272" behindDoc="0" locked="0" layoutInCell="1" allowOverlap="1" wp14:anchorId="1EB5AA5D" wp14:editId="3A5565C9">
                  <wp:simplePos x="0" y="0"/>
                  <wp:positionH relativeFrom="column">
                    <wp:posOffset>3971925</wp:posOffset>
                  </wp:positionH>
                  <wp:positionV relativeFrom="paragraph">
                    <wp:posOffset>247650</wp:posOffset>
                  </wp:positionV>
                  <wp:extent cx="753745" cy="132080"/>
                  <wp:effectExtent l="0" t="19050" r="46355" b="39370"/>
                  <wp:wrapNone/>
                  <wp:docPr id="80" name="Right Arrow 80"/>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35CA8" id="Right Arrow 80" o:spid="_x0000_s1026" type="#_x0000_t13" style="position:absolute;margin-left:312.75pt;margin-top:19.5pt;width:59.35pt;height:10.4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" adj="19707" fillcolor="#5b9bd5 [3204]" strokecolor="#1f4d78 [1604]" strokeweight="1pt"/>
              </w:pict>
            </mc:Fallback>
          </mc:AlternateContent>
        </w:r>
        <w:r w:rsidRPr="00B90FBE">
          <w:rPr>
            <w:sz w:val="32"/>
            <w:rPrChange w:id="3641" w:author="Kai Pa" w:date="2018-05-21T21:31:00Z">
              <w:rPr/>
            </w:rPrChange>
          </w:rPr>
          <w:tab/>
        </w:r>
        <w:r w:rsidRPr="00B90FBE">
          <w:rPr>
            <w:rFonts w:ascii="Times New Roman" w:hAnsi="Times New Roman" w:cs="Times New Roman"/>
            <w:sz w:val="40"/>
            <w:szCs w:val="28"/>
            <w:rPrChange w:id="3642" w:author="Kai Pa" w:date="2018-05-21T21:31:00Z">
              <w:rPr>
                <w:rFonts w:ascii="Times New Roman" w:hAnsi="Times New Roman" w:cs="Times New Roman"/>
                <w:sz w:val="28"/>
                <w:szCs w:val="28"/>
              </w:rPr>
            </w:rPrChange>
          </w:rPr>
          <w:t>D5</w:t>
        </w:r>
      </w:ins>
    </w:p>
    <w:p w14:paraId="089F93BC" w14:textId="77777777" w:rsidR="00A16568" w:rsidRPr="00B90FBE" w:rsidRDefault="00A16568" w:rsidP="00A16568">
      <w:pPr>
        <w:rPr>
          <w:ins w:id="3643" w:author="Kai Pa" w:date="2018-05-18T08:47:00Z"/>
          <w:sz w:val="32"/>
          <w:rPrChange w:id="3644" w:author="Kai Pa" w:date="2018-05-21T21:31:00Z">
            <w:rPr>
              <w:ins w:id="3645" w:author="Kai Pa" w:date="2018-05-18T08:47:00Z"/>
            </w:rPr>
          </w:rPrChange>
        </w:rPr>
      </w:pPr>
    </w:p>
    <w:p w14:paraId="6CF34319" w14:textId="77777777" w:rsidR="00A16568" w:rsidRPr="00B90FBE" w:rsidRDefault="00A16568" w:rsidP="00A16568">
      <w:pPr>
        <w:tabs>
          <w:tab w:val="left" w:pos="3795"/>
        </w:tabs>
        <w:rPr>
          <w:ins w:id="3646" w:author="Kai Pa" w:date="2018-05-18T08:47:00Z"/>
          <w:sz w:val="32"/>
          <w:rPrChange w:id="3647" w:author="Kai Pa" w:date="2018-05-21T21:31:00Z">
            <w:rPr>
              <w:ins w:id="3648" w:author="Kai Pa" w:date="2018-05-18T08:47:00Z"/>
            </w:rPr>
          </w:rPrChange>
        </w:rPr>
      </w:pPr>
      <w:ins w:id="3649" w:author="Kai Pa" w:date="2018-05-18T08:47:00Z">
        <w:r w:rsidRPr="00B90FBE">
          <w:rPr>
            <w:sz w:val="32"/>
            <w:rPrChange w:id="3650" w:author="Kai Pa" w:date="2018-05-21T21:31:00Z">
              <w:rPr/>
            </w:rPrChange>
          </w:rPr>
          <w:tab/>
        </w:r>
      </w:ins>
    </w:p>
    <w:p w14:paraId="4B6211F0" w14:textId="52DC097C" w:rsidR="00A16568" w:rsidRPr="00B90FBE" w:rsidRDefault="00A16568" w:rsidP="00A16568">
      <w:pPr>
        <w:tabs>
          <w:tab w:val="left" w:pos="3795"/>
          <w:tab w:val="left" w:pos="5370"/>
        </w:tabs>
        <w:rPr>
          <w:ins w:id="3651" w:author="Kai Pa" w:date="2018-05-18T08:47:00Z"/>
          <w:sz w:val="40"/>
          <w:szCs w:val="28"/>
          <w:rPrChange w:id="3652" w:author="Kai Pa" w:date="2018-05-21T21:31:00Z">
            <w:rPr>
              <w:ins w:id="3653" w:author="Kai Pa" w:date="2018-05-18T08:47:00Z"/>
              <w:sz w:val="28"/>
              <w:szCs w:val="28"/>
            </w:rPr>
          </w:rPrChange>
        </w:rPr>
      </w:pPr>
      <w:ins w:id="3654" w:author="Kai Pa" w:date="2018-05-18T08:47:00Z">
        <w:r w:rsidRPr="00B90FBE">
          <w:rPr>
            <w:noProof/>
            <w:sz w:val="32"/>
            <w:rPrChange w:id="3655" w:author="Kai Pa" w:date="2018-05-21T21:31:00Z">
              <w:rPr>
                <w:noProof/>
              </w:rPr>
            </w:rPrChange>
          </w:rPr>
          <mc:AlternateContent>
            <mc:Choice Requires="wps">
              <w:drawing>
                <wp:anchor distT="0" distB="0" distL="114300" distR="114300" simplePos="0" relativeHeight="251825152" behindDoc="0" locked="0" layoutInCell="1" allowOverlap="1" wp14:anchorId="792EAC1A" wp14:editId="0E8D6AB8">
                  <wp:simplePos x="0" y="0"/>
                  <wp:positionH relativeFrom="column">
                    <wp:posOffset>2809558</wp:posOffset>
                  </wp:positionH>
                  <wp:positionV relativeFrom="paragraph">
                    <wp:posOffset>191136</wp:posOffset>
                  </wp:positionV>
                  <wp:extent cx="753745" cy="132080"/>
                  <wp:effectExtent l="25083" t="0" r="33337" b="33338"/>
                  <wp:wrapNone/>
                  <wp:docPr id="81" name="Right Arrow 81"/>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5F3D8" id="Right Arrow 81" o:spid="_x0000_s1026" type="#_x0000_t13" style="position:absolute;margin-left:221.25pt;margin-top:15.05pt;width:59.35pt;height:10.4pt;rotation:-90;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X2qA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" adj="19707" fillcolor="#5b9bd5 [3204]" strokecolor="#1f4d78 [1604]" strokeweight="1pt"/>
              </w:pict>
            </mc:Fallback>
          </mc:AlternateContent>
        </w:r>
        <w:r w:rsidRPr="00B90FBE">
          <w:rPr>
            <w:noProof/>
            <w:sz w:val="32"/>
            <w:rPrChange w:id="3656" w:author="Kai Pa" w:date="2018-05-21T21:31:00Z">
              <w:rPr>
                <w:noProof/>
              </w:rPr>
            </w:rPrChange>
          </w:rPr>
          <mc:AlternateContent>
            <mc:Choice Requires="wps">
              <w:drawing>
                <wp:anchor distT="0" distB="0" distL="114300" distR="114300" simplePos="0" relativeHeight="251827200" behindDoc="0" locked="0" layoutInCell="1" allowOverlap="1" wp14:anchorId="6243BF54" wp14:editId="5C0FD2FB">
                  <wp:simplePos x="0" y="0"/>
                  <wp:positionH relativeFrom="column">
                    <wp:posOffset>2215198</wp:posOffset>
                  </wp:positionH>
                  <wp:positionV relativeFrom="paragraph">
                    <wp:posOffset>168275</wp:posOffset>
                  </wp:positionV>
                  <wp:extent cx="753745" cy="119063"/>
                  <wp:effectExtent l="12700" t="25400" r="40005" b="20955"/>
                  <wp:wrapNone/>
                  <wp:docPr id="82" name="Right Arrow 82"/>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E0F39" id="Right Arrow 82" o:spid="_x0000_s1026" type="#_x0000_t13" style="position:absolute;margin-left:174.45pt;margin-top:13.25pt;width:59.35pt;height:9.4pt;rotation:9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" adj="19894" fillcolor="#5b9bd5 [3204]" strokecolor="#1f4d78 [1604]" strokeweight="1pt"/>
              </w:pict>
            </mc:Fallback>
          </mc:AlternateContent>
        </w:r>
        <w:r w:rsidRPr="00B90FBE">
          <w:rPr>
            <w:rFonts w:ascii="Times New Roman" w:hAnsi="Times New Roman" w:cs="Times New Roman"/>
            <w:sz w:val="32"/>
            <w:rPrChange w:id="3657"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658" w:author="Kai Pa" w:date="2018-05-21T21:31:00Z">
              <w:rPr>
                <w:rFonts w:ascii="Times New Roman" w:hAnsi="Times New Roman" w:cs="Times New Roman"/>
                <w:sz w:val="28"/>
              </w:rPr>
            </w:rPrChange>
          </w:rPr>
          <w:t xml:space="preserve">        </w:t>
        </w:r>
      </w:ins>
      <w:ins w:id="3659" w:author="Kai Pa" w:date="2018-05-21T21:34:00Z">
        <w:r w:rsidR="00B90FBE">
          <w:rPr>
            <w:rFonts w:ascii="Times New Roman" w:hAnsi="Times New Roman" w:cs="Times New Roman"/>
            <w:sz w:val="32"/>
          </w:rPr>
          <w:t xml:space="preserve">        </w:t>
        </w:r>
      </w:ins>
      <w:ins w:id="3660" w:author="Kai Pa" w:date="2018-05-18T08:47:00Z">
        <w:r w:rsidR="00A76313" w:rsidRPr="00B90FBE">
          <w:rPr>
            <w:rFonts w:ascii="Times New Roman" w:hAnsi="Times New Roman" w:cs="Times New Roman"/>
            <w:sz w:val="32"/>
            <w:rPrChange w:id="3661"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662" w:author="Kai Pa" w:date="2018-05-21T21:31:00Z">
              <w:rPr>
                <w:rFonts w:ascii="Times New Roman" w:hAnsi="Times New Roman" w:cs="Times New Roman"/>
              </w:rPr>
            </w:rPrChange>
          </w:rPr>
          <w:t xml:space="preserve">   </w:t>
        </w:r>
        <w:r w:rsidR="00A76313" w:rsidRPr="00B90FBE">
          <w:rPr>
            <w:rFonts w:ascii="Times New Roman" w:hAnsi="Times New Roman" w:cs="Times New Roman"/>
            <w:sz w:val="40"/>
            <w:szCs w:val="28"/>
            <w:rPrChange w:id="3663" w:author="Kai Pa" w:date="2018-05-21T21:31:00Z">
              <w:rPr>
                <w:rFonts w:ascii="Times New Roman" w:hAnsi="Times New Roman" w:cs="Times New Roman"/>
                <w:sz w:val="36"/>
                <w:szCs w:val="28"/>
              </w:rPr>
            </w:rPrChange>
          </w:rPr>
          <w:t>D</w:t>
        </w:r>
      </w:ins>
      <w:ins w:id="3664" w:author="Kai Pa" w:date="2018-05-18T22:27:00Z">
        <w:r w:rsidR="00A76313" w:rsidRPr="00B90FBE">
          <w:rPr>
            <w:rFonts w:ascii="Times New Roman" w:hAnsi="Times New Roman" w:cs="Times New Roman"/>
            <w:sz w:val="40"/>
            <w:szCs w:val="28"/>
            <w:rPrChange w:id="3665" w:author="Kai Pa" w:date="2018-05-21T21:31:00Z">
              <w:rPr>
                <w:rFonts w:ascii="Times New Roman" w:hAnsi="Times New Roman" w:cs="Times New Roman"/>
                <w:sz w:val="36"/>
                <w:szCs w:val="28"/>
              </w:rPr>
            </w:rPrChange>
          </w:rPr>
          <w:t>3</w:t>
        </w:r>
      </w:ins>
      <w:ins w:id="3666" w:author="Kai Pa" w:date="2018-05-18T08:47:00Z">
        <w:r w:rsidR="00A76313" w:rsidRPr="00B90FBE">
          <w:rPr>
            <w:rFonts w:ascii="Times New Roman" w:hAnsi="Times New Roman" w:cs="Times New Roman"/>
            <w:sz w:val="40"/>
            <w:szCs w:val="28"/>
            <w:rPrChange w:id="3667" w:author="Kai Pa" w:date="2018-05-21T21:31:00Z">
              <w:rPr>
                <w:rFonts w:ascii="Times New Roman" w:hAnsi="Times New Roman" w:cs="Times New Roman"/>
                <w:sz w:val="36"/>
                <w:szCs w:val="28"/>
              </w:rPr>
            </w:rPrChange>
          </w:rPr>
          <w:t xml:space="preserve">       </w:t>
        </w:r>
      </w:ins>
      <w:ins w:id="3668" w:author="Kai Pa" w:date="2018-05-18T22:27:00Z">
        <w:r w:rsidR="00A76313" w:rsidRPr="00B90FBE">
          <w:rPr>
            <w:sz w:val="32"/>
            <w:rPrChange w:id="3669" w:author="Kai Pa" w:date="2018-05-21T21:31:00Z">
              <w:rPr>
                <w:sz w:val="28"/>
              </w:rPr>
            </w:rPrChange>
          </w:rPr>
          <w:t xml:space="preserve"> </w:t>
        </w:r>
      </w:ins>
      <w:ins w:id="3670" w:author="Kai Pa" w:date="2018-05-18T08:47:00Z">
        <w:r w:rsidRPr="00B90FBE">
          <w:rPr>
            <w:rFonts w:ascii="Times New Roman" w:hAnsi="Times New Roman" w:cs="Times New Roman"/>
            <w:sz w:val="40"/>
            <w:szCs w:val="28"/>
            <w:rPrChange w:id="3671" w:author="Kai Pa" w:date="2018-05-21T21:31:00Z">
              <w:rPr>
                <w:rFonts w:ascii="Times New Roman" w:hAnsi="Times New Roman" w:cs="Times New Roman"/>
                <w:sz w:val="28"/>
                <w:szCs w:val="28"/>
              </w:rPr>
            </w:rPrChange>
          </w:rPr>
          <w:t>D4</w:t>
        </w:r>
      </w:ins>
    </w:p>
    <w:p w14:paraId="0C5707C5" w14:textId="77777777" w:rsidR="00A16568" w:rsidRPr="00B90FBE" w:rsidRDefault="00A16568" w:rsidP="00A16568">
      <w:pPr>
        <w:rPr>
          <w:ins w:id="3672" w:author="Kai Pa" w:date="2018-05-18T08:47:00Z"/>
          <w:sz w:val="40"/>
          <w:szCs w:val="28"/>
          <w:rPrChange w:id="3673" w:author="Kai Pa" w:date="2018-05-21T21:31:00Z">
            <w:rPr>
              <w:ins w:id="3674" w:author="Kai Pa" w:date="2018-05-18T08:47:00Z"/>
              <w:sz w:val="28"/>
              <w:szCs w:val="28"/>
            </w:rPr>
          </w:rPrChange>
        </w:rPr>
      </w:pPr>
      <w:ins w:id="3675" w:author="Kai Pa" w:date="2018-05-18T08:47:00Z">
        <w:r w:rsidRPr="00B90FBE">
          <w:rPr>
            <w:noProof/>
            <w:sz w:val="40"/>
            <w:szCs w:val="28"/>
            <w:rPrChange w:id="3676" w:author="Kai Pa" w:date="2018-05-21T21:31:00Z">
              <w:rPr>
                <w:noProof/>
                <w:sz w:val="28"/>
                <w:szCs w:val="28"/>
              </w:rPr>
            </w:rPrChange>
          </w:rPr>
          <mc:AlternateContent>
            <mc:Choice Requires="wps">
              <w:drawing>
                <wp:anchor distT="0" distB="0" distL="114300" distR="114300" simplePos="0" relativeHeight="251828224" behindDoc="0" locked="0" layoutInCell="1" allowOverlap="1" wp14:anchorId="661DBC60" wp14:editId="1DD09CDF">
                  <wp:simplePos x="0" y="0"/>
                  <wp:positionH relativeFrom="column">
                    <wp:posOffset>1793631</wp:posOffset>
                  </wp:positionH>
                  <wp:positionV relativeFrom="paragraph">
                    <wp:posOffset>337869</wp:posOffset>
                  </wp:positionV>
                  <wp:extent cx="2567354" cy="8792"/>
                  <wp:effectExtent l="0" t="0" r="23495" b="29845"/>
                  <wp:wrapNone/>
                  <wp:docPr id="83" name="Straight Connector 83"/>
                  <wp:cNvGraphicFramePr/>
                  <a:graphic xmlns:a="http://schemas.openxmlformats.org/drawingml/2006/main">
                    <a:graphicData uri="http://schemas.microsoft.com/office/word/2010/wordprocessingShape">
                      <wps:wsp>
                        <wps:cNvCnPr/>
                        <wps:spPr>
                          <a:xfrm>
                            <a:off x="0" y="0"/>
                            <a:ext cx="2567354" cy="879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D6BA7" id="Straight Connector 8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25pt,26.6pt" to="343.4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" strokecolor="#5b9bd5 [3204]" strokeweight="1.5pt">
                  <v:stroke joinstyle="miter"/>
                </v:line>
              </w:pict>
            </mc:Fallback>
          </mc:AlternateContent>
        </w:r>
      </w:ins>
    </w:p>
    <w:p w14:paraId="01D1D368" w14:textId="5C5AEED6" w:rsidR="00A16568" w:rsidRPr="00B90FBE" w:rsidRDefault="00A16568" w:rsidP="00A16568">
      <w:pPr>
        <w:tabs>
          <w:tab w:val="left" w:pos="1605"/>
        </w:tabs>
        <w:rPr>
          <w:ins w:id="3677" w:author="Kai Pa" w:date="2018-05-18T08:47:00Z"/>
          <w:rFonts w:ascii="Times New Roman" w:hAnsi="Times New Roman" w:cs="Times New Roman"/>
          <w:sz w:val="40"/>
          <w:szCs w:val="28"/>
          <w:rPrChange w:id="3678" w:author="Kai Pa" w:date="2018-05-21T21:31:00Z">
            <w:rPr>
              <w:ins w:id="3679" w:author="Kai Pa" w:date="2018-05-18T08:47:00Z"/>
              <w:rFonts w:ascii="Times New Roman" w:hAnsi="Times New Roman" w:cs="Times New Roman"/>
              <w:sz w:val="28"/>
              <w:szCs w:val="28"/>
            </w:rPr>
          </w:rPrChange>
        </w:rPr>
      </w:pPr>
      <w:ins w:id="3680" w:author="Kai Pa" w:date="2018-05-18T08:47:00Z">
        <w:r w:rsidRPr="00B90FBE">
          <w:rPr>
            <w:rFonts w:ascii="Times New Roman" w:hAnsi="Times New Roman" w:cs="Times New Roman"/>
            <w:sz w:val="40"/>
            <w:szCs w:val="28"/>
            <w:rPrChange w:id="3681"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682" w:author="Kai Pa" w:date="2018-05-21T21:31:00Z">
              <w:rPr>
                <w:rFonts w:ascii="Times New Roman" w:hAnsi="Times New Roman" w:cs="Times New Roman"/>
                <w:sz w:val="36"/>
                <w:szCs w:val="28"/>
              </w:rPr>
            </w:rPrChange>
          </w:rPr>
          <w:t xml:space="preserve">                </w:t>
        </w:r>
        <w:r w:rsidRPr="00B90FBE">
          <w:rPr>
            <w:rFonts w:ascii="Times New Roman" w:hAnsi="Times New Roman" w:cs="Times New Roman"/>
            <w:sz w:val="40"/>
            <w:szCs w:val="28"/>
            <w:rPrChange w:id="3683" w:author="Kai Pa" w:date="2018-05-21T21:31:00Z">
              <w:rPr>
                <w:rFonts w:ascii="Times New Roman" w:hAnsi="Times New Roman" w:cs="Times New Roman"/>
                <w:sz w:val="28"/>
                <w:szCs w:val="28"/>
              </w:rPr>
            </w:rPrChange>
          </w:rPr>
          <w:t>Cơ sở dữ liệu</w:t>
        </w:r>
      </w:ins>
    </w:p>
    <w:p w14:paraId="69A7F127" w14:textId="77777777" w:rsidR="00A16568" w:rsidRPr="00B90FBE" w:rsidRDefault="00A16568" w:rsidP="00A16568">
      <w:pPr>
        <w:tabs>
          <w:tab w:val="left" w:pos="1605"/>
        </w:tabs>
        <w:jc w:val="center"/>
        <w:rPr>
          <w:ins w:id="3684" w:author="Kai Pa" w:date="2018-05-18T08:47:00Z"/>
          <w:rFonts w:ascii="Times New Roman" w:hAnsi="Times New Roman" w:cs="Times New Roman"/>
          <w:i/>
          <w:sz w:val="40"/>
          <w:szCs w:val="28"/>
          <w:rPrChange w:id="3685" w:author="Kai Pa" w:date="2018-05-21T21:31:00Z">
            <w:rPr>
              <w:ins w:id="3686" w:author="Kai Pa" w:date="2018-05-18T08:47:00Z"/>
              <w:rFonts w:ascii="Times New Roman" w:hAnsi="Times New Roman" w:cs="Times New Roman"/>
              <w:i/>
              <w:sz w:val="28"/>
              <w:szCs w:val="28"/>
            </w:rPr>
          </w:rPrChange>
        </w:rPr>
      </w:pPr>
      <w:ins w:id="3687" w:author="Kai Pa" w:date="2018-05-18T08:47:00Z">
        <w:r w:rsidRPr="00B90FBE">
          <w:rPr>
            <w:noProof/>
            <w:sz w:val="40"/>
            <w:szCs w:val="28"/>
            <w:rPrChange w:id="3688" w:author="Kai Pa" w:date="2018-05-21T21:31:00Z">
              <w:rPr>
                <w:noProof/>
                <w:sz w:val="28"/>
                <w:szCs w:val="28"/>
              </w:rPr>
            </w:rPrChange>
          </w:rPr>
          <mc:AlternateContent>
            <mc:Choice Requires="wps">
              <w:drawing>
                <wp:anchor distT="0" distB="0" distL="114300" distR="114300" simplePos="0" relativeHeight="251829248" behindDoc="0" locked="0" layoutInCell="1" allowOverlap="1" wp14:anchorId="671EE35D" wp14:editId="27054426">
                  <wp:simplePos x="0" y="0"/>
                  <wp:positionH relativeFrom="column">
                    <wp:posOffset>1854786</wp:posOffset>
                  </wp:positionH>
                  <wp:positionV relativeFrom="paragraph">
                    <wp:posOffset>4592</wp:posOffset>
                  </wp:positionV>
                  <wp:extent cx="2602523" cy="8792"/>
                  <wp:effectExtent l="0" t="0" r="26670" b="29845"/>
                  <wp:wrapNone/>
                  <wp:docPr id="84" name="Straight Connector 84"/>
                  <wp:cNvGraphicFramePr/>
                  <a:graphic xmlns:a="http://schemas.openxmlformats.org/drawingml/2006/main">
                    <a:graphicData uri="http://schemas.microsoft.com/office/word/2010/wordprocessingShape">
                      <wps:wsp>
                        <wps:cNvCnPr/>
                        <wps:spPr>
                          <a:xfrm>
                            <a:off x="0" y="0"/>
                            <a:ext cx="2602523" cy="879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C5A06" id="Straight Connector 8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05pt,.35pt" to="350.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" strokecolor="#5b9bd5 [3204]" strokeweight="1.5pt">
                  <v:stroke joinstyle="miter"/>
                </v:line>
              </w:pict>
            </mc:Fallback>
          </mc:AlternateContent>
        </w:r>
        <w:r w:rsidRPr="00B90FBE">
          <w:rPr>
            <w:rFonts w:ascii="Times New Roman" w:hAnsi="Times New Roman" w:cs="Times New Roman"/>
            <w:i/>
            <w:sz w:val="40"/>
            <w:szCs w:val="28"/>
            <w:rPrChange w:id="3689" w:author="Kai Pa" w:date="2018-05-21T21:31:00Z">
              <w:rPr>
                <w:rFonts w:ascii="Times New Roman" w:hAnsi="Times New Roman" w:cs="Times New Roman"/>
                <w:i/>
                <w:sz w:val="28"/>
                <w:szCs w:val="28"/>
              </w:rPr>
            </w:rPrChange>
          </w:rPr>
          <w:t>Sơ đồ DFD rút tiền STK có kỳ hạn.</w:t>
        </w:r>
      </w:ins>
    </w:p>
    <w:p w14:paraId="6ADB6419" w14:textId="77777777" w:rsidR="00A16568" w:rsidRPr="00B90FBE" w:rsidRDefault="00A16568" w:rsidP="00A16568">
      <w:pPr>
        <w:tabs>
          <w:tab w:val="left" w:pos="1605"/>
        </w:tabs>
        <w:rPr>
          <w:ins w:id="3690" w:author="Kai Pa" w:date="2018-05-18T08:47:00Z"/>
          <w:rFonts w:ascii="Times New Roman" w:hAnsi="Times New Roman" w:cs="Times New Roman"/>
          <w:sz w:val="32"/>
          <w:szCs w:val="28"/>
          <w:rPrChange w:id="3691" w:author="Kai Pa" w:date="2018-05-21T21:31:00Z">
            <w:rPr>
              <w:ins w:id="3692" w:author="Kai Pa" w:date="2018-05-18T08:47:00Z"/>
              <w:rFonts w:ascii="Times New Roman" w:hAnsi="Times New Roman" w:cs="Times New Roman"/>
              <w:sz w:val="28"/>
              <w:szCs w:val="28"/>
            </w:rPr>
          </w:rPrChange>
        </w:rPr>
      </w:pPr>
      <w:ins w:id="3693" w:author="Kai Pa" w:date="2018-05-18T08:47:00Z">
        <w:r w:rsidRPr="00B90FBE">
          <w:rPr>
            <w:rFonts w:ascii="Times New Roman" w:hAnsi="Times New Roman" w:cs="Times New Roman"/>
            <w:sz w:val="32"/>
            <w:szCs w:val="28"/>
            <w:rPrChange w:id="3694" w:author="Kai Pa" w:date="2018-05-21T21:31:00Z">
              <w:rPr>
                <w:rFonts w:ascii="Times New Roman" w:hAnsi="Times New Roman" w:cs="Times New Roman"/>
                <w:sz w:val="28"/>
                <w:szCs w:val="28"/>
              </w:rPr>
            </w:rPrChange>
          </w:rPr>
          <w:t>D1: CMND</w:t>
        </w:r>
      </w:ins>
    </w:p>
    <w:p w14:paraId="7D9BF862" w14:textId="77777777" w:rsidR="00A16568" w:rsidRPr="00B90FBE" w:rsidRDefault="00A16568" w:rsidP="00A16568">
      <w:pPr>
        <w:tabs>
          <w:tab w:val="left" w:pos="1605"/>
        </w:tabs>
        <w:rPr>
          <w:ins w:id="3695" w:author="Kai Pa" w:date="2018-05-18T08:47:00Z"/>
          <w:rFonts w:ascii="Times New Roman" w:hAnsi="Times New Roman" w:cs="Times New Roman"/>
          <w:sz w:val="32"/>
          <w:szCs w:val="28"/>
          <w:rPrChange w:id="3696" w:author="Kai Pa" w:date="2018-05-21T21:31:00Z">
            <w:rPr>
              <w:ins w:id="3697" w:author="Kai Pa" w:date="2018-05-18T08:47:00Z"/>
              <w:rFonts w:ascii="Times New Roman" w:hAnsi="Times New Roman" w:cs="Times New Roman"/>
              <w:sz w:val="28"/>
              <w:szCs w:val="28"/>
            </w:rPr>
          </w:rPrChange>
        </w:rPr>
      </w:pPr>
      <w:ins w:id="3698" w:author="Kai Pa" w:date="2018-05-18T08:47:00Z">
        <w:r w:rsidRPr="00B90FBE">
          <w:rPr>
            <w:rFonts w:ascii="Times New Roman" w:hAnsi="Times New Roman" w:cs="Times New Roman"/>
            <w:sz w:val="32"/>
            <w:szCs w:val="28"/>
            <w:rPrChange w:id="3699" w:author="Kai Pa" w:date="2018-05-21T21:31:00Z">
              <w:rPr>
                <w:rFonts w:ascii="Times New Roman" w:hAnsi="Times New Roman" w:cs="Times New Roman"/>
                <w:sz w:val="28"/>
                <w:szCs w:val="28"/>
              </w:rPr>
            </w:rPrChange>
          </w:rPr>
          <w:lastRenderedPageBreak/>
          <w:t>D2: HOTEN, MASTK, TENLOAI, NGAYGD, SODU + số tiền rút.</w:t>
        </w:r>
      </w:ins>
    </w:p>
    <w:p w14:paraId="6394B79E" w14:textId="77777777" w:rsidR="00A16568" w:rsidRPr="00B90FBE" w:rsidRDefault="00A16568" w:rsidP="00A16568">
      <w:pPr>
        <w:tabs>
          <w:tab w:val="left" w:pos="1605"/>
        </w:tabs>
        <w:rPr>
          <w:ins w:id="3700" w:author="Kai Pa" w:date="2018-05-18T08:47:00Z"/>
          <w:rFonts w:ascii="Times New Roman" w:hAnsi="Times New Roman" w:cs="Times New Roman"/>
          <w:sz w:val="32"/>
          <w:szCs w:val="28"/>
          <w:rPrChange w:id="3701" w:author="Kai Pa" w:date="2018-05-21T21:31:00Z">
            <w:rPr>
              <w:ins w:id="3702" w:author="Kai Pa" w:date="2018-05-18T08:47:00Z"/>
              <w:rFonts w:ascii="Times New Roman" w:hAnsi="Times New Roman" w:cs="Times New Roman"/>
              <w:sz w:val="28"/>
              <w:szCs w:val="28"/>
            </w:rPr>
          </w:rPrChange>
        </w:rPr>
      </w:pPr>
      <w:ins w:id="3703" w:author="Kai Pa" w:date="2018-05-18T08:47:00Z">
        <w:r w:rsidRPr="00B90FBE">
          <w:rPr>
            <w:rFonts w:ascii="Times New Roman" w:hAnsi="Times New Roman" w:cs="Times New Roman"/>
            <w:sz w:val="32"/>
            <w:szCs w:val="28"/>
            <w:rPrChange w:id="3704" w:author="Kai Pa" w:date="2018-05-21T21:31:00Z">
              <w:rPr>
                <w:rFonts w:ascii="Times New Roman" w:hAnsi="Times New Roman" w:cs="Times New Roman"/>
                <w:sz w:val="28"/>
                <w:szCs w:val="28"/>
              </w:rPr>
            </w:rPrChange>
          </w:rPr>
          <w:t>D3 : HOTEN, MASTK, TENLOAI, SODU, NGAYBD, NGAYDH, KIHAN</w:t>
        </w:r>
      </w:ins>
    </w:p>
    <w:p w14:paraId="5B551784" w14:textId="77777777" w:rsidR="00A16568" w:rsidRPr="00B90FBE" w:rsidRDefault="00A16568" w:rsidP="00A16568">
      <w:pPr>
        <w:tabs>
          <w:tab w:val="left" w:pos="1605"/>
        </w:tabs>
        <w:rPr>
          <w:ins w:id="3705" w:author="Kai Pa" w:date="2018-05-18T08:47:00Z"/>
          <w:rFonts w:ascii="Times New Roman" w:hAnsi="Times New Roman" w:cs="Times New Roman"/>
          <w:sz w:val="32"/>
          <w:szCs w:val="28"/>
          <w:rPrChange w:id="3706" w:author="Kai Pa" w:date="2018-05-21T21:31:00Z">
            <w:rPr>
              <w:ins w:id="3707" w:author="Kai Pa" w:date="2018-05-18T08:47:00Z"/>
              <w:rFonts w:ascii="Times New Roman" w:hAnsi="Times New Roman" w:cs="Times New Roman"/>
              <w:sz w:val="28"/>
              <w:szCs w:val="28"/>
            </w:rPr>
          </w:rPrChange>
        </w:rPr>
      </w:pPr>
      <w:ins w:id="3708" w:author="Kai Pa" w:date="2018-05-18T08:47:00Z">
        <w:r w:rsidRPr="00B90FBE">
          <w:rPr>
            <w:rFonts w:ascii="Times New Roman" w:hAnsi="Times New Roman" w:cs="Times New Roman"/>
            <w:sz w:val="32"/>
            <w:szCs w:val="28"/>
            <w:rPrChange w:id="3709" w:author="Kai Pa" w:date="2018-05-21T21:31:00Z">
              <w:rPr>
                <w:rFonts w:ascii="Times New Roman" w:hAnsi="Times New Roman" w:cs="Times New Roman"/>
                <w:sz w:val="28"/>
                <w:szCs w:val="28"/>
              </w:rPr>
            </w:rPrChange>
          </w:rPr>
          <w:t>D4 : SODU, NGAYGD</w:t>
        </w:r>
      </w:ins>
    </w:p>
    <w:p w14:paraId="6A740B1A" w14:textId="77777777" w:rsidR="00A16568" w:rsidRPr="00B90FBE" w:rsidRDefault="00A16568" w:rsidP="00A16568">
      <w:pPr>
        <w:tabs>
          <w:tab w:val="left" w:pos="1605"/>
        </w:tabs>
        <w:rPr>
          <w:ins w:id="3710" w:author="Kai Pa" w:date="2018-05-18T08:47:00Z"/>
          <w:rFonts w:ascii="Times New Roman" w:hAnsi="Times New Roman" w:cs="Times New Roman"/>
          <w:sz w:val="32"/>
          <w:szCs w:val="28"/>
          <w:rPrChange w:id="3711" w:author="Kai Pa" w:date="2018-05-21T21:31:00Z">
            <w:rPr>
              <w:ins w:id="3712" w:author="Kai Pa" w:date="2018-05-18T08:47:00Z"/>
              <w:rFonts w:ascii="Times New Roman" w:hAnsi="Times New Roman" w:cs="Times New Roman"/>
              <w:sz w:val="28"/>
              <w:szCs w:val="28"/>
            </w:rPr>
          </w:rPrChange>
        </w:rPr>
      </w:pPr>
      <w:ins w:id="3713" w:author="Kai Pa" w:date="2018-05-18T08:47:00Z">
        <w:r w:rsidRPr="00B90FBE">
          <w:rPr>
            <w:rFonts w:ascii="Times New Roman" w:hAnsi="Times New Roman" w:cs="Times New Roman"/>
            <w:sz w:val="32"/>
            <w:szCs w:val="28"/>
            <w:rPrChange w:id="3714" w:author="Kai Pa" w:date="2018-05-21T21:31:00Z">
              <w:rPr>
                <w:rFonts w:ascii="Times New Roman" w:hAnsi="Times New Roman" w:cs="Times New Roman"/>
                <w:sz w:val="28"/>
                <w:szCs w:val="28"/>
              </w:rPr>
            </w:rPrChange>
          </w:rPr>
          <w:t>D5 : D2</w:t>
        </w:r>
      </w:ins>
    </w:p>
    <w:p w14:paraId="00DAD0B9" w14:textId="77777777" w:rsidR="00A16568" w:rsidRPr="00B90FBE" w:rsidRDefault="00A16568" w:rsidP="00A16568">
      <w:pPr>
        <w:tabs>
          <w:tab w:val="left" w:pos="1605"/>
        </w:tabs>
        <w:rPr>
          <w:ins w:id="3715" w:author="Kai Pa" w:date="2018-05-18T08:47:00Z"/>
          <w:rFonts w:ascii="Times New Roman" w:hAnsi="Times New Roman" w:cs="Times New Roman"/>
          <w:b/>
          <w:i/>
          <w:sz w:val="32"/>
          <w:szCs w:val="28"/>
          <w:u w:val="single"/>
          <w:rPrChange w:id="3716" w:author="Kai Pa" w:date="2018-05-21T21:31:00Z">
            <w:rPr>
              <w:ins w:id="3717" w:author="Kai Pa" w:date="2018-05-18T08:47:00Z"/>
              <w:rFonts w:ascii="Times New Roman" w:hAnsi="Times New Roman" w:cs="Times New Roman"/>
              <w:b/>
              <w:i/>
              <w:sz w:val="28"/>
              <w:szCs w:val="28"/>
              <w:u w:val="single"/>
            </w:rPr>
          </w:rPrChange>
        </w:rPr>
      </w:pPr>
      <w:ins w:id="3718" w:author="Kai Pa" w:date="2018-05-18T08:47:00Z">
        <w:r w:rsidRPr="00B90FBE">
          <w:rPr>
            <w:rFonts w:ascii="Times New Roman" w:hAnsi="Times New Roman" w:cs="Times New Roman"/>
            <w:b/>
            <w:i/>
            <w:sz w:val="32"/>
            <w:szCs w:val="28"/>
            <w:u w:val="single"/>
            <w:rPrChange w:id="3719" w:author="Kai Pa" w:date="2018-05-21T21:31:00Z">
              <w:rPr>
                <w:rFonts w:ascii="Times New Roman" w:hAnsi="Times New Roman" w:cs="Times New Roman"/>
                <w:b/>
                <w:i/>
                <w:sz w:val="28"/>
                <w:szCs w:val="28"/>
                <w:u w:val="single"/>
              </w:rPr>
            </w:rPrChange>
          </w:rPr>
          <w:t xml:space="preserve">Xử lý:  </w:t>
        </w:r>
      </w:ins>
    </w:p>
    <w:p w14:paraId="6585E860" w14:textId="77777777" w:rsidR="00A16568" w:rsidRPr="00B90FBE" w:rsidRDefault="00A16568" w:rsidP="00A16568">
      <w:pPr>
        <w:pStyle w:val="ListParagraph"/>
        <w:numPr>
          <w:ilvl w:val="0"/>
          <w:numId w:val="20"/>
        </w:numPr>
        <w:tabs>
          <w:tab w:val="left" w:pos="1605"/>
        </w:tabs>
        <w:rPr>
          <w:ins w:id="3720" w:author="Kai Pa" w:date="2018-05-18T08:47:00Z"/>
          <w:rFonts w:ascii="Times New Roman" w:hAnsi="Times New Roman" w:cs="Times New Roman"/>
          <w:sz w:val="32"/>
          <w:szCs w:val="28"/>
          <w:rPrChange w:id="3721" w:author="Kai Pa" w:date="2018-05-21T21:31:00Z">
            <w:rPr>
              <w:ins w:id="3722" w:author="Kai Pa" w:date="2018-05-18T08:47:00Z"/>
              <w:rFonts w:ascii="Times New Roman" w:hAnsi="Times New Roman" w:cs="Times New Roman"/>
              <w:sz w:val="28"/>
              <w:szCs w:val="28"/>
            </w:rPr>
          </w:rPrChange>
        </w:rPr>
      </w:pPr>
      <w:ins w:id="3723" w:author="Kai Pa" w:date="2018-05-18T08:47:00Z">
        <w:r w:rsidRPr="00B90FBE">
          <w:rPr>
            <w:rFonts w:ascii="Times New Roman" w:hAnsi="Times New Roman" w:cs="Times New Roman"/>
            <w:sz w:val="32"/>
            <w:szCs w:val="28"/>
            <w:rPrChange w:id="3724" w:author="Kai Pa" w:date="2018-05-21T21:31:00Z">
              <w:rPr>
                <w:rFonts w:ascii="Times New Roman" w:hAnsi="Times New Roman" w:cs="Times New Roman"/>
                <w:sz w:val="28"/>
                <w:szCs w:val="28"/>
              </w:rPr>
            </w:rPrChange>
          </w:rPr>
          <w:t>Bước 1: Kết nối với cơ sở dữ liệu.</w:t>
        </w:r>
      </w:ins>
    </w:p>
    <w:p w14:paraId="5D309A4B" w14:textId="77777777" w:rsidR="00A16568" w:rsidRPr="00B90FBE" w:rsidRDefault="00A16568" w:rsidP="00A16568">
      <w:pPr>
        <w:pStyle w:val="ListParagraph"/>
        <w:numPr>
          <w:ilvl w:val="0"/>
          <w:numId w:val="20"/>
        </w:numPr>
        <w:tabs>
          <w:tab w:val="left" w:pos="1605"/>
        </w:tabs>
        <w:rPr>
          <w:ins w:id="3725" w:author="Kai Pa" w:date="2018-05-18T08:47:00Z"/>
          <w:rFonts w:ascii="Times New Roman" w:hAnsi="Times New Roman" w:cs="Times New Roman"/>
          <w:sz w:val="32"/>
          <w:szCs w:val="28"/>
          <w:rPrChange w:id="3726" w:author="Kai Pa" w:date="2018-05-21T21:31:00Z">
            <w:rPr>
              <w:ins w:id="3727" w:author="Kai Pa" w:date="2018-05-18T08:47:00Z"/>
              <w:rFonts w:ascii="Times New Roman" w:hAnsi="Times New Roman" w:cs="Times New Roman"/>
              <w:sz w:val="28"/>
              <w:szCs w:val="28"/>
            </w:rPr>
          </w:rPrChange>
        </w:rPr>
      </w:pPr>
      <w:ins w:id="3728" w:author="Kai Pa" w:date="2018-05-18T08:47:00Z">
        <w:r w:rsidRPr="00B90FBE">
          <w:rPr>
            <w:rFonts w:ascii="Times New Roman" w:hAnsi="Times New Roman" w:cs="Times New Roman"/>
            <w:sz w:val="32"/>
            <w:szCs w:val="28"/>
            <w:rPrChange w:id="3729" w:author="Kai Pa" w:date="2018-05-21T21:31:00Z">
              <w:rPr>
                <w:rFonts w:ascii="Times New Roman" w:hAnsi="Times New Roman" w:cs="Times New Roman"/>
                <w:sz w:val="28"/>
                <w:szCs w:val="28"/>
              </w:rPr>
            </w:rPrChange>
          </w:rPr>
          <w:t>Bước 2: Nhập CMND, xuất hiện cửa sổ rút tiền.</w:t>
        </w:r>
      </w:ins>
    </w:p>
    <w:p w14:paraId="2C9C185F" w14:textId="77777777" w:rsidR="00A16568" w:rsidRPr="00B90FBE" w:rsidRDefault="00A16568" w:rsidP="00A16568">
      <w:pPr>
        <w:pStyle w:val="ListParagraph"/>
        <w:numPr>
          <w:ilvl w:val="0"/>
          <w:numId w:val="20"/>
        </w:numPr>
        <w:tabs>
          <w:tab w:val="left" w:pos="1605"/>
        </w:tabs>
        <w:rPr>
          <w:ins w:id="3730" w:author="Kai Pa" w:date="2018-05-18T08:47:00Z"/>
          <w:rFonts w:ascii="Times New Roman" w:hAnsi="Times New Roman" w:cs="Times New Roman"/>
          <w:sz w:val="32"/>
          <w:szCs w:val="28"/>
          <w:rPrChange w:id="3731" w:author="Kai Pa" w:date="2018-05-21T21:31:00Z">
            <w:rPr>
              <w:ins w:id="3732" w:author="Kai Pa" w:date="2018-05-18T08:47:00Z"/>
              <w:rFonts w:ascii="Times New Roman" w:hAnsi="Times New Roman" w:cs="Times New Roman"/>
              <w:sz w:val="28"/>
              <w:szCs w:val="28"/>
            </w:rPr>
          </w:rPrChange>
        </w:rPr>
      </w:pPr>
      <w:ins w:id="3733" w:author="Kai Pa" w:date="2018-05-18T08:47:00Z">
        <w:r w:rsidRPr="00B90FBE">
          <w:rPr>
            <w:rFonts w:ascii="Times New Roman" w:hAnsi="Times New Roman" w:cs="Times New Roman"/>
            <w:sz w:val="32"/>
            <w:szCs w:val="28"/>
            <w:rPrChange w:id="3734" w:author="Kai Pa" w:date="2018-05-21T21:31: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tính lại số dư sau khi rút tiền.</w:t>
        </w:r>
      </w:ins>
    </w:p>
    <w:p w14:paraId="7B5FC847" w14:textId="77777777" w:rsidR="00A16568" w:rsidRPr="00B90FBE" w:rsidRDefault="00A16568" w:rsidP="00A16568">
      <w:pPr>
        <w:pStyle w:val="ListParagraph"/>
        <w:numPr>
          <w:ilvl w:val="0"/>
          <w:numId w:val="21"/>
        </w:numPr>
        <w:tabs>
          <w:tab w:val="left" w:pos="1605"/>
        </w:tabs>
        <w:rPr>
          <w:ins w:id="3735" w:author="Kai Pa" w:date="2018-05-18T08:47:00Z"/>
          <w:rFonts w:ascii="Times New Roman" w:hAnsi="Times New Roman" w:cs="Times New Roman"/>
          <w:sz w:val="32"/>
          <w:szCs w:val="28"/>
          <w:rPrChange w:id="3736" w:author="Kai Pa" w:date="2018-05-21T21:31:00Z">
            <w:rPr>
              <w:ins w:id="3737" w:author="Kai Pa" w:date="2018-05-18T08:47:00Z"/>
              <w:rFonts w:ascii="Times New Roman" w:hAnsi="Times New Roman" w:cs="Times New Roman"/>
              <w:sz w:val="28"/>
              <w:szCs w:val="28"/>
            </w:rPr>
          </w:rPrChange>
        </w:rPr>
      </w:pPr>
      <w:ins w:id="3738" w:author="Kai Pa" w:date="2018-05-18T08:47:00Z">
        <w:r w:rsidRPr="00B90FBE">
          <w:rPr>
            <w:rFonts w:ascii="Times New Roman" w:hAnsi="Times New Roman" w:cs="Times New Roman"/>
            <w:sz w:val="32"/>
            <w:szCs w:val="28"/>
            <w:rPrChange w:id="3739" w:author="Kai Pa" w:date="2018-05-21T21:31:00Z">
              <w:rPr>
                <w:rFonts w:ascii="Times New Roman" w:hAnsi="Times New Roman" w:cs="Times New Roman"/>
                <w:sz w:val="28"/>
                <w:szCs w:val="28"/>
              </w:rPr>
            </w:rPrChange>
          </w:rPr>
          <w:t>Bước 4 : Xuất D2</w:t>
        </w:r>
      </w:ins>
    </w:p>
    <w:p w14:paraId="24934ED8" w14:textId="77777777" w:rsidR="00A16568" w:rsidRPr="00B90FBE" w:rsidRDefault="00A16568" w:rsidP="00A16568">
      <w:pPr>
        <w:pStyle w:val="ListParagraph"/>
        <w:numPr>
          <w:ilvl w:val="0"/>
          <w:numId w:val="21"/>
        </w:numPr>
        <w:tabs>
          <w:tab w:val="left" w:pos="1605"/>
        </w:tabs>
        <w:rPr>
          <w:ins w:id="3740" w:author="Kai Pa" w:date="2018-05-18T08:47:00Z"/>
          <w:rFonts w:ascii="Times New Roman" w:hAnsi="Times New Roman" w:cs="Times New Roman"/>
          <w:sz w:val="32"/>
          <w:szCs w:val="28"/>
          <w:rPrChange w:id="3741" w:author="Kai Pa" w:date="2018-05-21T21:31:00Z">
            <w:rPr>
              <w:ins w:id="3742" w:author="Kai Pa" w:date="2018-05-18T08:47:00Z"/>
              <w:rFonts w:ascii="Times New Roman" w:hAnsi="Times New Roman" w:cs="Times New Roman"/>
              <w:sz w:val="28"/>
              <w:szCs w:val="28"/>
            </w:rPr>
          </w:rPrChange>
        </w:rPr>
      </w:pPr>
      <w:ins w:id="3743" w:author="Kai Pa" w:date="2018-05-18T08:47:00Z">
        <w:r w:rsidRPr="00B90FBE">
          <w:rPr>
            <w:rFonts w:ascii="Times New Roman" w:hAnsi="Times New Roman" w:cs="Times New Roman"/>
            <w:sz w:val="32"/>
            <w:szCs w:val="28"/>
            <w:rPrChange w:id="3744" w:author="Kai Pa" w:date="2018-05-21T21:31:00Z">
              <w:rPr>
                <w:rFonts w:ascii="Times New Roman" w:hAnsi="Times New Roman" w:cs="Times New Roman"/>
                <w:sz w:val="28"/>
                <w:szCs w:val="28"/>
              </w:rPr>
            </w:rPrChange>
          </w:rPr>
          <w:t>Bước 5 : In phiếu rút tiền (D5)</w:t>
        </w:r>
      </w:ins>
    </w:p>
    <w:p w14:paraId="42448278" w14:textId="77777777" w:rsidR="00A16568" w:rsidRPr="00B90FBE" w:rsidRDefault="00A16568" w:rsidP="00A16568">
      <w:pPr>
        <w:pStyle w:val="ListParagraph"/>
        <w:numPr>
          <w:ilvl w:val="0"/>
          <w:numId w:val="21"/>
        </w:numPr>
        <w:tabs>
          <w:tab w:val="left" w:pos="1605"/>
        </w:tabs>
        <w:rPr>
          <w:ins w:id="3745" w:author="Kai Pa" w:date="2018-05-18T08:47:00Z"/>
          <w:rFonts w:ascii="Times New Roman" w:hAnsi="Times New Roman" w:cs="Times New Roman"/>
          <w:sz w:val="32"/>
          <w:szCs w:val="28"/>
          <w:rPrChange w:id="3746" w:author="Kai Pa" w:date="2018-05-21T21:31:00Z">
            <w:rPr>
              <w:ins w:id="3747" w:author="Kai Pa" w:date="2018-05-18T08:47:00Z"/>
              <w:rFonts w:ascii="Times New Roman" w:hAnsi="Times New Roman" w:cs="Times New Roman"/>
              <w:sz w:val="28"/>
              <w:szCs w:val="28"/>
            </w:rPr>
          </w:rPrChange>
        </w:rPr>
      </w:pPr>
      <w:ins w:id="3748" w:author="Kai Pa" w:date="2018-05-18T08:47:00Z">
        <w:r w:rsidRPr="00B90FBE">
          <w:rPr>
            <w:rFonts w:ascii="Times New Roman" w:hAnsi="Times New Roman" w:cs="Times New Roman"/>
            <w:sz w:val="32"/>
            <w:szCs w:val="28"/>
            <w:rPrChange w:id="3749" w:author="Kai Pa" w:date="2018-05-21T21:31:00Z">
              <w:rPr>
                <w:rFonts w:ascii="Times New Roman" w:hAnsi="Times New Roman" w:cs="Times New Roman"/>
                <w:sz w:val="28"/>
                <w:szCs w:val="28"/>
              </w:rPr>
            </w:rPrChange>
          </w:rPr>
          <w:t>Bước 6 : Đóng CSDL</w:t>
        </w:r>
      </w:ins>
    </w:p>
    <w:p w14:paraId="594E12CE" w14:textId="35E6918F" w:rsidR="00A76313" w:rsidRPr="00B90FBE" w:rsidRDefault="00A16568" w:rsidP="00A16568">
      <w:pPr>
        <w:pStyle w:val="ListParagraph"/>
        <w:numPr>
          <w:ilvl w:val="0"/>
          <w:numId w:val="21"/>
        </w:numPr>
        <w:tabs>
          <w:tab w:val="left" w:pos="1605"/>
        </w:tabs>
        <w:rPr>
          <w:ins w:id="3750" w:author="Kai Pa" w:date="2018-05-18T22:28:00Z"/>
          <w:rFonts w:ascii="Times New Roman" w:hAnsi="Times New Roman" w:cs="Times New Roman"/>
          <w:sz w:val="32"/>
          <w:szCs w:val="28"/>
          <w:rPrChange w:id="3751" w:author="Kai Pa" w:date="2018-05-21T21:31:00Z">
            <w:rPr>
              <w:ins w:id="3752" w:author="Kai Pa" w:date="2018-05-18T22:28:00Z"/>
              <w:rFonts w:ascii="Times New Roman" w:hAnsi="Times New Roman" w:cs="Times New Roman"/>
              <w:sz w:val="36"/>
              <w:szCs w:val="28"/>
            </w:rPr>
          </w:rPrChange>
        </w:rPr>
      </w:pPr>
      <w:ins w:id="3753" w:author="Kai Pa" w:date="2018-05-18T08:47:00Z">
        <w:r w:rsidRPr="00B90FBE">
          <w:rPr>
            <w:rFonts w:ascii="Times New Roman" w:hAnsi="Times New Roman" w:cs="Times New Roman"/>
            <w:sz w:val="32"/>
            <w:szCs w:val="28"/>
            <w:rPrChange w:id="3754" w:author="Kai Pa" w:date="2018-05-21T21:31:00Z">
              <w:rPr>
                <w:rFonts w:ascii="Times New Roman" w:hAnsi="Times New Roman" w:cs="Times New Roman"/>
                <w:sz w:val="28"/>
                <w:szCs w:val="28"/>
              </w:rPr>
            </w:rPrChange>
          </w:rPr>
          <w:t>Bước 7 : Kết thúc.</w:t>
        </w:r>
      </w:ins>
    </w:p>
    <w:p w14:paraId="31702274" w14:textId="4E74E935" w:rsidR="00A16568" w:rsidRPr="00B90FBE" w:rsidRDefault="00A76313">
      <w:pPr>
        <w:rPr>
          <w:ins w:id="3755" w:author="Kai Pa" w:date="2018-05-18T08:47:00Z"/>
          <w:rFonts w:ascii="Times New Roman" w:hAnsi="Times New Roman" w:cs="Times New Roman"/>
          <w:sz w:val="40"/>
          <w:szCs w:val="28"/>
          <w:rPrChange w:id="3756" w:author="Kai Pa" w:date="2018-05-21T21:31:00Z">
            <w:rPr>
              <w:ins w:id="3757" w:author="Kai Pa" w:date="2018-05-18T08:47:00Z"/>
              <w:rFonts w:ascii="Times New Roman" w:hAnsi="Times New Roman" w:cs="Times New Roman"/>
              <w:sz w:val="28"/>
              <w:szCs w:val="28"/>
            </w:rPr>
          </w:rPrChange>
        </w:rPr>
        <w:pPrChange w:id="3758" w:author="Kai Pa" w:date="2018-05-18T22:28:00Z">
          <w:pPr>
            <w:pStyle w:val="ListParagraph"/>
            <w:numPr>
              <w:numId w:val="21"/>
            </w:numPr>
            <w:tabs>
              <w:tab w:val="left" w:pos="1605"/>
            </w:tabs>
            <w:ind w:hanging="360"/>
          </w:pPr>
        </w:pPrChange>
      </w:pPr>
      <w:ins w:id="3759" w:author="Kai Pa" w:date="2018-05-18T22:28:00Z">
        <w:r w:rsidRPr="00B90FBE">
          <w:rPr>
            <w:rFonts w:ascii="Times New Roman" w:hAnsi="Times New Roman" w:cs="Times New Roman"/>
            <w:sz w:val="40"/>
            <w:szCs w:val="28"/>
            <w:rPrChange w:id="3760" w:author="Kai Pa" w:date="2018-05-21T21:31:00Z">
              <w:rPr>
                <w:rFonts w:ascii="Times New Roman" w:hAnsi="Times New Roman" w:cs="Times New Roman"/>
                <w:sz w:val="36"/>
                <w:szCs w:val="28"/>
              </w:rPr>
            </w:rPrChange>
          </w:rPr>
          <w:br w:type="page"/>
        </w:r>
      </w:ins>
    </w:p>
    <w:p w14:paraId="2334412E" w14:textId="77777777" w:rsidR="00A16568" w:rsidRPr="00B90FBE" w:rsidRDefault="00A16568" w:rsidP="00A16568">
      <w:pPr>
        <w:pStyle w:val="ListParagraph"/>
        <w:tabs>
          <w:tab w:val="left" w:pos="1605"/>
        </w:tabs>
        <w:rPr>
          <w:ins w:id="3761" w:author="Kai Pa" w:date="2018-05-18T08:47:00Z"/>
          <w:rFonts w:ascii="Times New Roman" w:hAnsi="Times New Roman" w:cs="Times New Roman"/>
          <w:sz w:val="40"/>
          <w:szCs w:val="28"/>
          <w:rPrChange w:id="3762" w:author="Kai Pa" w:date="2018-05-21T21:31:00Z">
            <w:rPr>
              <w:ins w:id="3763" w:author="Kai Pa" w:date="2018-05-18T08:47:00Z"/>
              <w:rFonts w:ascii="Times New Roman" w:hAnsi="Times New Roman" w:cs="Times New Roman"/>
              <w:sz w:val="28"/>
              <w:szCs w:val="28"/>
            </w:rPr>
          </w:rPrChange>
        </w:rPr>
      </w:pPr>
    </w:p>
    <w:p w14:paraId="26B53B1C" w14:textId="77777777" w:rsidR="00A16568" w:rsidRPr="00B90FBE" w:rsidRDefault="00A16568" w:rsidP="00A16568">
      <w:pPr>
        <w:pStyle w:val="ListParagraph"/>
        <w:numPr>
          <w:ilvl w:val="0"/>
          <w:numId w:val="27"/>
        </w:numPr>
        <w:tabs>
          <w:tab w:val="left" w:pos="1605"/>
        </w:tabs>
        <w:rPr>
          <w:ins w:id="3764" w:author="Kai Pa" w:date="2018-05-18T08:47:00Z"/>
          <w:rFonts w:ascii="Times New Roman" w:hAnsi="Times New Roman" w:cs="Times New Roman"/>
          <w:sz w:val="40"/>
          <w:szCs w:val="28"/>
          <w:rPrChange w:id="3765" w:author="Kai Pa" w:date="2018-05-21T21:31:00Z">
            <w:rPr>
              <w:ins w:id="3766" w:author="Kai Pa" w:date="2018-05-18T08:47:00Z"/>
              <w:rFonts w:ascii="Times New Roman" w:hAnsi="Times New Roman" w:cs="Times New Roman"/>
              <w:sz w:val="28"/>
              <w:szCs w:val="28"/>
            </w:rPr>
          </w:rPrChange>
        </w:rPr>
      </w:pPr>
      <w:ins w:id="3767" w:author="Kai Pa" w:date="2018-05-18T08:47:00Z">
        <w:r w:rsidRPr="00B90FBE">
          <w:rPr>
            <w:noProof/>
            <w:sz w:val="32"/>
            <w:rPrChange w:id="3768" w:author="Kai Pa" w:date="2018-05-21T21:31:00Z">
              <w:rPr>
                <w:noProof/>
              </w:rPr>
            </w:rPrChange>
          </w:rPr>
          <mc:AlternateContent>
            <mc:Choice Requires="wps">
              <w:drawing>
                <wp:anchor distT="0" distB="0" distL="114300" distR="114300" simplePos="0" relativeHeight="251774976" behindDoc="0" locked="0" layoutInCell="1" allowOverlap="1" wp14:anchorId="101425B9" wp14:editId="6FF7DB5B">
                  <wp:simplePos x="0" y="0"/>
                  <wp:positionH relativeFrom="column">
                    <wp:posOffset>2095500</wp:posOffset>
                  </wp:positionH>
                  <wp:positionV relativeFrom="paragraph">
                    <wp:posOffset>120650</wp:posOffset>
                  </wp:positionV>
                  <wp:extent cx="1590675" cy="5429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A72B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25B9" id="Rectangle 87" o:spid="_x0000_s1042" style="position:absolute;left:0;text-align:left;margin-left:165pt;margin-top:9.5pt;width:125.25pt;height:4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GQXJX+AAgAA&#10;TgUAAA4AAAAAAAAAAAAAAAAALgIAAGRycy9lMm9Eb2MueG1sUEsBAi0AFAAGAAgAAAAhAK4fAs3c&#10;AAAACgEAAA8AAAAAAAAAAAAAAAAA2gQAAGRycy9kb3ducmV2LnhtbFBLBQYAAAAABAAEAPMAAADj&#10;BQAAAAA=&#10;" fillcolor="#5b9bd5 [3204]" strokecolor="#1f4d78 [1604]" strokeweight="1pt">
                  <v:textbox>
                    <w:txbxContent>
                      <w:p w14:paraId="725A72B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v:textbox>
                </v:rect>
              </w:pict>
            </mc:Fallback>
          </mc:AlternateContent>
        </w:r>
        <w:r w:rsidRPr="00B90FBE">
          <w:rPr>
            <w:noProof/>
            <w:sz w:val="32"/>
            <w:rPrChange w:id="3769" w:author="Kai Pa" w:date="2018-05-21T21:31:00Z">
              <w:rPr>
                <w:noProof/>
              </w:rPr>
            </w:rPrChange>
          </w:rPr>
          <mc:AlternateContent>
            <mc:Choice Requires="wps">
              <w:drawing>
                <wp:anchor distT="0" distB="0" distL="114300" distR="114300" simplePos="0" relativeHeight="251778048" behindDoc="0" locked="0" layoutInCell="1" allowOverlap="1" wp14:anchorId="12A73842" wp14:editId="3425FBBE">
                  <wp:simplePos x="0" y="0"/>
                  <wp:positionH relativeFrom="column">
                    <wp:posOffset>2209482</wp:posOffset>
                  </wp:positionH>
                  <wp:positionV relativeFrom="paragraph">
                    <wp:posOffset>1008063</wp:posOffset>
                  </wp:positionV>
                  <wp:extent cx="753745" cy="132080"/>
                  <wp:effectExtent l="25083" t="0" r="33337" b="33338"/>
                  <wp:wrapNone/>
                  <wp:docPr id="88" name="Right Arrow 8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1481" id="Right Arrow 88" o:spid="_x0000_s1026" type="#_x0000_t13" style="position:absolute;margin-left:173.95pt;margin-top:79.4pt;width:59.35pt;height:10.4pt;rotation:-90;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CU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5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" adj="19707" fillcolor="#5b9bd5 [3204]" strokecolor="#1f4d78 [1604]" strokeweight="1pt"/>
              </w:pict>
            </mc:Fallback>
          </mc:AlternateContent>
        </w:r>
        <w:r w:rsidRPr="00B90FBE">
          <w:rPr>
            <w:noProof/>
            <w:sz w:val="32"/>
            <w:rPrChange w:id="3770" w:author="Kai Pa" w:date="2018-05-21T21:31:00Z">
              <w:rPr>
                <w:noProof/>
              </w:rPr>
            </w:rPrChange>
          </w:rPr>
          <mc:AlternateContent>
            <mc:Choice Requires="wps">
              <w:drawing>
                <wp:anchor distT="0" distB="0" distL="114300" distR="114300" simplePos="0" relativeHeight="251776000" behindDoc="0" locked="0" layoutInCell="1" allowOverlap="1" wp14:anchorId="3037719B" wp14:editId="5A0E0905">
                  <wp:simplePos x="0" y="0"/>
                  <wp:positionH relativeFrom="column">
                    <wp:posOffset>2824162</wp:posOffset>
                  </wp:positionH>
                  <wp:positionV relativeFrom="paragraph">
                    <wp:posOffset>985838</wp:posOffset>
                  </wp:positionV>
                  <wp:extent cx="753745" cy="132080"/>
                  <wp:effectExtent l="25083" t="13017" r="33337" b="14288"/>
                  <wp:wrapNone/>
                  <wp:docPr id="89" name="Right Arrow 8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10A40" id="Right Arrow 89" o:spid="_x0000_s1026" type="#_x0000_t13" style="position:absolute;margin-left:222.35pt;margin-top:77.65pt;width:59.35pt;height:10.4pt;rotation:90;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kq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2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pDtpKq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11A959E5" w14:textId="77777777" w:rsidR="00A16568" w:rsidRPr="00B90FBE" w:rsidRDefault="00A16568" w:rsidP="00A16568">
      <w:pPr>
        <w:rPr>
          <w:ins w:id="3771" w:author="Kai Pa" w:date="2018-05-18T08:47:00Z"/>
          <w:sz w:val="32"/>
          <w:rPrChange w:id="3772" w:author="Kai Pa" w:date="2018-05-21T21:31:00Z">
            <w:rPr>
              <w:ins w:id="3773" w:author="Kai Pa" w:date="2018-05-18T08:47:00Z"/>
            </w:rPr>
          </w:rPrChange>
        </w:rPr>
      </w:pPr>
    </w:p>
    <w:p w14:paraId="28EA6CED" w14:textId="77777777" w:rsidR="00A16568" w:rsidRPr="00B90FBE" w:rsidRDefault="00A16568" w:rsidP="00A16568">
      <w:pPr>
        <w:rPr>
          <w:ins w:id="3774" w:author="Kai Pa" w:date="2018-05-18T08:47:00Z"/>
          <w:sz w:val="32"/>
          <w:rPrChange w:id="3775" w:author="Kai Pa" w:date="2018-05-21T21:31:00Z">
            <w:rPr>
              <w:ins w:id="3776" w:author="Kai Pa" w:date="2018-05-18T08:47:00Z"/>
            </w:rPr>
          </w:rPrChange>
        </w:rPr>
      </w:pPr>
    </w:p>
    <w:p w14:paraId="4461858E" w14:textId="77777777" w:rsidR="00A16568" w:rsidRPr="00B90FBE" w:rsidRDefault="00A16568" w:rsidP="00A16568">
      <w:pPr>
        <w:tabs>
          <w:tab w:val="left" w:pos="3405"/>
          <w:tab w:val="left" w:pos="5340"/>
        </w:tabs>
        <w:rPr>
          <w:ins w:id="3777" w:author="Kai Pa" w:date="2018-05-18T08:47:00Z"/>
          <w:rFonts w:ascii="Times New Roman" w:hAnsi="Times New Roman" w:cs="Times New Roman"/>
          <w:sz w:val="32"/>
          <w:rPrChange w:id="3778" w:author="Kai Pa" w:date="2018-05-21T21:31:00Z">
            <w:rPr>
              <w:ins w:id="3779" w:author="Kai Pa" w:date="2018-05-18T08:47:00Z"/>
              <w:rFonts w:ascii="Times New Roman" w:hAnsi="Times New Roman" w:cs="Times New Roman"/>
            </w:rPr>
          </w:rPrChange>
        </w:rPr>
      </w:pPr>
      <w:ins w:id="3780" w:author="Kai Pa" w:date="2018-05-18T08:47:00Z">
        <w:r w:rsidRPr="00B90FBE">
          <w:rPr>
            <w:sz w:val="32"/>
            <w:rPrChange w:id="3781" w:author="Kai Pa" w:date="2018-05-21T21:31:00Z">
              <w:rPr/>
            </w:rPrChange>
          </w:rPr>
          <w:tab/>
        </w:r>
        <w:r w:rsidRPr="00B90FBE">
          <w:rPr>
            <w:rFonts w:ascii="Times New Roman" w:hAnsi="Times New Roman" w:cs="Times New Roman"/>
            <w:sz w:val="40"/>
            <w:szCs w:val="28"/>
            <w:rPrChange w:id="3782" w:author="Kai Pa" w:date="2018-05-21T21:31:00Z">
              <w:rPr>
                <w:rFonts w:ascii="Times New Roman" w:hAnsi="Times New Roman" w:cs="Times New Roman"/>
                <w:sz w:val="28"/>
                <w:szCs w:val="28"/>
              </w:rPr>
            </w:rPrChange>
          </w:rPr>
          <w:t>D1</w:t>
        </w:r>
        <w:r w:rsidRPr="00B90FBE">
          <w:rPr>
            <w:sz w:val="32"/>
            <w:rPrChange w:id="3783" w:author="Kai Pa" w:date="2018-05-21T21:31:00Z">
              <w:rPr/>
            </w:rPrChange>
          </w:rPr>
          <w:tab/>
        </w:r>
        <w:r w:rsidRPr="00B90FBE">
          <w:rPr>
            <w:rFonts w:ascii="Times New Roman" w:hAnsi="Times New Roman" w:cs="Times New Roman"/>
            <w:sz w:val="40"/>
            <w:szCs w:val="28"/>
            <w:rPrChange w:id="3784" w:author="Kai Pa" w:date="2018-05-21T21:31:00Z">
              <w:rPr>
                <w:rFonts w:ascii="Times New Roman" w:hAnsi="Times New Roman" w:cs="Times New Roman"/>
                <w:sz w:val="28"/>
                <w:szCs w:val="28"/>
              </w:rPr>
            </w:rPrChange>
          </w:rPr>
          <w:t>D2</w:t>
        </w:r>
      </w:ins>
    </w:p>
    <w:p w14:paraId="6C4D8109" w14:textId="77777777" w:rsidR="00A16568" w:rsidRPr="00B90FBE" w:rsidRDefault="00A16568" w:rsidP="00A16568">
      <w:pPr>
        <w:rPr>
          <w:ins w:id="3785" w:author="Kai Pa" w:date="2018-05-18T08:47:00Z"/>
          <w:sz w:val="32"/>
          <w:rPrChange w:id="3786" w:author="Kai Pa" w:date="2018-05-21T21:31:00Z">
            <w:rPr>
              <w:ins w:id="3787" w:author="Kai Pa" w:date="2018-05-18T08:47:00Z"/>
            </w:rPr>
          </w:rPrChange>
        </w:rPr>
      </w:pPr>
      <w:ins w:id="3788" w:author="Kai Pa" w:date="2018-05-18T08:47:00Z">
        <w:r w:rsidRPr="00B90FBE">
          <w:rPr>
            <w:noProof/>
            <w:sz w:val="32"/>
            <w:rPrChange w:id="3789" w:author="Kai Pa" w:date="2018-05-21T21:31:00Z">
              <w:rPr>
                <w:noProof/>
              </w:rPr>
            </w:rPrChange>
          </w:rPr>
          <mc:AlternateContent>
            <mc:Choice Requires="wps">
              <w:drawing>
                <wp:anchor distT="0" distB="0" distL="114300" distR="114300" simplePos="0" relativeHeight="251773952" behindDoc="0" locked="0" layoutInCell="1" allowOverlap="1" wp14:anchorId="677CEA1E" wp14:editId="3E2E70EB">
                  <wp:simplePos x="0" y="0"/>
                  <wp:positionH relativeFrom="column">
                    <wp:posOffset>1743075</wp:posOffset>
                  </wp:positionH>
                  <wp:positionV relativeFrom="paragraph">
                    <wp:posOffset>268605</wp:posOffset>
                  </wp:positionV>
                  <wp:extent cx="2247900" cy="714375"/>
                  <wp:effectExtent l="0" t="0" r="19050" b="28575"/>
                  <wp:wrapNone/>
                  <wp:docPr id="90" name="Oval 90"/>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F610C"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CEA1E" id="Oval 90" o:spid="_x0000_s1043" style="position:absolute;margin-left:137.25pt;margin-top:21.15pt;width:177pt;height:5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8KegIAAEwFAAAOAAAAZHJzL2Uyb0RvYy54bWysVF9P2zAQf5+072D5fSTpyjoq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" fillcolor="#5b9bd5 [3204]" strokecolor="#1f4d78 [1604]" strokeweight="1pt">
                  <v:stroke joinstyle="miter"/>
                  <v:textbox>
                    <w:txbxContent>
                      <w:p w14:paraId="12EF610C"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v:textbox>
                </v:oval>
              </w:pict>
            </mc:Fallback>
          </mc:AlternateContent>
        </w:r>
      </w:ins>
    </w:p>
    <w:p w14:paraId="745C180C" w14:textId="77777777" w:rsidR="00A16568" w:rsidRPr="00B90FBE" w:rsidRDefault="00A16568" w:rsidP="00A16568">
      <w:pPr>
        <w:tabs>
          <w:tab w:val="left" w:pos="6480"/>
        </w:tabs>
        <w:rPr>
          <w:ins w:id="3790" w:author="Kai Pa" w:date="2018-05-18T08:47:00Z"/>
          <w:rFonts w:ascii="Times New Roman" w:hAnsi="Times New Roman" w:cs="Times New Roman"/>
          <w:sz w:val="40"/>
          <w:szCs w:val="28"/>
          <w:rPrChange w:id="3791" w:author="Kai Pa" w:date="2018-05-21T21:31:00Z">
            <w:rPr>
              <w:ins w:id="3792" w:author="Kai Pa" w:date="2018-05-18T08:47:00Z"/>
              <w:rFonts w:ascii="Times New Roman" w:hAnsi="Times New Roman" w:cs="Times New Roman"/>
              <w:sz w:val="28"/>
              <w:szCs w:val="28"/>
            </w:rPr>
          </w:rPrChange>
        </w:rPr>
      </w:pPr>
      <w:ins w:id="3793" w:author="Kai Pa" w:date="2018-05-18T08:47:00Z">
        <w:r w:rsidRPr="00B90FBE">
          <w:rPr>
            <w:sz w:val="32"/>
            <w:rPrChange w:id="3794" w:author="Kai Pa" w:date="2018-05-21T21:31:00Z">
              <w:rPr/>
            </w:rPrChange>
          </w:rPr>
          <w:tab/>
        </w:r>
      </w:ins>
    </w:p>
    <w:p w14:paraId="0C138637" w14:textId="77777777" w:rsidR="00A16568" w:rsidRPr="00B90FBE" w:rsidRDefault="00A16568" w:rsidP="00A16568">
      <w:pPr>
        <w:rPr>
          <w:ins w:id="3795" w:author="Kai Pa" w:date="2018-05-18T08:47:00Z"/>
          <w:sz w:val="32"/>
          <w:rPrChange w:id="3796" w:author="Kai Pa" w:date="2018-05-21T21:31:00Z">
            <w:rPr>
              <w:ins w:id="3797" w:author="Kai Pa" w:date="2018-05-18T08:47:00Z"/>
            </w:rPr>
          </w:rPrChange>
        </w:rPr>
      </w:pPr>
    </w:p>
    <w:p w14:paraId="64109736" w14:textId="77777777" w:rsidR="00A16568" w:rsidRPr="00B90FBE" w:rsidRDefault="00A16568" w:rsidP="00A16568">
      <w:pPr>
        <w:rPr>
          <w:ins w:id="3798" w:author="Kai Pa" w:date="2018-05-18T08:47:00Z"/>
          <w:sz w:val="32"/>
          <w:rPrChange w:id="3799" w:author="Kai Pa" w:date="2018-05-21T21:31:00Z">
            <w:rPr>
              <w:ins w:id="3800" w:author="Kai Pa" w:date="2018-05-18T08:47:00Z"/>
            </w:rPr>
          </w:rPrChange>
        </w:rPr>
      </w:pPr>
    </w:p>
    <w:p w14:paraId="6B85EB66" w14:textId="77777777" w:rsidR="00A16568" w:rsidRPr="00B90FBE" w:rsidRDefault="00A16568" w:rsidP="00A16568">
      <w:pPr>
        <w:tabs>
          <w:tab w:val="left" w:pos="3795"/>
        </w:tabs>
        <w:rPr>
          <w:ins w:id="3801" w:author="Kai Pa" w:date="2018-05-18T08:47:00Z"/>
          <w:sz w:val="32"/>
          <w:rPrChange w:id="3802" w:author="Kai Pa" w:date="2018-05-21T21:31:00Z">
            <w:rPr>
              <w:ins w:id="3803" w:author="Kai Pa" w:date="2018-05-18T08:47:00Z"/>
            </w:rPr>
          </w:rPrChange>
        </w:rPr>
      </w:pPr>
      <w:ins w:id="3804" w:author="Kai Pa" w:date="2018-05-18T08:47:00Z">
        <w:r w:rsidRPr="00B90FBE">
          <w:rPr>
            <w:noProof/>
            <w:sz w:val="32"/>
            <w:rPrChange w:id="3805" w:author="Kai Pa" w:date="2018-05-21T21:31:00Z">
              <w:rPr>
                <w:noProof/>
              </w:rPr>
            </w:rPrChange>
          </w:rPr>
          <mc:AlternateContent>
            <mc:Choice Requires="wps">
              <w:drawing>
                <wp:anchor distT="0" distB="0" distL="114300" distR="114300" simplePos="0" relativeHeight="251779072" behindDoc="0" locked="0" layoutInCell="1" allowOverlap="1" wp14:anchorId="16AEB00E" wp14:editId="46A4C3E8">
                  <wp:simplePos x="0" y="0"/>
                  <wp:positionH relativeFrom="column">
                    <wp:posOffset>2238057</wp:posOffset>
                  </wp:positionH>
                  <wp:positionV relativeFrom="paragraph">
                    <wp:posOffset>186374</wp:posOffset>
                  </wp:positionV>
                  <wp:extent cx="753745" cy="132080"/>
                  <wp:effectExtent l="25083" t="13017" r="33337" b="14288"/>
                  <wp:wrapNone/>
                  <wp:docPr id="91" name="Right Arrow 9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791" id="Right Arrow 91" o:spid="_x0000_s1026" type="#_x0000_t13" style="position:absolute;margin-left:176.2pt;margin-top:14.7pt;width:59.35pt;height:10.4pt;rotation:90;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Aa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" adj="19707" fillcolor="#5b9bd5 [3204]" strokecolor="#1f4d78 [1604]" strokeweight="1pt"/>
              </w:pict>
            </mc:Fallback>
          </mc:AlternateContent>
        </w:r>
        <w:r w:rsidRPr="00B90FBE">
          <w:rPr>
            <w:noProof/>
            <w:sz w:val="32"/>
            <w:rPrChange w:id="3806" w:author="Kai Pa" w:date="2018-05-21T21:31:00Z">
              <w:rPr>
                <w:noProof/>
              </w:rPr>
            </w:rPrChange>
          </w:rPr>
          <mc:AlternateContent>
            <mc:Choice Requires="wps">
              <w:drawing>
                <wp:anchor distT="0" distB="0" distL="114300" distR="114300" simplePos="0" relativeHeight="251777024" behindDoc="0" locked="0" layoutInCell="1" allowOverlap="1" wp14:anchorId="39FC6550" wp14:editId="22C77339">
                  <wp:simplePos x="0" y="0"/>
                  <wp:positionH relativeFrom="column">
                    <wp:posOffset>2828608</wp:posOffset>
                  </wp:positionH>
                  <wp:positionV relativeFrom="paragraph">
                    <wp:posOffset>164149</wp:posOffset>
                  </wp:positionV>
                  <wp:extent cx="753745" cy="132080"/>
                  <wp:effectExtent l="25083" t="0" r="33337" b="33338"/>
                  <wp:wrapNone/>
                  <wp:docPr id="20" name="Right Arrow 20"/>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FB353" id="Right Arrow 20" o:spid="_x0000_s1026" type="#_x0000_t13" style="position:absolute;margin-left:222.75pt;margin-top:12.95pt;width:59.35pt;height:10.4pt;rotation:-90;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B8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" adj="19707" fillcolor="#5b9bd5 [3204]" strokecolor="#1f4d78 [1604]" strokeweight="1pt"/>
              </w:pict>
            </mc:Fallback>
          </mc:AlternateContent>
        </w:r>
        <w:r w:rsidRPr="00B90FBE">
          <w:rPr>
            <w:sz w:val="32"/>
            <w:rPrChange w:id="3807" w:author="Kai Pa" w:date="2018-05-21T21:31:00Z">
              <w:rPr/>
            </w:rPrChange>
          </w:rPr>
          <w:tab/>
        </w:r>
      </w:ins>
    </w:p>
    <w:p w14:paraId="0BA4A0C5" w14:textId="2DC4C0B6" w:rsidR="00A16568" w:rsidRPr="00B90FBE" w:rsidRDefault="00A16568" w:rsidP="00A16568">
      <w:pPr>
        <w:tabs>
          <w:tab w:val="left" w:pos="3795"/>
          <w:tab w:val="left" w:pos="5370"/>
        </w:tabs>
        <w:rPr>
          <w:ins w:id="3808" w:author="Kai Pa" w:date="2018-05-18T08:47:00Z"/>
          <w:sz w:val="40"/>
          <w:szCs w:val="28"/>
          <w:rPrChange w:id="3809" w:author="Kai Pa" w:date="2018-05-21T21:31:00Z">
            <w:rPr>
              <w:ins w:id="3810" w:author="Kai Pa" w:date="2018-05-18T08:47:00Z"/>
              <w:sz w:val="28"/>
              <w:szCs w:val="28"/>
            </w:rPr>
          </w:rPrChange>
        </w:rPr>
      </w:pPr>
      <w:ins w:id="3811" w:author="Kai Pa" w:date="2018-05-18T08:47:00Z">
        <w:r w:rsidRPr="00B90FBE">
          <w:rPr>
            <w:rFonts w:ascii="Times New Roman" w:hAnsi="Times New Roman" w:cs="Times New Roman"/>
            <w:sz w:val="32"/>
            <w:rPrChange w:id="3812"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813" w:author="Kai Pa" w:date="2018-05-21T21:31:00Z">
              <w:rPr>
                <w:rFonts w:ascii="Times New Roman" w:hAnsi="Times New Roman" w:cs="Times New Roman"/>
                <w:sz w:val="28"/>
              </w:rPr>
            </w:rPrChange>
          </w:rPr>
          <w:t xml:space="preserve">            </w:t>
        </w:r>
      </w:ins>
      <w:ins w:id="3814" w:author="Kai Pa" w:date="2018-05-21T21:34:00Z">
        <w:r w:rsidR="00B90FBE">
          <w:rPr>
            <w:rFonts w:ascii="Times New Roman" w:hAnsi="Times New Roman" w:cs="Times New Roman"/>
            <w:sz w:val="32"/>
          </w:rPr>
          <w:t xml:space="preserve">    </w:t>
        </w:r>
      </w:ins>
      <w:ins w:id="3815" w:author="Kai Pa" w:date="2018-05-18T08:47:00Z">
        <w:r w:rsidR="00A76313" w:rsidRPr="00B90FBE">
          <w:rPr>
            <w:rFonts w:ascii="Times New Roman" w:hAnsi="Times New Roman" w:cs="Times New Roman"/>
            <w:sz w:val="32"/>
            <w:rPrChange w:id="3816"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817"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818" w:author="Kai Pa" w:date="2018-05-21T21:31:00Z">
              <w:rPr>
                <w:rFonts w:ascii="Times New Roman" w:hAnsi="Times New Roman" w:cs="Times New Roman"/>
                <w:sz w:val="28"/>
                <w:szCs w:val="28"/>
              </w:rPr>
            </w:rPrChange>
          </w:rPr>
          <w:t>D3</w:t>
        </w:r>
        <w:r w:rsidR="00A76313" w:rsidRPr="00B90FBE">
          <w:rPr>
            <w:sz w:val="32"/>
            <w:rPrChange w:id="3819" w:author="Kai Pa" w:date="2018-05-21T21:31:00Z">
              <w:rPr>
                <w:sz w:val="28"/>
              </w:rPr>
            </w:rPrChange>
          </w:rPr>
          <w:t xml:space="preserve">                       </w:t>
        </w:r>
        <w:r w:rsidRPr="00B90FBE">
          <w:rPr>
            <w:rFonts w:ascii="Times New Roman" w:hAnsi="Times New Roman" w:cs="Times New Roman"/>
            <w:sz w:val="40"/>
            <w:szCs w:val="28"/>
            <w:rPrChange w:id="3820" w:author="Kai Pa" w:date="2018-05-21T21:31:00Z">
              <w:rPr>
                <w:rFonts w:ascii="Times New Roman" w:hAnsi="Times New Roman" w:cs="Times New Roman"/>
                <w:sz w:val="28"/>
                <w:szCs w:val="28"/>
              </w:rPr>
            </w:rPrChange>
          </w:rPr>
          <w:t>D4</w:t>
        </w:r>
      </w:ins>
    </w:p>
    <w:p w14:paraId="45B84AA8" w14:textId="77777777" w:rsidR="00A16568" w:rsidRPr="00B90FBE" w:rsidRDefault="00A16568" w:rsidP="00A16568">
      <w:pPr>
        <w:rPr>
          <w:ins w:id="3821" w:author="Kai Pa" w:date="2018-05-18T08:47:00Z"/>
          <w:sz w:val="40"/>
          <w:szCs w:val="28"/>
          <w:rPrChange w:id="3822" w:author="Kai Pa" w:date="2018-05-21T21:31:00Z">
            <w:rPr>
              <w:ins w:id="3823" w:author="Kai Pa" w:date="2018-05-18T08:47:00Z"/>
              <w:sz w:val="28"/>
              <w:szCs w:val="28"/>
            </w:rPr>
          </w:rPrChange>
        </w:rPr>
      </w:pPr>
      <w:ins w:id="3824" w:author="Kai Pa" w:date="2018-05-18T08:47:00Z">
        <w:r w:rsidRPr="00B90FBE">
          <w:rPr>
            <w:noProof/>
            <w:sz w:val="40"/>
            <w:szCs w:val="28"/>
            <w:rPrChange w:id="3825" w:author="Kai Pa" w:date="2018-05-21T21:31:00Z">
              <w:rPr>
                <w:noProof/>
                <w:sz w:val="28"/>
                <w:szCs w:val="28"/>
              </w:rPr>
            </w:rPrChange>
          </w:rPr>
          <mc:AlternateContent>
            <mc:Choice Requires="wps">
              <w:drawing>
                <wp:anchor distT="0" distB="0" distL="114300" distR="114300" simplePos="0" relativeHeight="251780096" behindDoc="0" locked="0" layoutInCell="1" allowOverlap="1" wp14:anchorId="589C1E48" wp14:editId="7842A26B">
                  <wp:simplePos x="0" y="0"/>
                  <wp:positionH relativeFrom="column">
                    <wp:posOffset>1790065</wp:posOffset>
                  </wp:positionH>
                  <wp:positionV relativeFrom="paragraph">
                    <wp:posOffset>182245</wp:posOffset>
                  </wp:positionV>
                  <wp:extent cx="22193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B3589D"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vfuwEAAMU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7JZSBOX5jR4z&#10;KbubsthgCOwgkuBLduoQU8+ATdjSJUpxS0X20ZAvXxYkjtXd0+wuHLPQfNh1y4+33Tsp9PWueQFG&#10;SvkToBdlM0hnQxGuerX/nDIX49RrCgelkXPpussnByXZhW9gWAwXu63oOkawcST2igdAaQ0hVynM&#10;V7MLzFjnZmD7OvCSX6BQR2wGd6+DZ0StjCHPYG8D0t8I8vHasjnnXx046y4WPON4qo9SreFZqY5d&#10;5roM469xhb/8fe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A3y29+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4A14E580" w14:textId="18EFA1D3" w:rsidR="00A16568" w:rsidRPr="00B90FBE" w:rsidRDefault="00A16568" w:rsidP="00A16568">
      <w:pPr>
        <w:pStyle w:val="ListParagraph"/>
        <w:tabs>
          <w:tab w:val="left" w:pos="1605"/>
        </w:tabs>
        <w:rPr>
          <w:ins w:id="3826" w:author="Kai Pa" w:date="2018-05-18T08:47:00Z"/>
          <w:rFonts w:ascii="Times New Roman" w:hAnsi="Times New Roman" w:cs="Times New Roman"/>
          <w:b/>
          <w:sz w:val="40"/>
          <w:szCs w:val="28"/>
          <w:rPrChange w:id="3827" w:author="Kai Pa" w:date="2018-05-21T21:31:00Z">
            <w:rPr>
              <w:ins w:id="3828" w:author="Kai Pa" w:date="2018-05-18T08:47:00Z"/>
              <w:rFonts w:ascii="Times New Roman" w:hAnsi="Times New Roman" w:cs="Times New Roman"/>
              <w:b/>
              <w:sz w:val="28"/>
              <w:szCs w:val="28"/>
            </w:rPr>
          </w:rPrChange>
        </w:rPr>
      </w:pPr>
      <w:ins w:id="3829" w:author="Kai Pa" w:date="2018-05-18T08:47:00Z">
        <w:r w:rsidRPr="00B90FBE">
          <w:rPr>
            <w:rFonts w:ascii="Times New Roman" w:hAnsi="Times New Roman" w:cs="Times New Roman"/>
            <w:b/>
            <w:sz w:val="40"/>
            <w:szCs w:val="28"/>
            <w:rPrChange w:id="3830" w:author="Kai Pa" w:date="2018-05-21T21:31:00Z">
              <w:rPr>
                <w:rFonts w:ascii="Times New Roman" w:hAnsi="Times New Roman" w:cs="Times New Roman"/>
                <w:b/>
                <w:sz w:val="28"/>
                <w:szCs w:val="28"/>
              </w:rPr>
            </w:rPrChange>
          </w:rPr>
          <w:t xml:space="preserve">                        </w:t>
        </w:r>
      </w:ins>
      <w:ins w:id="3831" w:author="Kai Pa" w:date="2018-05-18T22:28:00Z">
        <w:r w:rsidR="00A76313" w:rsidRPr="00B90FBE">
          <w:rPr>
            <w:rFonts w:ascii="Times New Roman" w:hAnsi="Times New Roman" w:cs="Times New Roman"/>
            <w:b/>
            <w:sz w:val="40"/>
            <w:szCs w:val="28"/>
            <w:rPrChange w:id="3832" w:author="Kai Pa" w:date="2018-05-21T21:31:00Z">
              <w:rPr>
                <w:rFonts w:ascii="Times New Roman" w:hAnsi="Times New Roman" w:cs="Times New Roman"/>
                <w:b/>
                <w:sz w:val="36"/>
                <w:szCs w:val="28"/>
              </w:rPr>
            </w:rPrChange>
          </w:rPr>
          <w:t xml:space="preserve">  </w:t>
        </w:r>
      </w:ins>
      <w:ins w:id="3833" w:author="Kai Pa" w:date="2018-05-21T21:34:00Z">
        <w:r w:rsidR="00B90FBE">
          <w:rPr>
            <w:rFonts w:ascii="Times New Roman" w:hAnsi="Times New Roman" w:cs="Times New Roman"/>
            <w:b/>
            <w:sz w:val="40"/>
            <w:szCs w:val="28"/>
          </w:rPr>
          <w:t xml:space="preserve">  </w:t>
        </w:r>
      </w:ins>
      <w:ins w:id="3834" w:author="Kai Pa" w:date="2018-05-18T08:47:00Z">
        <w:r w:rsidRPr="00B90FBE">
          <w:rPr>
            <w:rFonts w:ascii="Times New Roman" w:hAnsi="Times New Roman" w:cs="Times New Roman"/>
            <w:b/>
            <w:sz w:val="40"/>
            <w:szCs w:val="28"/>
            <w:rPrChange w:id="3835" w:author="Kai Pa" w:date="2018-05-21T21:31:00Z">
              <w:rPr>
                <w:rFonts w:ascii="Times New Roman" w:hAnsi="Times New Roman" w:cs="Times New Roman"/>
                <w:b/>
                <w:sz w:val="28"/>
                <w:szCs w:val="28"/>
              </w:rPr>
            </w:rPrChange>
          </w:rPr>
          <w:t>Cơ sở dữ liệu</w:t>
        </w:r>
      </w:ins>
    </w:p>
    <w:p w14:paraId="1EB52A81" w14:textId="77777777" w:rsidR="00A16568" w:rsidRPr="00B90FBE" w:rsidRDefault="00A16568" w:rsidP="00A16568">
      <w:pPr>
        <w:pStyle w:val="ListParagraph"/>
        <w:tabs>
          <w:tab w:val="left" w:pos="1605"/>
        </w:tabs>
        <w:jc w:val="center"/>
        <w:rPr>
          <w:ins w:id="3836" w:author="Kai Pa" w:date="2018-05-18T08:47:00Z"/>
          <w:rFonts w:ascii="Times New Roman" w:hAnsi="Times New Roman" w:cs="Times New Roman"/>
          <w:i/>
          <w:sz w:val="40"/>
          <w:szCs w:val="28"/>
          <w:rPrChange w:id="3837" w:author="Kai Pa" w:date="2018-05-21T21:31:00Z">
            <w:rPr>
              <w:ins w:id="3838" w:author="Kai Pa" w:date="2018-05-18T08:47:00Z"/>
              <w:rFonts w:ascii="Times New Roman" w:hAnsi="Times New Roman" w:cs="Times New Roman"/>
              <w:i/>
              <w:sz w:val="28"/>
              <w:szCs w:val="28"/>
            </w:rPr>
          </w:rPrChange>
        </w:rPr>
      </w:pPr>
    </w:p>
    <w:p w14:paraId="272C69E3" w14:textId="77777777" w:rsidR="00A16568" w:rsidRPr="00B90FBE" w:rsidRDefault="00A16568" w:rsidP="00A16568">
      <w:pPr>
        <w:pStyle w:val="ListParagraph"/>
        <w:tabs>
          <w:tab w:val="left" w:pos="1605"/>
        </w:tabs>
        <w:jc w:val="center"/>
        <w:rPr>
          <w:ins w:id="3839" w:author="Kai Pa" w:date="2018-05-18T08:47:00Z"/>
          <w:rFonts w:ascii="Times New Roman" w:hAnsi="Times New Roman" w:cs="Times New Roman"/>
          <w:i/>
          <w:sz w:val="40"/>
          <w:szCs w:val="28"/>
          <w:rPrChange w:id="3840" w:author="Kai Pa" w:date="2018-05-21T21:31:00Z">
            <w:rPr>
              <w:ins w:id="3841" w:author="Kai Pa" w:date="2018-05-18T08:47:00Z"/>
              <w:rFonts w:ascii="Times New Roman" w:hAnsi="Times New Roman" w:cs="Times New Roman"/>
              <w:i/>
              <w:sz w:val="28"/>
              <w:szCs w:val="28"/>
            </w:rPr>
          </w:rPrChange>
        </w:rPr>
      </w:pPr>
      <w:ins w:id="3842" w:author="Kai Pa" w:date="2018-05-18T08:47:00Z">
        <w:r w:rsidRPr="00B90FBE">
          <w:rPr>
            <w:noProof/>
            <w:sz w:val="40"/>
            <w:szCs w:val="28"/>
            <w:rPrChange w:id="3843" w:author="Kai Pa" w:date="2018-05-21T21:31:00Z">
              <w:rPr>
                <w:noProof/>
                <w:sz w:val="28"/>
                <w:szCs w:val="28"/>
              </w:rPr>
            </w:rPrChange>
          </w:rPr>
          <mc:AlternateContent>
            <mc:Choice Requires="wps">
              <w:drawing>
                <wp:anchor distT="0" distB="0" distL="114300" distR="114300" simplePos="0" relativeHeight="251781120" behindDoc="0" locked="0" layoutInCell="1" allowOverlap="1" wp14:anchorId="2F5DE326" wp14:editId="3FE00172">
                  <wp:simplePos x="0" y="0"/>
                  <wp:positionH relativeFrom="margin">
                    <wp:align>center</wp:align>
                  </wp:positionH>
                  <wp:positionV relativeFrom="paragraph">
                    <wp:posOffset>6985</wp:posOffset>
                  </wp:positionV>
                  <wp:extent cx="22193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75728C" id="Straight Connector 30" o:spid="_x0000_s1026" style="position:absolute;z-index:251781120;visibility:visible;mso-wrap-style:square;mso-wrap-distance-left:9pt;mso-wrap-distance-top:0;mso-wrap-distance-right:9pt;mso-wrap-distance-bottom:0;mso-position-horizontal:center;mso-position-horizontal-relative:margin;mso-position-vertical:absolute;mso-position-vertical-relative:text" from="0,.55pt" to="17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" strokecolor="#5b9bd5 [3204]" strokeweight="1.5pt">
                  <v:stroke joinstyle="miter"/>
                  <w10:wrap anchorx="margin"/>
                </v:line>
              </w:pict>
            </mc:Fallback>
          </mc:AlternateContent>
        </w:r>
      </w:ins>
    </w:p>
    <w:p w14:paraId="6DE6E6D4" w14:textId="77777777" w:rsidR="00A16568" w:rsidRPr="00B90FBE" w:rsidRDefault="00A16568" w:rsidP="00A16568">
      <w:pPr>
        <w:pStyle w:val="ListParagraph"/>
        <w:tabs>
          <w:tab w:val="left" w:pos="1605"/>
        </w:tabs>
        <w:jc w:val="center"/>
        <w:rPr>
          <w:ins w:id="3844" w:author="Kai Pa" w:date="2018-05-18T08:47:00Z"/>
          <w:rFonts w:ascii="Times New Roman" w:hAnsi="Times New Roman" w:cs="Times New Roman"/>
          <w:i/>
          <w:sz w:val="40"/>
          <w:szCs w:val="28"/>
          <w:rPrChange w:id="3845" w:author="Kai Pa" w:date="2018-05-21T21:31:00Z">
            <w:rPr>
              <w:ins w:id="3846" w:author="Kai Pa" w:date="2018-05-18T08:47:00Z"/>
              <w:rFonts w:ascii="Times New Roman" w:hAnsi="Times New Roman" w:cs="Times New Roman"/>
              <w:i/>
              <w:sz w:val="28"/>
              <w:szCs w:val="28"/>
            </w:rPr>
          </w:rPrChange>
        </w:rPr>
      </w:pPr>
      <w:ins w:id="3847" w:author="Kai Pa" w:date="2018-05-18T08:47:00Z">
        <w:r w:rsidRPr="00B90FBE">
          <w:rPr>
            <w:rFonts w:ascii="Times New Roman" w:hAnsi="Times New Roman" w:cs="Times New Roman"/>
            <w:i/>
            <w:sz w:val="40"/>
            <w:szCs w:val="28"/>
            <w:rPrChange w:id="3848" w:author="Kai Pa" w:date="2018-05-21T21:31:00Z">
              <w:rPr>
                <w:rFonts w:ascii="Times New Roman" w:hAnsi="Times New Roman" w:cs="Times New Roman"/>
                <w:i/>
                <w:sz w:val="28"/>
                <w:szCs w:val="28"/>
              </w:rPr>
            </w:rPrChange>
          </w:rPr>
          <w:t>Sơ đồ DFD nghiệp vụ tra cứu sổ tiết kiệm</w:t>
        </w:r>
      </w:ins>
    </w:p>
    <w:p w14:paraId="4E324A27" w14:textId="77777777" w:rsidR="00A16568" w:rsidRPr="00B90FBE" w:rsidRDefault="00A16568" w:rsidP="00A16568">
      <w:pPr>
        <w:pStyle w:val="ListParagraph"/>
        <w:tabs>
          <w:tab w:val="left" w:pos="1605"/>
        </w:tabs>
        <w:jc w:val="center"/>
        <w:rPr>
          <w:ins w:id="3849" w:author="Kai Pa" w:date="2018-05-18T08:47:00Z"/>
          <w:rFonts w:ascii="Times New Roman" w:hAnsi="Times New Roman" w:cs="Times New Roman"/>
          <w:i/>
          <w:sz w:val="32"/>
          <w:szCs w:val="28"/>
          <w:rPrChange w:id="3850" w:author="Kai Pa" w:date="2018-05-21T21:31:00Z">
            <w:rPr>
              <w:ins w:id="3851" w:author="Kai Pa" w:date="2018-05-18T08:47:00Z"/>
              <w:rFonts w:ascii="Times New Roman" w:hAnsi="Times New Roman" w:cs="Times New Roman"/>
              <w:i/>
              <w:sz w:val="28"/>
              <w:szCs w:val="28"/>
            </w:rPr>
          </w:rPrChange>
        </w:rPr>
      </w:pPr>
    </w:p>
    <w:p w14:paraId="7A538CD0" w14:textId="77777777" w:rsidR="00A16568" w:rsidRPr="00B90FBE" w:rsidRDefault="00A16568" w:rsidP="00A16568">
      <w:pPr>
        <w:pStyle w:val="ListParagraph"/>
        <w:tabs>
          <w:tab w:val="left" w:pos="1605"/>
        </w:tabs>
        <w:rPr>
          <w:ins w:id="3852" w:author="Kai Pa" w:date="2018-05-18T08:47:00Z"/>
          <w:rFonts w:ascii="Times New Roman" w:hAnsi="Times New Roman" w:cs="Times New Roman"/>
          <w:sz w:val="32"/>
          <w:szCs w:val="28"/>
          <w:rPrChange w:id="3853" w:author="Kai Pa" w:date="2018-05-21T21:31:00Z">
            <w:rPr>
              <w:ins w:id="3854" w:author="Kai Pa" w:date="2018-05-18T08:47:00Z"/>
              <w:rFonts w:ascii="Times New Roman" w:hAnsi="Times New Roman" w:cs="Times New Roman"/>
              <w:sz w:val="28"/>
              <w:szCs w:val="28"/>
            </w:rPr>
          </w:rPrChange>
        </w:rPr>
      </w:pPr>
      <w:ins w:id="3855" w:author="Kai Pa" w:date="2018-05-18T08:47:00Z">
        <w:r w:rsidRPr="00B90FBE">
          <w:rPr>
            <w:rFonts w:ascii="Times New Roman" w:hAnsi="Times New Roman" w:cs="Times New Roman"/>
            <w:sz w:val="32"/>
            <w:szCs w:val="28"/>
            <w:rPrChange w:id="3856" w:author="Kai Pa" w:date="2018-05-21T21:31:00Z">
              <w:rPr>
                <w:rFonts w:ascii="Times New Roman" w:hAnsi="Times New Roman" w:cs="Times New Roman"/>
                <w:sz w:val="28"/>
                <w:szCs w:val="28"/>
              </w:rPr>
            </w:rPrChange>
          </w:rPr>
          <w:t>D1: CMND</w:t>
        </w:r>
      </w:ins>
    </w:p>
    <w:p w14:paraId="724DEED0" w14:textId="77777777" w:rsidR="00A16568" w:rsidRPr="00B90FBE" w:rsidRDefault="00A16568" w:rsidP="00A16568">
      <w:pPr>
        <w:rPr>
          <w:ins w:id="3857" w:author="Kai Pa" w:date="2018-05-18T08:47:00Z"/>
          <w:sz w:val="32"/>
          <w:szCs w:val="28"/>
          <w:rPrChange w:id="3858" w:author="Kai Pa" w:date="2018-05-21T21:31:00Z">
            <w:rPr>
              <w:ins w:id="3859" w:author="Kai Pa" w:date="2018-05-18T08:47:00Z"/>
              <w:sz w:val="32"/>
              <w:szCs w:val="32"/>
            </w:rPr>
          </w:rPrChange>
        </w:rPr>
      </w:pPr>
      <w:ins w:id="3860" w:author="Kai Pa" w:date="2018-05-18T08:47:00Z">
        <w:r w:rsidRPr="00B90FBE">
          <w:rPr>
            <w:rFonts w:ascii="Times New Roman" w:hAnsi="Times New Roman" w:cs="Times New Roman"/>
            <w:sz w:val="32"/>
            <w:szCs w:val="28"/>
            <w:rPrChange w:id="3861" w:author="Kai Pa" w:date="2018-05-21T21:31:00Z">
              <w:rPr>
                <w:rFonts w:ascii="Times New Roman" w:hAnsi="Times New Roman" w:cs="Times New Roman"/>
                <w:sz w:val="28"/>
                <w:szCs w:val="28"/>
              </w:rPr>
            </w:rPrChange>
          </w:rPr>
          <w:t xml:space="preserve">          D2:</w:t>
        </w:r>
        <w:r w:rsidRPr="00B90FBE">
          <w:rPr>
            <w:sz w:val="32"/>
            <w:szCs w:val="28"/>
            <w:rPrChange w:id="3862" w:author="Kai Pa" w:date="2018-05-21T21:31:00Z">
              <w:rPr>
                <w:sz w:val="32"/>
                <w:szCs w:val="32"/>
              </w:rPr>
            </w:rPrChange>
          </w:rPr>
          <w:t xml:space="preserve"> HOTEN, DIACHI, SDT, GIOITINH, NGAYSINH, CMND, đầy đủ thông tin có trong STK (MASTK,  NGAYMO, NGAYBD, NGAYDH, SODU).</w:t>
        </w:r>
      </w:ins>
    </w:p>
    <w:p w14:paraId="32CF8717" w14:textId="77777777" w:rsidR="00A16568" w:rsidRPr="00B90FBE" w:rsidRDefault="00A16568" w:rsidP="00A16568">
      <w:pPr>
        <w:pStyle w:val="ListParagraph"/>
        <w:tabs>
          <w:tab w:val="left" w:pos="1605"/>
        </w:tabs>
        <w:rPr>
          <w:ins w:id="3863" w:author="Kai Pa" w:date="2018-05-18T08:47:00Z"/>
          <w:rFonts w:ascii="Times New Roman" w:hAnsi="Times New Roman" w:cs="Times New Roman"/>
          <w:sz w:val="32"/>
          <w:szCs w:val="28"/>
          <w:rPrChange w:id="3864" w:author="Kai Pa" w:date="2018-05-21T21:31:00Z">
            <w:rPr>
              <w:ins w:id="3865" w:author="Kai Pa" w:date="2018-05-18T08:47:00Z"/>
              <w:rFonts w:ascii="Times New Roman" w:hAnsi="Times New Roman" w:cs="Times New Roman"/>
              <w:sz w:val="28"/>
              <w:szCs w:val="28"/>
            </w:rPr>
          </w:rPrChange>
        </w:rPr>
      </w:pPr>
      <w:ins w:id="3866" w:author="Kai Pa" w:date="2018-05-18T08:47:00Z">
        <w:r w:rsidRPr="00B90FBE">
          <w:rPr>
            <w:rFonts w:ascii="Times New Roman" w:hAnsi="Times New Roman" w:cs="Times New Roman"/>
            <w:sz w:val="32"/>
            <w:szCs w:val="28"/>
            <w:rPrChange w:id="3867" w:author="Kai Pa" w:date="2018-05-21T21:31:00Z">
              <w:rPr>
                <w:rFonts w:ascii="Times New Roman" w:hAnsi="Times New Roman" w:cs="Times New Roman"/>
                <w:sz w:val="28"/>
                <w:szCs w:val="28"/>
              </w:rPr>
            </w:rPrChange>
          </w:rPr>
          <w:t>D3: D2</w:t>
        </w:r>
      </w:ins>
    </w:p>
    <w:p w14:paraId="5E7E5BFD" w14:textId="77777777" w:rsidR="00A16568" w:rsidRPr="00B90FBE" w:rsidRDefault="00A16568" w:rsidP="00A16568">
      <w:pPr>
        <w:pStyle w:val="ListParagraph"/>
        <w:tabs>
          <w:tab w:val="left" w:pos="1605"/>
        </w:tabs>
        <w:rPr>
          <w:ins w:id="3868" w:author="Kai Pa" w:date="2018-05-18T08:47:00Z"/>
          <w:rFonts w:ascii="Times New Roman" w:hAnsi="Times New Roman" w:cs="Times New Roman"/>
          <w:sz w:val="32"/>
          <w:szCs w:val="28"/>
          <w:rPrChange w:id="3869" w:author="Kai Pa" w:date="2018-05-21T21:31:00Z">
            <w:rPr>
              <w:ins w:id="3870" w:author="Kai Pa" w:date="2018-05-18T08:47:00Z"/>
              <w:rFonts w:ascii="Times New Roman" w:hAnsi="Times New Roman" w:cs="Times New Roman"/>
              <w:sz w:val="28"/>
              <w:szCs w:val="28"/>
            </w:rPr>
          </w:rPrChange>
        </w:rPr>
      </w:pPr>
      <w:ins w:id="3871" w:author="Kai Pa" w:date="2018-05-18T08:47:00Z">
        <w:r w:rsidRPr="00B90FBE">
          <w:rPr>
            <w:rFonts w:ascii="Times New Roman" w:hAnsi="Times New Roman" w:cs="Times New Roman"/>
            <w:sz w:val="32"/>
            <w:szCs w:val="28"/>
            <w:rPrChange w:id="3872" w:author="Kai Pa" w:date="2018-05-21T21:31:00Z">
              <w:rPr>
                <w:rFonts w:ascii="Times New Roman" w:hAnsi="Times New Roman" w:cs="Times New Roman"/>
                <w:sz w:val="28"/>
                <w:szCs w:val="28"/>
              </w:rPr>
            </w:rPrChange>
          </w:rPr>
          <w:t>D4: Không có</w:t>
        </w:r>
      </w:ins>
    </w:p>
    <w:p w14:paraId="309BE28F" w14:textId="77777777" w:rsidR="00A16568" w:rsidRPr="00B90FBE" w:rsidRDefault="00A16568" w:rsidP="00A16568">
      <w:pPr>
        <w:pStyle w:val="ListParagraph"/>
        <w:tabs>
          <w:tab w:val="left" w:pos="1605"/>
        </w:tabs>
        <w:rPr>
          <w:ins w:id="3873" w:author="Kai Pa" w:date="2018-05-18T08:47:00Z"/>
          <w:rFonts w:ascii="Times New Roman" w:hAnsi="Times New Roman" w:cs="Times New Roman"/>
          <w:sz w:val="32"/>
          <w:szCs w:val="28"/>
          <w:rPrChange w:id="3874" w:author="Kai Pa" w:date="2018-05-21T21:31:00Z">
            <w:rPr>
              <w:ins w:id="3875" w:author="Kai Pa" w:date="2018-05-18T08:47:00Z"/>
              <w:rFonts w:ascii="Times New Roman" w:hAnsi="Times New Roman" w:cs="Times New Roman"/>
              <w:sz w:val="28"/>
              <w:szCs w:val="28"/>
            </w:rPr>
          </w:rPrChange>
        </w:rPr>
      </w:pPr>
    </w:p>
    <w:p w14:paraId="674F6622" w14:textId="77777777" w:rsidR="00A16568" w:rsidRPr="00B90FBE" w:rsidRDefault="00A16568" w:rsidP="00A16568">
      <w:pPr>
        <w:pStyle w:val="ListParagraph"/>
        <w:tabs>
          <w:tab w:val="left" w:pos="1605"/>
        </w:tabs>
        <w:rPr>
          <w:ins w:id="3876" w:author="Kai Pa" w:date="2018-05-18T08:47:00Z"/>
          <w:rFonts w:ascii="Times New Roman" w:hAnsi="Times New Roman" w:cs="Times New Roman"/>
          <w:b/>
          <w:i/>
          <w:sz w:val="32"/>
          <w:szCs w:val="28"/>
          <w:u w:val="single"/>
          <w:rPrChange w:id="3877" w:author="Kai Pa" w:date="2018-05-21T21:31:00Z">
            <w:rPr>
              <w:ins w:id="3878" w:author="Kai Pa" w:date="2018-05-18T08:47:00Z"/>
              <w:rFonts w:ascii="Times New Roman" w:hAnsi="Times New Roman" w:cs="Times New Roman"/>
              <w:b/>
              <w:i/>
              <w:sz w:val="28"/>
              <w:szCs w:val="28"/>
              <w:u w:val="single"/>
            </w:rPr>
          </w:rPrChange>
        </w:rPr>
      </w:pPr>
      <w:ins w:id="3879" w:author="Kai Pa" w:date="2018-05-18T08:47:00Z">
        <w:r w:rsidRPr="00B90FBE">
          <w:rPr>
            <w:rFonts w:ascii="Times New Roman" w:hAnsi="Times New Roman" w:cs="Times New Roman"/>
            <w:b/>
            <w:i/>
            <w:sz w:val="32"/>
            <w:szCs w:val="28"/>
            <w:u w:val="single"/>
            <w:rPrChange w:id="3880" w:author="Kai Pa" w:date="2018-05-21T21:31:00Z">
              <w:rPr>
                <w:rFonts w:ascii="Times New Roman" w:hAnsi="Times New Roman" w:cs="Times New Roman"/>
                <w:b/>
                <w:i/>
                <w:sz w:val="28"/>
                <w:szCs w:val="28"/>
                <w:u w:val="single"/>
              </w:rPr>
            </w:rPrChange>
          </w:rPr>
          <w:t xml:space="preserve">Xử lý: </w:t>
        </w:r>
      </w:ins>
    </w:p>
    <w:p w14:paraId="6C0E0C8D" w14:textId="77777777" w:rsidR="00A16568" w:rsidRPr="00B90FBE" w:rsidRDefault="00A16568" w:rsidP="00A16568">
      <w:pPr>
        <w:pStyle w:val="ListParagraph"/>
        <w:numPr>
          <w:ilvl w:val="0"/>
          <w:numId w:val="22"/>
        </w:numPr>
        <w:tabs>
          <w:tab w:val="left" w:pos="1605"/>
        </w:tabs>
        <w:rPr>
          <w:ins w:id="3881" w:author="Kai Pa" w:date="2018-05-18T08:47:00Z"/>
          <w:rFonts w:ascii="Times New Roman" w:hAnsi="Times New Roman" w:cs="Times New Roman"/>
          <w:sz w:val="32"/>
          <w:szCs w:val="28"/>
          <w:rPrChange w:id="3882" w:author="Kai Pa" w:date="2018-05-21T21:31:00Z">
            <w:rPr>
              <w:ins w:id="3883" w:author="Kai Pa" w:date="2018-05-18T08:47:00Z"/>
              <w:rFonts w:ascii="Times New Roman" w:hAnsi="Times New Roman" w:cs="Times New Roman"/>
              <w:sz w:val="28"/>
              <w:szCs w:val="28"/>
            </w:rPr>
          </w:rPrChange>
        </w:rPr>
      </w:pPr>
      <w:ins w:id="3884" w:author="Kai Pa" w:date="2018-05-18T08:47:00Z">
        <w:r w:rsidRPr="00B90FBE">
          <w:rPr>
            <w:rFonts w:ascii="Times New Roman" w:hAnsi="Times New Roman" w:cs="Times New Roman"/>
            <w:sz w:val="32"/>
            <w:szCs w:val="28"/>
            <w:rPrChange w:id="3885" w:author="Kai Pa" w:date="2018-05-21T21:31:00Z">
              <w:rPr>
                <w:rFonts w:ascii="Times New Roman" w:hAnsi="Times New Roman" w:cs="Times New Roman"/>
                <w:sz w:val="28"/>
                <w:szCs w:val="28"/>
              </w:rPr>
            </w:rPrChange>
          </w:rPr>
          <w:lastRenderedPageBreak/>
          <w:t>Bước 1: Kết nối cơ sở dữ liệu.</w:t>
        </w:r>
      </w:ins>
    </w:p>
    <w:p w14:paraId="72047422" w14:textId="77777777" w:rsidR="00A16568" w:rsidRPr="00B90FBE" w:rsidRDefault="00A16568" w:rsidP="00A16568">
      <w:pPr>
        <w:pStyle w:val="ListParagraph"/>
        <w:numPr>
          <w:ilvl w:val="0"/>
          <w:numId w:val="22"/>
        </w:numPr>
        <w:tabs>
          <w:tab w:val="left" w:pos="1605"/>
        </w:tabs>
        <w:rPr>
          <w:ins w:id="3886" w:author="Kai Pa" w:date="2018-05-18T08:47:00Z"/>
          <w:rFonts w:ascii="Times New Roman" w:hAnsi="Times New Roman" w:cs="Times New Roman"/>
          <w:sz w:val="32"/>
          <w:szCs w:val="28"/>
          <w:rPrChange w:id="3887" w:author="Kai Pa" w:date="2018-05-21T21:31:00Z">
            <w:rPr>
              <w:ins w:id="3888" w:author="Kai Pa" w:date="2018-05-18T08:47:00Z"/>
              <w:rFonts w:ascii="Times New Roman" w:hAnsi="Times New Roman" w:cs="Times New Roman"/>
              <w:sz w:val="28"/>
              <w:szCs w:val="28"/>
            </w:rPr>
          </w:rPrChange>
        </w:rPr>
      </w:pPr>
      <w:ins w:id="3889" w:author="Kai Pa" w:date="2018-05-18T08:47:00Z">
        <w:r w:rsidRPr="00B90FBE">
          <w:rPr>
            <w:rFonts w:ascii="Times New Roman" w:hAnsi="Times New Roman" w:cs="Times New Roman"/>
            <w:sz w:val="32"/>
            <w:szCs w:val="28"/>
            <w:rPrChange w:id="3890" w:author="Kai Pa" w:date="2018-05-21T21:31:00Z">
              <w:rPr>
                <w:rFonts w:ascii="Times New Roman" w:hAnsi="Times New Roman" w:cs="Times New Roman"/>
                <w:sz w:val="28"/>
                <w:szCs w:val="28"/>
              </w:rPr>
            </w:rPrChange>
          </w:rPr>
          <w:t>Bước 2: Nhập D1</w:t>
        </w:r>
      </w:ins>
    </w:p>
    <w:p w14:paraId="2FE82062" w14:textId="77777777" w:rsidR="00A16568" w:rsidRPr="00B90FBE" w:rsidRDefault="00A16568" w:rsidP="00A16568">
      <w:pPr>
        <w:pStyle w:val="ListParagraph"/>
        <w:numPr>
          <w:ilvl w:val="0"/>
          <w:numId w:val="22"/>
        </w:numPr>
        <w:tabs>
          <w:tab w:val="left" w:pos="1605"/>
        </w:tabs>
        <w:rPr>
          <w:ins w:id="3891" w:author="Kai Pa" w:date="2018-05-18T08:47:00Z"/>
          <w:rFonts w:ascii="Times New Roman" w:hAnsi="Times New Roman" w:cs="Times New Roman"/>
          <w:sz w:val="32"/>
          <w:szCs w:val="28"/>
          <w:rPrChange w:id="3892" w:author="Kai Pa" w:date="2018-05-21T21:31:00Z">
            <w:rPr>
              <w:ins w:id="3893" w:author="Kai Pa" w:date="2018-05-18T08:47:00Z"/>
              <w:rFonts w:ascii="Times New Roman" w:hAnsi="Times New Roman" w:cs="Times New Roman"/>
              <w:sz w:val="28"/>
              <w:szCs w:val="28"/>
            </w:rPr>
          </w:rPrChange>
        </w:rPr>
      </w:pPr>
      <w:ins w:id="3894" w:author="Kai Pa" w:date="2018-05-18T08:47:00Z">
        <w:r w:rsidRPr="00B90FBE">
          <w:rPr>
            <w:rFonts w:ascii="Times New Roman" w:hAnsi="Times New Roman" w:cs="Times New Roman"/>
            <w:sz w:val="32"/>
            <w:szCs w:val="28"/>
            <w:rPrChange w:id="3895" w:author="Kai Pa" w:date="2018-05-21T21:31:00Z">
              <w:rPr>
                <w:rFonts w:ascii="Times New Roman" w:hAnsi="Times New Roman" w:cs="Times New Roman"/>
                <w:sz w:val="28"/>
                <w:szCs w:val="28"/>
              </w:rPr>
            </w:rPrChange>
          </w:rPr>
          <w:t>Bước 3: Xác định thông tin cần tra cứu.</w:t>
        </w:r>
      </w:ins>
    </w:p>
    <w:p w14:paraId="772F15F5" w14:textId="77777777" w:rsidR="00A16568" w:rsidRPr="00B90FBE" w:rsidRDefault="00A16568" w:rsidP="00A16568">
      <w:pPr>
        <w:pStyle w:val="ListParagraph"/>
        <w:numPr>
          <w:ilvl w:val="0"/>
          <w:numId w:val="22"/>
        </w:numPr>
        <w:tabs>
          <w:tab w:val="left" w:pos="1605"/>
        </w:tabs>
        <w:rPr>
          <w:ins w:id="3896" w:author="Kai Pa" w:date="2018-05-18T08:47:00Z"/>
          <w:rFonts w:ascii="Times New Roman" w:hAnsi="Times New Roman" w:cs="Times New Roman"/>
          <w:sz w:val="32"/>
          <w:szCs w:val="28"/>
          <w:rPrChange w:id="3897" w:author="Kai Pa" w:date="2018-05-21T21:31:00Z">
            <w:rPr>
              <w:ins w:id="3898" w:author="Kai Pa" w:date="2018-05-18T08:47:00Z"/>
              <w:rFonts w:ascii="Times New Roman" w:hAnsi="Times New Roman" w:cs="Times New Roman"/>
              <w:sz w:val="28"/>
              <w:szCs w:val="28"/>
            </w:rPr>
          </w:rPrChange>
        </w:rPr>
      </w:pPr>
      <w:ins w:id="3899" w:author="Kai Pa" w:date="2018-05-18T08:47:00Z">
        <w:r w:rsidRPr="00B90FBE">
          <w:rPr>
            <w:rFonts w:ascii="Times New Roman" w:hAnsi="Times New Roman" w:cs="Times New Roman"/>
            <w:sz w:val="32"/>
            <w:szCs w:val="28"/>
            <w:rPrChange w:id="3900" w:author="Kai Pa" w:date="2018-05-21T21:31:00Z">
              <w:rPr>
                <w:rFonts w:ascii="Times New Roman" w:hAnsi="Times New Roman" w:cs="Times New Roman"/>
                <w:sz w:val="28"/>
                <w:szCs w:val="28"/>
              </w:rPr>
            </w:rPrChange>
          </w:rPr>
          <w:t>Bước 4: Xuất các thông tin liên quan tới Khách hàng có trong STK (D2).</w:t>
        </w:r>
      </w:ins>
    </w:p>
    <w:p w14:paraId="646A4758" w14:textId="77777777" w:rsidR="00A16568" w:rsidRPr="00B90FBE" w:rsidRDefault="00A16568" w:rsidP="00A16568">
      <w:pPr>
        <w:pStyle w:val="ListParagraph"/>
        <w:numPr>
          <w:ilvl w:val="0"/>
          <w:numId w:val="22"/>
        </w:numPr>
        <w:tabs>
          <w:tab w:val="left" w:pos="1605"/>
        </w:tabs>
        <w:rPr>
          <w:ins w:id="3901" w:author="Kai Pa" w:date="2018-05-18T08:47:00Z"/>
          <w:rFonts w:ascii="Times New Roman" w:hAnsi="Times New Roman" w:cs="Times New Roman"/>
          <w:sz w:val="32"/>
          <w:szCs w:val="28"/>
          <w:rPrChange w:id="3902" w:author="Kai Pa" w:date="2018-05-21T21:31:00Z">
            <w:rPr>
              <w:ins w:id="3903" w:author="Kai Pa" w:date="2018-05-18T08:47:00Z"/>
              <w:rFonts w:ascii="Times New Roman" w:hAnsi="Times New Roman" w:cs="Times New Roman"/>
              <w:sz w:val="28"/>
              <w:szCs w:val="28"/>
            </w:rPr>
          </w:rPrChange>
        </w:rPr>
      </w:pPr>
      <w:ins w:id="3904" w:author="Kai Pa" w:date="2018-05-18T08:47:00Z">
        <w:r w:rsidRPr="00B90FBE">
          <w:rPr>
            <w:rFonts w:ascii="Times New Roman" w:hAnsi="Times New Roman" w:cs="Times New Roman"/>
            <w:sz w:val="32"/>
            <w:szCs w:val="28"/>
            <w:rPrChange w:id="3905" w:author="Kai Pa" w:date="2018-05-21T21:31:00Z">
              <w:rPr>
                <w:rFonts w:ascii="Times New Roman" w:hAnsi="Times New Roman" w:cs="Times New Roman"/>
                <w:sz w:val="28"/>
                <w:szCs w:val="28"/>
              </w:rPr>
            </w:rPrChange>
          </w:rPr>
          <w:t>Bước 5: Đóng CSDL</w:t>
        </w:r>
      </w:ins>
    </w:p>
    <w:p w14:paraId="5C3FF82C" w14:textId="77777777" w:rsidR="00A16568" w:rsidRPr="00B90FBE" w:rsidRDefault="00A16568" w:rsidP="00A16568">
      <w:pPr>
        <w:pStyle w:val="ListParagraph"/>
        <w:numPr>
          <w:ilvl w:val="0"/>
          <w:numId w:val="22"/>
        </w:numPr>
        <w:tabs>
          <w:tab w:val="left" w:pos="1605"/>
        </w:tabs>
        <w:rPr>
          <w:ins w:id="3906" w:author="Kai Pa" w:date="2018-05-18T08:47:00Z"/>
          <w:rFonts w:ascii="Times New Roman" w:hAnsi="Times New Roman" w:cs="Times New Roman"/>
          <w:sz w:val="32"/>
          <w:szCs w:val="28"/>
          <w:rPrChange w:id="3907" w:author="Kai Pa" w:date="2018-05-21T21:31:00Z">
            <w:rPr>
              <w:ins w:id="3908" w:author="Kai Pa" w:date="2018-05-18T08:47:00Z"/>
              <w:rFonts w:ascii="Times New Roman" w:hAnsi="Times New Roman" w:cs="Times New Roman"/>
              <w:sz w:val="28"/>
              <w:szCs w:val="28"/>
            </w:rPr>
          </w:rPrChange>
        </w:rPr>
      </w:pPr>
      <w:ins w:id="3909" w:author="Kai Pa" w:date="2018-05-18T08:47:00Z">
        <w:r w:rsidRPr="00B90FBE">
          <w:rPr>
            <w:rFonts w:ascii="Times New Roman" w:hAnsi="Times New Roman" w:cs="Times New Roman"/>
            <w:sz w:val="32"/>
            <w:szCs w:val="28"/>
            <w:rPrChange w:id="3910" w:author="Kai Pa" w:date="2018-05-21T21:31:00Z">
              <w:rPr>
                <w:rFonts w:ascii="Times New Roman" w:hAnsi="Times New Roman" w:cs="Times New Roman"/>
                <w:sz w:val="28"/>
                <w:szCs w:val="28"/>
              </w:rPr>
            </w:rPrChange>
          </w:rPr>
          <w:t>Bước 6: Kết thúc</w:t>
        </w:r>
      </w:ins>
    </w:p>
    <w:p w14:paraId="1D209DD5" w14:textId="77777777" w:rsidR="00A16568" w:rsidRPr="00B90FBE" w:rsidRDefault="00A16568" w:rsidP="00A16568">
      <w:pPr>
        <w:tabs>
          <w:tab w:val="left" w:pos="1605"/>
        </w:tabs>
        <w:rPr>
          <w:ins w:id="3911" w:author="Kai Pa" w:date="2018-05-18T08:47:00Z"/>
          <w:rFonts w:ascii="Times New Roman" w:hAnsi="Times New Roman" w:cs="Times New Roman"/>
          <w:sz w:val="40"/>
          <w:szCs w:val="28"/>
          <w:rPrChange w:id="3912" w:author="Kai Pa" w:date="2018-05-21T21:31:00Z">
            <w:rPr>
              <w:ins w:id="3913" w:author="Kai Pa" w:date="2018-05-18T08:47:00Z"/>
              <w:rFonts w:ascii="Times New Roman" w:hAnsi="Times New Roman" w:cs="Times New Roman"/>
              <w:sz w:val="28"/>
              <w:szCs w:val="28"/>
            </w:rPr>
          </w:rPrChange>
        </w:rPr>
      </w:pPr>
    </w:p>
    <w:p w14:paraId="0753B2CC" w14:textId="77777777" w:rsidR="00A16568" w:rsidRPr="00B90FBE" w:rsidRDefault="00A16568" w:rsidP="00A16568">
      <w:pPr>
        <w:pStyle w:val="ListParagraph"/>
        <w:numPr>
          <w:ilvl w:val="0"/>
          <w:numId w:val="27"/>
        </w:numPr>
        <w:tabs>
          <w:tab w:val="left" w:pos="1605"/>
        </w:tabs>
        <w:rPr>
          <w:ins w:id="3914" w:author="Kai Pa" w:date="2018-05-18T08:47:00Z"/>
          <w:rFonts w:ascii="Times New Roman" w:hAnsi="Times New Roman" w:cs="Times New Roman"/>
          <w:sz w:val="40"/>
          <w:szCs w:val="28"/>
          <w:rPrChange w:id="3915" w:author="Kai Pa" w:date="2018-05-21T21:31:00Z">
            <w:rPr>
              <w:ins w:id="3916" w:author="Kai Pa" w:date="2018-05-18T08:47:00Z"/>
              <w:rFonts w:ascii="Times New Roman" w:hAnsi="Times New Roman" w:cs="Times New Roman"/>
              <w:sz w:val="28"/>
              <w:szCs w:val="28"/>
            </w:rPr>
          </w:rPrChange>
        </w:rPr>
      </w:pPr>
    </w:p>
    <w:p w14:paraId="30FEFB5A" w14:textId="77777777" w:rsidR="00A16568" w:rsidRPr="00B90FBE" w:rsidRDefault="00A16568" w:rsidP="00A16568">
      <w:pPr>
        <w:tabs>
          <w:tab w:val="left" w:pos="1605"/>
        </w:tabs>
        <w:rPr>
          <w:ins w:id="3917" w:author="Kai Pa" w:date="2018-05-18T08:47:00Z"/>
          <w:rFonts w:ascii="Times New Roman" w:hAnsi="Times New Roman" w:cs="Times New Roman"/>
          <w:sz w:val="40"/>
          <w:szCs w:val="28"/>
          <w:rPrChange w:id="3918" w:author="Kai Pa" w:date="2018-05-21T21:31:00Z">
            <w:rPr>
              <w:ins w:id="3919" w:author="Kai Pa" w:date="2018-05-18T08:47:00Z"/>
              <w:rFonts w:ascii="Times New Roman" w:hAnsi="Times New Roman" w:cs="Times New Roman"/>
              <w:sz w:val="28"/>
              <w:szCs w:val="28"/>
            </w:rPr>
          </w:rPrChange>
        </w:rPr>
      </w:pPr>
    </w:p>
    <w:p w14:paraId="40FD6ADC" w14:textId="77777777" w:rsidR="00A16568" w:rsidRPr="00B90FBE" w:rsidRDefault="00A16568" w:rsidP="00A16568">
      <w:pPr>
        <w:rPr>
          <w:ins w:id="3920" w:author="Kai Pa" w:date="2018-05-18T08:47:00Z"/>
          <w:sz w:val="32"/>
          <w:rPrChange w:id="3921" w:author="Kai Pa" w:date="2018-05-21T21:31:00Z">
            <w:rPr>
              <w:ins w:id="3922" w:author="Kai Pa" w:date="2018-05-18T08:47:00Z"/>
            </w:rPr>
          </w:rPrChange>
        </w:rPr>
      </w:pPr>
      <w:ins w:id="3923" w:author="Kai Pa" w:date="2018-05-18T08:47:00Z">
        <w:r w:rsidRPr="00B90FBE">
          <w:rPr>
            <w:noProof/>
            <w:sz w:val="32"/>
            <w:rPrChange w:id="3924" w:author="Kai Pa" w:date="2018-05-21T21:31:00Z">
              <w:rPr>
                <w:noProof/>
              </w:rPr>
            </w:rPrChange>
          </w:rPr>
          <mc:AlternateContent>
            <mc:Choice Requires="wps">
              <w:drawing>
                <wp:anchor distT="0" distB="0" distL="114300" distR="114300" simplePos="0" relativeHeight="251783168" behindDoc="0" locked="0" layoutInCell="1" allowOverlap="1" wp14:anchorId="0FA447B0" wp14:editId="2C5ED32D">
                  <wp:simplePos x="0" y="0"/>
                  <wp:positionH relativeFrom="column">
                    <wp:posOffset>2085975</wp:posOffset>
                  </wp:positionH>
                  <wp:positionV relativeFrom="paragraph">
                    <wp:posOffset>15875</wp:posOffset>
                  </wp:positionV>
                  <wp:extent cx="1590675" cy="542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AD45E"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47B0" id="Rectangle 47" o:spid="_x0000_s1044" style="position:absolute;margin-left:164.25pt;margin-top:1.25pt;width:125.25pt;height:42.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My/zkiAAgAA&#10;TgUAAA4AAAAAAAAAAAAAAAAALgIAAGRycy9lMm9Eb2MueG1sUEsBAi0AFAAGAAgAAAAhALgDagrc&#10;AAAACAEAAA8AAAAAAAAAAAAAAAAA2gQAAGRycy9kb3ducmV2LnhtbFBLBQYAAAAABAAEAPMAAADj&#10;BQAAAAA=&#10;" fillcolor="#5b9bd5 [3204]" strokecolor="#1f4d78 [1604]" strokeweight="1pt">
                  <v:textbox>
                    <w:txbxContent>
                      <w:p w14:paraId="046AD45E"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54F9587B" w14:textId="77777777" w:rsidR="00A16568" w:rsidRPr="00B90FBE" w:rsidRDefault="00A16568" w:rsidP="00A16568">
      <w:pPr>
        <w:rPr>
          <w:ins w:id="3925" w:author="Kai Pa" w:date="2018-05-18T08:47:00Z"/>
          <w:sz w:val="32"/>
          <w:rPrChange w:id="3926" w:author="Kai Pa" w:date="2018-05-21T21:31:00Z">
            <w:rPr>
              <w:ins w:id="3927" w:author="Kai Pa" w:date="2018-05-18T08:47:00Z"/>
            </w:rPr>
          </w:rPrChange>
        </w:rPr>
      </w:pPr>
    </w:p>
    <w:p w14:paraId="7CC4495C" w14:textId="77777777" w:rsidR="00A16568" w:rsidRPr="00B90FBE" w:rsidRDefault="00A16568" w:rsidP="00A16568">
      <w:pPr>
        <w:tabs>
          <w:tab w:val="left" w:pos="3405"/>
          <w:tab w:val="left" w:pos="5340"/>
        </w:tabs>
        <w:rPr>
          <w:ins w:id="3928" w:author="Kai Pa" w:date="2018-05-18T08:47:00Z"/>
          <w:rFonts w:ascii="Times New Roman" w:hAnsi="Times New Roman" w:cs="Times New Roman"/>
          <w:sz w:val="32"/>
          <w:rPrChange w:id="3929" w:author="Kai Pa" w:date="2018-05-21T21:31:00Z">
            <w:rPr>
              <w:ins w:id="3930" w:author="Kai Pa" w:date="2018-05-18T08:47:00Z"/>
              <w:rFonts w:ascii="Times New Roman" w:hAnsi="Times New Roman" w:cs="Times New Roman"/>
            </w:rPr>
          </w:rPrChange>
        </w:rPr>
      </w:pPr>
      <w:ins w:id="3931" w:author="Kai Pa" w:date="2018-05-18T08:47:00Z">
        <w:r w:rsidRPr="00B90FBE">
          <w:rPr>
            <w:noProof/>
            <w:sz w:val="32"/>
            <w:rPrChange w:id="3932" w:author="Kai Pa" w:date="2018-05-21T21:31:00Z">
              <w:rPr>
                <w:noProof/>
              </w:rPr>
            </w:rPrChange>
          </w:rPr>
          <mc:AlternateContent>
            <mc:Choice Requires="wps">
              <w:drawing>
                <wp:anchor distT="0" distB="0" distL="114300" distR="114300" simplePos="0" relativeHeight="251786240" behindDoc="0" locked="0" layoutInCell="1" allowOverlap="1" wp14:anchorId="4CD82D94" wp14:editId="1C596481">
                  <wp:simplePos x="0" y="0"/>
                  <wp:positionH relativeFrom="column">
                    <wp:posOffset>2190115</wp:posOffset>
                  </wp:positionH>
                  <wp:positionV relativeFrom="paragraph">
                    <wp:posOffset>322580</wp:posOffset>
                  </wp:positionV>
                  <wp:extent cx="753745" cy="132080"/>
                  <wp:effectExtent l="25083" t="0" r="33337" b="33338"/>
                  <wp:wrapNone/>
                  <wp:docPr id="49" name="Right Arrow 4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3E81" id="Right Arrow 49" o:spid="_x0000_s1026" type="#_x0000_t13" style="position:absolute;margin-left:172.45pt;margin-top:25.4pt;width:59.35pt;height:10.4pt;rotation:-90;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OE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9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EOrjh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B90FBE">
          <w:rPr>
            <w:sz w:val="32"/>
            <w:rPrChange w:id="3933" w:author="Kai Pa" w:date="2018-05-21T21:31:00Z">
              <w:rPr/>
            </w:rPrChange>
          </w:rPr>
          <w:tab/>
        </w:r>
        <w:r w:rsidRPr="00B90FBE">
          <w:rPr>
            <w:rFonts w:ascii="Times New Roman" w:hAnsi="Times New Roman" w:cs="Times New Roman"/>
            <w:sz w:val="40"/>
            <w:szCs w:val="28"/>
            <w:rPrChange w:id="3934" w:author="Kai Pa" w:date="2018-05-21T21:31:00Z">
              <w:rPr>
                <w:rFonts w:ascii="Times New Roman" w:hAnsi="Times New Roman" w:cs="Times New Roman"/>
                <w:sz w:val="28"/>
                <w:szCs w:val="28"/>
              </w:rPr>
            </w:rPrChange>
          </w:rPr>
          <w:t>D1</w:t>
        </w:r>
        <w:r w:rsidRPr="00B90FBE">
          <w:rPr>
            <w:sz w:val="32"/>
            <w:rPrChange w:id="3935" w:author="Kai Pa" w:date="2018-05-21T21:31:00Z">
              <w:rPr/>
            </w:rPrChange>
          </w:rPr>
          <w:tab/>
        </w:r>
        <w:r w:rsidRPr="00B90FBE">
          <w:rPr>
            <w:rFonts w:ascii="Times New Roman" w:hAnsi="Times New Roman" w:cs="Times New Roman"/>
            <w:sz w:val="40"/>
            <w:szCs w:val="28"/>
            <w:rPrChange w:id="3936" w:author="Kai Pa" w:date="2018-05-21T21:31:00Z">
              <w:rPr>
                <w:rFonts w:ascii="Times New Roman" w:hAnsi="Times New Roman" w:cs="Times New Roman"/>
                <w:sz w:val="28"/>
                <w:szCs w:val="28"/>
              </w:rPr>
            </w:rPrChange>
          </w:rPr>
          <w:t>D2</w:t>
        </w:r>
      </w:ins>
    </w:p>
    <w:p w14:paraId="113F5718" w14:textId="77777777" w:rsidR="00A16568" w:rsidRPr="00B90FBE" w:rsidRDefault="00A16568" w:rsidP="00A16568">
      <w:pPr>
        <w:rPr>
          <w:ins w:id="3937" w:author="Kai Pa" w:date="2018-05-18T08:47:00Z"/>
          <w:sz w:val="32"/>
          <w:rPrChange w:id="3938" w:author="Kai Pa" w:date="2018-05-21T21:31:00Z">
            <w:rPr>
              <w:ins w:id="3939" w:author="Kai Pa" w:date="2018-05-18T08:47:00Z"/>
            </w:rPr>
          </w:rPrChange>
        </w:rPr>
      </w:pPr>
      <w:ins w:id="3940" w:author="Kai Pa" w:date="2018-05-18T08:47:00Z">
        <w:r w:rsidRPr="00B90FBE">
          <w:rPr>
            <w:noProof/>
            <w:sz w:val="32"/>
            <w:rPrChange w:id="3941" w:author="Kai Pa" w:date="2018-05-21T21:31:00Z">
              <w:rPr>
                <w:noProof/>
              </w:rPr>
            </w:rPrChange>
          </w:rPr>
          <mc:AlternateContent>
            <mc:Choice Requires="wps">
              <w:drawing>
                <wp:anchor distT="0" distB="0" distL="114300" distR="114300" simplePos="0" relativeHeight="251784192" behindDoc="0" locked="0" layoutInCell="1" allowOverlap="1" wp14:anchorId="2C716542" wp14:editId="154657E4">
                  <wp:simplePos x="0" y="0"/>
                  <wp:positionH relativeFrom="column">
                    <wp:posOffset>2795587</wp:posOffset>
                  </wp:positionH>
                  <wp:positionV relativeFrom="paragraph">
                    <wp:posOffset>11748</wp:posOffset>
                  </wp:positionV>
                  <wp:extent cx="753745" cy="132080"/>
                  <wp:effectExtent l="25083" t="13017" r="33337" b="14288"/>
                  <wp:wrapNone/>
                  <wp:docPr id="50" name="Right Arrow 5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7A60" id="Right Arrow 50" o:spid="_x0000_s1026" type="#_x0000_t13" style="position:absolute;margin-left:220.1pt;margin-top:.95pt;width:59.35pt;height:10.4pt;rotation:9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TyFP5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45FCF32F" w14:textId="77777777" w:rsidR="00A16568" w:rsidRPr="00B90FBE" w:rsidRDefault="00A16568" w:rsidP="00A16568">
      <w:pPr>
        <w:tabs>
          <w:tab w:val="left" w:pos="6480"/>
        </w:tabs>
        <w:rPr>
          <w:ins w:id="3942" w:author="Kai Pa" w:date="2018-05-18T08:47:00Z"/>
          <w:rFonts w:ascii="Times New Roman" w:hAnsi="Times New Roman" w:cs="Times New Roman"/>
          <w:sz w:val="40"/>
          <w:szCs w:val="28"/>
          <w:rPrChange w:id="3943" w:author="Kai Pa" w:date="2018-05-21T21:31:00Z">
            <w:rPr>
              <w:ins w:id="3944" w:author="Kai Pa" w:date="2018-05-18T08:47:00Z"/>
              <w:rFonts w:ascii="Times New Roman" w:hAnsi="Times New Roman" w:cs="Times New Roman"/>
              <w:sz w:val="28"/>
              <w:szCs w:val="28"/>
            </w:rPr>
          </w:rPrChange>
        </w:rPr>
      </w:pPr>
      <w:ins w:id="3945" w:author="Kai Pa" w:date="2018-05-18T08:47:00Z">
        <w:r w:rsidRPr="00B90FBE">
          <w:rPr>
            <w:noProof/>
            <w:sz w:val="32"/>
            <w:rPrChange w:id="3946" w:author="Kai Pa" w:date="2018-05-21T21:31:00Z">
              <w:rPr>
                <w:noProof/>
              </w:rPr>
            </w:rPrChange>
          </w:rPr>
          <mc:AlternateContent>
            <mc:Choice Requires="wps">
              <w:drawing>
                <wp:anchor distT="0" distB="0" distL="114300" distR="114300" simplePos="0" relativeHeight="251782144" behindDoc="0" locked="0" layoutInCell="1" allowOverlap="1" wp14:anchorId="46A6812C" wp14:editId="7CB6496D">
                  <wp:simplePos x="0" y="0"/>
                  <wp:positionH relativeFrom="column">
                    <wp:posOffset>1752600</wp:posOffset>
                  </wp:positionH>
                  <wp:positionV relativeFrom="paragraph">
                    <wp:posOffset>182880</wp:posOffset>
                  </wp:positionV>
                  <wp:extent cx="2247900" cy="714375"/>
                  <wp:effectExtent l="0" t="0" r="19050" b="28575"/>
                  <wp:wrapNone/>
                  <wp:docPr id="51" name="Oval 5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1C6CF"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6812C" id="Oval 51" o:spid="_x0000_s1045" style="position:absolute;margin-left:138pt;margin-top:14.4pt;width:177pt;height:5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BEZZNJ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1161C6CF"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v:textbox>
                </v:oval>
              </w:pict>
            </mc:Fallback>
          </mc:AlternateContent>
        </w:r>
        <w:r w:rsidRPr="00B90FBE">
          <w:rPr>
            <w:sz w:val="32"/>
            <w:rPrChange w:id="3947" w:author="Kai Pa" w:date="2018-05-21T21:31:00Z">
              <w:rPr/>
            </w:rPrChange>
          </w:rPr>
          <w:tab/>
        </w:r>
      </w:ins>
    </w:p>
    <w:p w14:paraId="140A2626" w14:textId="77777777" w:rsidR="00A16568" w:rsidRPr="00B90FBE" w:rsidRDefault="00A16568" w:rsidP="00A16568">
      <w:pPr>
        <w:rPr>
          <w:ins w:id="3948" w:author="Kai Pa" w:date="2018-05-18T08:47:00Z"/>
          <w:sz w:val="32"/>
          <w:rPrChange w:id="3949" w:author="Kai Pa" w:date="2018-05-21T21:31:00Z">
            <w:rPr>
              <w:ins w:id="3950" w:author="Kai Pa" w:date="2018-05-18T08:47:00Z"/>
            </w:rPr>
          </w:rPrChange>
        </w:rPr>
      </w:pPr>
    </w:p>
    <w:p w14:paraId="64662BA3" w14:textId="77777777" w:rsidR="00A16568" w:rsidRPr="00B90FBE" w:rsidRDefault="00A16568" w:rsidP="00A16568">
      <w:pPr>
        <w:rPr>
          <w:ins w:id="3951" w:author="Kai Pa" w:date="2018-05-18T08:47:00Z"/>
          <w:sz w:val="32"/>
          <w:rPrChange w:id="3952" w:author="Kai Pa" w:date="2018-05-21T21:31:00Z">
            <w:rPr>
              <w:ins w:id="3953" w:author="Kai Pa" w:date="2018-05-18T08:47:00Z"/>
            </w:rPr>
          </w:rPrChange>
        </w:rPr>
      </w:pPr>
    </w:p>
    <w:p w14:paraId="3EA4F005" w14:textId="77777777" w:rsidR="00A16568" w:rsidRPr="00B90FBE" w:rsidRDefault="00A16568" w:rsidP="00A16568">
      <w:pPr>
        <w:tabs>
          <w:tab w:val="left" w:pos="3795"/>
        </w:tabs>
        <w:rPr>
          <w:ins w:id="3954" w:author="Kai Pa" w:date="2018-05-18T08:47:00Z"/>
          <w:sz w:val="32"/>
          <w:rPrChange w:id="3955" w:author="Kai Pa" w:date="2018-05-21T21:31:00Z">
            <w:rPr>
              <w:ins w:id="3956" w:author="Kai Pa" w:date="2018-05-18T08:47:00Z"/>
            </w:rPr>
          </w:rPrChange>
        </w:rPr>
      </w:pPr>
      <w:ins w:id="3957" w:author="Kai Pa" w:date="2018-05-18T08:47:00Z">
        <w:r w:rsidRPr="00B90FBE">
          <w:rPr>
            <w:sz w:val="32"/>
            <w:rPrChange w:id="3958" w:author="Kai Pa" w:date="2018-05-21T21:31:00Z">
              <w:rPr/>
            </w:rPrChange>
          </w:rPr>
          <w:tab/>
        </w:r>
      </w:ins>
    </w:p>
    <w:p w14:paraId="5898C78E" w14:textId="45325B21" w:rsidR="00A16568" w:rsidRPr="00B90FBE" w:rsidRDefault="00A16568" w:rsidP="00A16568">
      <w:pPr>
        <w:tabs>
          <w:tab w:val="left" w:pos="3795"/>
          <w:tab w:val="left" w:pos="5370"/>
        </w:tabs>
        <w:rPr>
          <w:ins w:id="3959" w:author="Kai Pa" w:date="2018-05-18T08:47:00Z"/>
          <w:sz w:val="40"/>
          <w:szCs w:val="28"/>
          <w:rPrChange w:id="3960" w:author="Kai Pa" w:date="2018-05-21T21:31:00Z">
            <w:rPr>
              <w:ins w:id="3961" w:author="Kai Pa" w:date="2018-05-18T08:47:00Z"/>
              <w:sz w:val="28"/>
              <w:szCs w:val="28"/>
            </w:rPr>
          </w:rPrChange>
        </w:rPr>
      </w:pPr>
      <w:ins w:id="3962" w:author="Kai Pa" w:date="2018-05-18T08:47:00Z">
        <w:r w:rsidRPr="00B90FBE">
          <w:rPr>
            <w:noProof/>
            <w:sz w:val="32"/>
            <w:rPrChange w:id="3963" w:author="Kai Pa" w:date="2018-05-21T21:31:00Z">
              <w:rPr>
                <w:noProof/>
              </w:rPr>
            </w:rPrChange>
          </w:rPr>
          <mc:AlternateContent>
            <mc:Choice Requires="wps">
              <w:drawing>
                <wp:anchor distT="0" distB="0" distL="114300" distR="114300" simplePos="0" relativeHeight="251785216" behindDoc="0" locked="0" layoutInCell="1" allowOverlap="1" wp14:anchorId="782BCFA2" wp14:editId="43C96F90">
                  <wp:simplePos x="0" y="0"/>
                  <wp:positionH relativeFrom="column">
                    <wp:posOffset>2819083</wp:posOffset>
                  </wp:positionH>
                  <wp:positionV relativeFrom="paragraph">
                    <wp:posOffset>32704</wp:posOffset>
                  </wp:positionV>
                  <wp:extent cx="753745" cy="132080"/>
                  <wp:effectExtent l="25083" t="0" r="33337" b="33338"/>
                  <wp:wrapNone/>
                  <wp:docPr id="52" name="Right Arrow 5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8695" id="Right Arrow 52" o:spid="_x0000_s1026" type="#_x0000_t13" style="position:absolute;margin-left:222pt;margin-top:2.6pt;width:59.35pt;height:10.4pt;rotation:-9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h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Sz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" adj="19707" fillcolor="#5b9bd5 [3204]" strokecolor="#1f4d78 [1604]" strokeweight="1pt"/>
              </w:pict>
            </mc:Fallback>
          </mc:AlternateContent>
        </w:r>
        <w:r w:rsidRPr="00B90FBE">
          <w:rPr>
            <w:noProof/>
            <w:sz w:val="32"/>
            <w:rPrChange w:id="3964" w:author="Kai Pa" w:date="2018-05-21T21:31:00Z">
              <w:rPr>
                <w:noProof/>
              </w:rPr>
            </w:rPrChange>
          </w:rPr>
          <mc:AlternateContent>
            <mc:Choice Requires="wps">
              <w:drawing>
                <wp:anchor distT="0" distB="0" distL="114300" distR="114300" simplePos="0" relativeHeight="251787264" behindDoc="0" locked="0" layoutInCell="1" allowOverlap="1" wp14:anchorId="21C9CEF1" wp14:editId="5614AF0B">
                  <wp:simplePos x="0" y="0"/>
                  <wp:positionH relativeFrom="column">
                    <wp:posOffset>2161857</wp:posOffset>
                  </wp:positionH>
                  <wp:positionV relativeFrom="paragraph">
                    <wp:posOffset>51753</wp:posOffset>
                  </wp:positionV>
                  <wp:extent cx="753745" cy="132080"/>
                  <wp:effectExtent l="25083" t="13017" r="33337" b="14288"/>
                  <wp:wrapNone/>
                  <wp:docPr id="48" name="Right Arrow 4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3DBC" id="Right Arrow 48" o:spid="_x0000_s1026" type="#_x0000_t13" style="position:absolute;margin-left:170.2pt;margin-top:4.1pt;width:59.35pt;height:10.4pt;rotation:9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rJ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i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PbDGsm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3965"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966" w:author="Kai Pa" w:date="2018-05-21T21:31:00Z">
              <w:rPr>
                <w:rFonts w:ascii="Times New Roman" w:hAnsi="Times New Roman" w:cs="Times New Roman"/>
                <w:sz w:val="28"/>
              </w:rPr>
            </w:rPrChange>
          </w:rPr>
          <w:t xml:space="preserve">               </w:t>
        </w:r>
      </w:ins>
      <w:ins w:id="3967" w:author="Kai Pa" w:date="2018-05-21T21:35:00Z">
        <w:r w:rsidR="00B90FBE">
          <w:rPr>
            <w:rFonts w:ascii="Times New Roman" w:hAnsi="Times New Roman" w:cs="Times New Roman"/>
            <w:sz w:val="32"/>
          </w:rPr>
          <w:t xml:space="preserve">  </w:t>
        </w:r>
      </w:ins>
      <w:ins w:id="3968" w:author="Kai Pa" w:date="2018-05-18T08:47:00Z">
        <w:r w:rsidR="00A76313" w:rsidRPr="00B90FBE">
          <w:rPr>
            <w:rFonts w:ascii="Times New Roman" w:hAnsi="Times New Roman" w:cs="Times New Roman"/>
            <w:sz w:val="32"/>
            <w:rPrChange w:id="3969"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970"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971" w:author="Kai Pa" w:date="2018-05-21T21:31:00Z">
              <w:rPr>
                <w:rFonts w:ascii="Times New Roman" w:hAnsi="Times New Roman" w:cs="Times New Roman"/>
                <w:sz w:val="28"/>
                <w:szCs w:val="28"/>
              </w:rPr>
            </w:rPrChange>
          </w:rPr>
          <w:t>D3</w:t>
        </w:r>
        <w:r w:rsidR="00B90FBE">
          <w:rPr>
            <w:sz w:val="32"/>
            <w:rPrChange w:id="3972" w:author="Kai Pa" w:date="2018-05-21T21:31:00Z">
              <w:rPr>
                <w:sz w:val="32"/>
              </w:rPr>
            </w:rPrChange>
          </w:rPr>
          <w:t xml:space="preserve">        </w:t>
        </w:r>
        <w:r w:rsidRPr="00B90FBE">
          <w:rPr>
            <w:rFonts w:ascii="Times New Roman" w:hAnsi="Times New Roman" w:cs="Times New Roman"/>
            <w:sz w:val="40"/>
            <w:szCs w:val="28"/>
            <w:rPrChange w:id="3973" w:author="Kai Pa" w:date="2018-05-21T21:31:00Z">
              <w:rPr>
                <w:rFonts w:ascii="Times New Roman" w:hAnsi="Times New Roman" w:cs="Times New Roman"/>
                <w:sz w:val="28"/>
                <w:szCs w:val="28"/>
              </w:rPr>
            </w:rPrChange>
          </w:rPr>
          <w:t>D4</w:t>
        </w:r>
      </w:ins>
    </w:p>
    <w:p w14:paraId="782C8752" w14:textId="77777777" w:rsidR="00A16568" w:rsidRPr="00B90FBE" w:rsidRDefault="00A16568" w:rsidP="00A16568">
      <w:pPr>
        <w:rPr>
          <w:ins w:id="3974" w:author="Kai Pa" w:date="2018-05-18T08:47:00Z"/>
          <w:sz w:val="40"/>
          <w:szCs w:val="28"/>
          <w:rPrChange w:id="3975" w:author="Kai Pa" w:date="2018-05-21T21:31:00Z">
            <w:rPr>
              <w:ins w:id="3976" w:author="Kai Pa" w:date="2018-05-18T08:47:00Z"/>
              <w:sz w:val="28"/>
              <w:szCs w:val="28"/>
            </w:rPr>
          </w:rPrChange>
        </w:rPr>
      </w:pPr>
      <w:ins w:id="3977" w:author="Kai Pa" w:date="2018-05-18T08:47:00Z">
        <w:r w:rsidRPr="00B90FBE">
          <w:rPr>
            <w:noProof/>
            <w:sz w:val="40"/>
            <w:szCs w:val="28"/>
            <w:rPrChange w:id="3978" w:author="Kai Pa" w:date="2018-05-21T21:31:00Z">
              <w:rPr>
                <w:noProof/>
                <w:sz w:val="28"/>
                <w:szCs w:val="28"/>
              </w:rPr>
            </w:rPrChange>
          </w:rPr>
          <mc:AlternateContent>
            <mc:Choice Requires="wps">
              <w:drawing>
                <wp:anchor distT="0" distB="0" distL="114300" distR="114300" simplePos="0" relativeHeight="251788288" behindDoc="0" locked="0" layoutInCell="1" allowOverlap="1" wp14:anchorId="728C1B60" wp14:editId="04031EAD">
                  <wp:simplePos x="0" y="0"/>
                  <wp:positionH relativeFrom="column">
                    <wp:posOffset>1790065</wp:posOffset>
                  </wp:positionH>
                  <wp:positionV relativeFrom="paragraph">
                    <wp:posOffset>182245</wp:posOffset>
                  </wp:positionV>
                  <wp:extent cx="22193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C3C0F4" id="Straight Connector 5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D5BZNm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F5054D7" w14:textId="69030308" w:rsidR="00A16568" w:rsidRPr="00B90FBE" w:rsidRDefault="00A16568" w:rsidP="00A16568">
      <w:pPr>
        <w:tabs>
          <w:tab w:val="left" w:pos="1605"/>
        </w:tabs>
        <w:rPr>
          <w:ins w:id="3979" w:author="Kai Pa" w:date="2018-05-18T08:47:00Z"/>
          <w:rFonts w:ascii="Times New Roman" w:hAnsi="Times New Roman" w:cs="Times New Roman"/>
          <w:sz w:val="40"/>
          <w:szCs w:val="28"/>
          <w:rPrChange w:id="3980" w:author="Kai Pa" w:date="2018-05-21T21:31:00Z">
            <w:rPr>
              <w:ins w:id="3981" w:author="Kai Pa" w:date="2018-05-18T08:47:00Z"/>
              <w:rFonts w:ascii="Times New Roman" w:hAnsi="Times New Roman" w:cs="Times New Roman"/>
              <w:sz w:val="28"/>
              <w:szCs w:val="28"/>
            </w:rPr>
          </w:rPrChange>
        </w:rPr>
      </w:pPr>
      <w:ins w:id="3982" w:author="Kai Pa" w:date="2018-05-18T08:47:00Z">
        <w:r w:rsidRPr="00B90FBE">
          <w:rPr>
            <w:noProof/>
            <w:sz w:val="40"/>
            <w:szCs w:val="28"/>
            <w:rPrChange w:id="3983" w:author="Kai Pa" w:date="2018-05-21T21:31:00Z">
              <w:rPr>
                <w:noProof/>
                <w:sz w:val="28"/>
                <w:szCs w:val="28"/>
              </w:rPr>
            </w:rPrChange>
          </w:rPr>
          <mc:AlternateContent>
            <mc:Choice Requires="wps">
              <w:drawing>
                <wp:anchor distT="0" distB="0" distL="114300" distR="114300" simplePos="0" relativeHeight="251789312" behindDoc="0" locked="0" layoutInCell="1" allowOverlap="1" wp14:anchorId="06BC7C70" wp14:editId="07FE80E6">
                  <wp:simplePos x="0" y="0"/>
                  <wp:positionH relativeFrom="column">
                    <wp:posOffset>1809750</wp:posOffset>
                  </wp:positionH>
                  <wp:positionV relativeFrom="paragraph">
                    <wp:posOffset>245745</wp:posOffset>
                  </wp:positionV>
                  <wp:extent cx="2219325" cy="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C5262BC" id="Straight Connector 5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9byyy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984"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985" w:author="Kai Pa" w:date="2018-05-21T21:31:00Z">
              <w:rPr>
                <w:rFonts w:ascii="Times New Roman" w:hAnsi="Times New Roman" w:cs="Times New Roman"/>
                <w:sz w:val="36"/>
                <w:szCs w:val="28"/>
              </w:rPr>
            </w:rPrChange>
          </w:rPr>
          <w:t xml:space="preserve">                 </w:t>
        </w:r>
        <w:r w:rsidRPr="00B90FBE">
          <w:rPr>
            <w:rFonts w:ascii="Times New Roman" w:hAnsi="Times New Roman" w:cs="Times New Roman"/>
            <w:sz w:val="40"/>
            <w:szCs w:val="28"/>
            <w:rPrChange w:id="3986" w:author="Kai Pa" w:date="2018-05-21T21:31:00Z">
              <w:rPr>
                <w:rFonts w:ascii="Times New Roman" w:hAnsi="Times New Roman" w:cs="Times New Roman"/>
                <w:sz w:val="28"/>
                <w:szCs w:val="28"/>
              </w:rPr>
            </w:rPrChange>
          </w:rPr>
          <w:t xml:space="preserve">    </w:t>
        </w:r>
      </w:ins>
      <w:ins w:id="3987" w:author="Kai Pa" w:date="2018-05-21T21:35:00Z">
        <w:r w:rsidR="00B90FBE">
          <w:rPr>
            <w:rFonts w:ascii="Times New Roman" w:hAnsi="Times New Roman" w:cs="Times New Roman"/>
            <w:sz w:val="40"/>
            <w:szCs w:val="28"/>
          </w:rPr>
          <w:t xml:space="preserve">   </w:t>
        </w:r>
      </w:ins>
      <w:ins w:id="3988" w:author="Kai Pa" w:date="2018-05-18T08:47:00Z">
        <w:r w:rsidRPr="00B90FBE">
          <w:rPr>
            <w:rFonts w:ascii="Times New Roman" w:hAnsi="Times New Roman" w:cs="Times New Roman"/>
            <w:sz w:val="40"/>
            <w:szCs w:val="28"/>
            <w:rPrChange w:id="3989" w:author="Kai Pa" w:date="2018-05-21T21:31:00Z">
              <w:rPr>
                <w:rFonts w:ascii="Times New Roman" w:hAnsi="Times New Roman" w:cs="Times New Roman"/>
                <w:sz w:val="28"/>
                <w:szCs w:val="28"/>
              </w:rPr>
            </w:rPrChange>
          </w:rPr>
          <w:t xml:space="preserve">  Cơ sở dữ liệu</w:t>
        </w:r>
      </w:ins>
    </w:p>
    <w:p w14:paraId="27D3A648" w14:textId="77777777" w:rsidR="00A16568" w:rsidRPr="00B90FBE" w:rsidRDefault="00A16568" w:rsidP="00A16568">
      <w:pPr>
        <w:pStyle w:val="ListParagraph"/>
        <w:tabs>
          <w:tab w:val="left" w:pos="1605"/>
        </w:tabs>
        <w:jc w:val="center"/>
        <w:rPr>
          <w:ins w:id="3990" w:author="Kai Pa" w:date="2018-05-18T08:47:00Z"/>
          <w:rFonts w:ascii="Times New Roman" w:hAnsi="Times New Roman" w:cs="Times New Roman"/>
          <w:sz w:val="40"/>
          <w:szCs w:val="28"/>
          <w:rPrChange w:id="3991" w:author="Kai Pa" w:date="2018-05-21T21:31:00Z">
            <w:rPr>
              <w:ins w:id="3992" w:author="Kai Pa" w:date="2018-05-18T08:47:00Z"/>
              <w:rFonts w:ascii="Times New Roman" w:hAnsi="Times New Roman" w:cs="Times New Roman"/>
              <w:sz w:val="28"/>
              <w:szCs w:val="28"/>
            </w:rPr>
          </w:rPrChange>
        </w:rPr>
      </w:pPr>
      <w:ins w:id="3993" w:author="Kai Pa" w:date="2018-05-18T08:47:00Z">
        <w:r w:rsidRPr="00B90FBE">
          <w:rPr>
            <w:rFonts w:ascii="Times New Roman" w:hAnsi="Times New Roman" w:cs="Times New Roman"/>
            <w:i/>
            <w:sz w:val="40"/>
            <w:szCs w:val="28"/>
            <w:rPrChange w:id="3994" w:author="Kai Pa" w:date="2018-05-21T21:31:00Z">
              <w:rPr>
                <w:rFonts w:ascii="Times New Roman" w:hAnsi="Times New Roman" w:cs="Times New Roman"/>
                <w:i/>
                <w:sz w:val="28"/>
                <w:szCs w:val="28"/>
              </w:rPr>
            </w:rPrChange>
          </w:rPr>
          <w:t>Sơ đồ DFD ngiệp vụ cập nhật loại sổ tiết kiểm.</w:t>
        </w:r>
      </w:ins>
    </w:p>
    <w:p w14:paraId="7D9EDA64" w14:textId="77777777" w:rsidR="00A16568" w:rsidRPr="00B90FBE" w:rsidRDefault="00A16568" w:rsidP="00A16568">
      <w:pPr>
        <w:pStyle w:val="ListParagraph"/>
        <w:tabs>
          <w:tab w:val="left" w:pos="1605"/>
        </w:tabs>
        <w:jc w:val="center"/>
        <w:rPr>
          <w:ins w:id="3995" w:author="Kai Pa" w:date="2018-05-18T08:47:00Z"/>
          <w:rFonts w:ascii="Times New Roman" w:hAnsi="Times New Roman" w:cs="Times New Roman"/>
          <w:sz w:val="40"/>
          <w:szCs w:val="28"/>
          <w:rPrChange w:id="3996" w:author="Kai Pa" w:date="2018-05-21T21:31:00Z">
            <w:rPr>
              <w:ins w:id="3997" w:author="Kai Pa" w:date="2018-05-18T08:47:00Z"/>
              <w:rFonts w:ascii="Times New Roman" w:hAnsi="Times New Roman" w:cs="Times New Roman"/>
              <w:sz w:val="28"/>
              <w:szCs w:val="28"/>
            </w:rPr>
          </w:rPrChange>
        </w:rPr>
      </w:pPr>
    </w:p>
    <w:p w14:paraId="522D1E0C" w14:textId="77777777" w:rsidR="00A16568" w:rsidRPr="00B90FBE" w:rsidRDefault="00A16568" w:rsidP="00A16568">
      <w:pPr>
        <w:pStyle w:val="ListParagraph"/>
        <w:tabs>
          <w:tab w:val="left" w:pos="1605"/>
        </w:tabs>
        <w:rPr>
          <w:ins w:id="3998" w:author="Kai Pa" w:date="2018-05-18T08:47:00Z"/>
          <w:rFonts w:ascii="Times New Roman" w:hAnsi="Times New Roman" w:cs="Times New Roman"/>
          <w:sz w:val="32"/>
          <w:szCs w:val="28"/>
          <w:rPrChange w:id="3999" w:author="Kai Pa" w:date="2018-05-21T21:31:00Z">
            <w:rPr>
              <w:ins w:id="4000" w:author="Kai Pa" w:date="2018-05-18T08:47:00Z"/>
              <w:rFonts w:ascii="Times New Roman" w:hAnsi="Times New Roman" w:cs="Times New Roman"/>
              <w:sz w:val="28"/>
              <w:szCs w:val="28"/>
            </w:rPr>
          </w:rPrChange>
        </w:rPr>
      </w:pPr>
      <w:ins w:id="4001" w:author="Kai Pa" w:date="2018-05-18T08:47:00Z">
        <w:r w:rsidRPr="00B90FBE">
          <w:rPr>
            <w:rFonts w:ascii="Times New Roman" w:hAnsi="Times New Roman" w:cs="Times New Roman"/>
            <w:sz w:val="32"/>
            <w:szCs w:val="28"/>
            <w:rPrChange w:id="4002" w:author="Kai Pa" w:date="2018-05-21T21:31:00Z">
              <w:rPr>
                <w:rFonts w:ascii="Times New Roman" w:hAnsi="Times New Roman" w:cs="Times New Roman"/>
                <w:sz w:val="28"/>
                <w:szCs w:val="28"/>
              </w:rPr>
            </w:rPrChange>
          </w:rPr>
          <w:lastRenderedPageBreak/>
          <w:t>D1: TENLOAI (tên loại tiết kiệm), LAISUAT</w:t>
        </w:r>
      </w:ins>
    </w:p>
    <w:p w14:paraId="27E6859B" w14:textId="77777777" w:rsidR="00A16568" w:rsidRPr="00B90FBE" w:rsidRDefault="00A16568" w:rsidP="00A16568">
      <w:pPr>
        <w:pStyle w:val="ListParagraph"/>
        <w:tabs>
          <w:tab w:val="left" w:pos="1605"/>
        </w:tabs>
        <w:rPr>
          <w:ins w:id="4003" w:author="Kai Pa" w:date="2018-05-18T08:47:00Z"/>
          <w:rFonts w:ascii="Times New Roman" w:hAnsi="Times New Roman" w:cs="Times New Roman"/>
          <w:sz w:val="32"/>
          <w:szCs w:val="28"/>
          <w:rPrChange w:id="4004" w:author="Kai Pa" w:date="2018-05-21T21:31:00Z">
            <w:rPr>
              <w:ins w:id="4005" w:author="Kai Pa" w:date="2018-05-18T08:47:00Z"/>
              <w:rFonts w:ascii="Times New Roman" w:hAnsi="Times New Roman" w:cs="Times New Roman"/>
              <w:sz w:val="28"/>
              <w:szCs w:val="28"/>
            </w:rPr>
          </w:rPrChange>
        </w:rPr>
      </w:pPr>
      <w:ins w:id="4006" w:author="Kai Pa" w:date="2018-05-18T08:47:00Z">
        <w:r w:rsidRPr="00B90FBE">
          <w:rPr>
            <w:rFonts w:ascii="Times New Roman" w:hAnsi="Times New Roman" w:cs="Times New Roman"/>
            <w:sz w:val="32"/>
            <w:szCs w:val="28"/>
            <w:rPrChange w:id="4007" w:author="Kai Pa" w:date="2018-05-21T21:31:00Z">
              <w:rPr>
                <w:rFonts w:ascii="Times New Roman" w:hAnsi="Times New Roman" w:cs="Times New Roman"/>
                <w:sz w:val="28"/>
                <w:szCs w:val="28"/>
              </w:rPr>
            </w:rPrChange>
          </w:rPr>
          <w:t>D2: MALOAITK, TENLOAI, LAISUAT, KIHAN (thông tin đã cập nhật)</w:t>
        </w:r>
      </w:ins>
    </w:p>
    <w:p w14:paraId="51A05D94" w14:textId="77777777" w:rsidR="00A16568" w:rsidRPr="00B90FBE" w:rsidRDefault="00A16568" w:rsidP="00A16568">
      <w:pPr>
        <w:pStyle w:val="ListParagraph"/>
        <w:tabs>
          <w:tab w:val="left" w:pos="1605"/>
        </w:tabs>
        <w:rPr>
          <w:ins w:id="4008" w:author="Kai Pa" w:date="2018-05-18T08:47:00Z"/>
          <w:rFonts w:ascii="Times New Roman" w:hAnsi="Times New Roman" w:cs="Times New Roman"/>
          <w:sz w:val="32"/>
          <w:szCs w:val="28"/>
          <w:rPrChange w:id="4009" w:author="Kai Pa" w:date="2018-05-21T21:31:00Z">
            <w:rPr>
              <w:ins w:id="4010" w:author="Kai Pa" w:date="2018-05-18T08:47:00Z"/>
              <w:rFonts w:ascii="Times New Roman" w:hAnsi="Times New Roman" w:cs="Times New Roman"/>
              <w:sz w:val="28"/>
              <w:szCs w:val="28"/>
            </w:rPr>
          </w:rPrChange>
        </w:rPr>
      </w:pPr>
      <w:ins w:id="4011" w:author="Kai Pa" w:date="2018-05-18T08:47:00Z">
        <w:r w:rsidRPr="00B90FBE">
          <w:rPr>
            <w:rFonts w:ascii="Times New Roman" w:hAnsi="Times New Roman" w:cs="Times New Roman"/>
            <w:sz w:val="32"/>
            <w:szCs w:val="28"/>
            <w:rPrChange w:id="4012" w:author="Kai Pa" w:date="2018-05-21T21:31:00Z">
              <w:rPr>
                <w:rFonts w:ascii="Times New Roman" w:hAnsi="Times New Roman" w:cs="Times New Roman"/>
                <w:sz w:val="28"/>
                <w:szCs w:val="28"/>
              </w:rPr>
            </w:rPrChange>
          </w:rPr>
          <w:t>D3 : D2</w:t>
        </w:r>
      </w:ins>
    </w:p>
    <w:p w14:paraId="1032E18B" w14:textId="77777777" w:rsidR="00A16568" w:rsidRPr="00B90FBE" w:rsidRDefault="00A16568" w:rsidP="00A16568">
      <w:pPr>
        <w:pStyle w:val="ListParagraph"/>
        <w:tabs>
          <w:tab w:val="left" w:pos="1605"/>
        </w:tabs>
        <w:rPr>
          <w:ins w:id="4013" w:author="Kai Pa" w:date="2018-05-18T08:47:00Z"/>
          <w:rFonts w:ascii="Times New Roman" w:hAnsi="Times New Roman" w:cs="Times New Roman"/>
          <w:sz w:val="32"/>
          <w:szCs w:val="28"/>
          <w:rPrChange w:id="4014" w:author="Kai Pa" w:date="2018-05-21T21:31:00Z">
            <w:rPr>
              <w:ins w:id="4015" w:author="Kai Pa" w:date="2018-05-18T08:47:00Z"/>
              <w:rFonts w:ascii="Times New Roman" w:hAnsi="Times New Roman" w:cs="Times New Roman"/>
              <w:sz w:val="28"/>
              <w:szCs w:val="28"/>
            </w:rPr>
          </w:rPrChange>
        </w:rPr>
      </w:pPr>
      <w:ins w:id="4016" w:author="Kai Pa" w:date="2018-05-18T08:47:00Z">
        <w:r w:rsidRPr="00B90FBE">
          <w:rPr>
            <w:rFonts w:ascii="Times New Roman" w:hAnsi="Times New Roman" w:cs="Times New Roman"/>
            <w:sz w:val="32"/>
            <w:szCs w:val="28"/>
            <w:rPrChange w:id="4017" w:author="Kai Pa" w:date="2018-05-21T21:31:00Z">
              <w:rPr>
                <w:rFonts w:ascii="Times New Roman" w:hAnsi="Times New Roman" w:cs="Times New Roman"/>
                <w:sz w:val="28"/>
                <w:szCs w:val="28"/>
              </w:rPr>
            </w:rPrChange>
          </w:rPr>
          <w:t>D4 : D3</w:t>
        </w:r>
      </w:ins>
    </w:p>
    <w:p w14:paraId="0B033EC2" w14:textId="77777777" w:rsidR="00A16568" w:rsidRPr="00B90FBE" w:rsidRDefault="00A16568" w:rsidP="00A16568">
      <w:pPr>
        <w:pStyle w:val="ListParagraph"/>
        <w:tabs>
          <w:tab w:val="left" w:pos="1605"/>
        </w:tabs>
        <w:rPr>
          <w:ins w:id="4018" w:author="Kai Pa" w:date="2018-05-18T08:47:00Z"/>
          <w:rFonts w:ascii="Times New Roman" w:hAnsi="Times New Roman" w:cs="Times New Roman"/>
          <w:sz w:val="32"/>
          <w:szCs w:val="28"/>
          <w:rPrChange w:id="4019" w:author="Kai Pa" w:date="2018-05-21T21:31:00Z">
            <w:rPr>
              <w:ins w:id="4020" w:author="Kai Pa" w:date="2018-05-18T08:47:00Z"/>
              <w:rFonts w:ascii="Times New Roman" w:hAnsi="Times New Roman" w:cs="Times New Roman"/>
              <w:sz w:val="28"/>
              <w:szCs w:val="28"/>
            </w:rPr>
          </w:rPrChange>
        </w:rPr>
      </w:pPr>
    </w:p>
    <w:p w14:paraId="168B40DE" w14:textId="77777777" w:rsidR="00A16568" w:rsidRPr="00B90FBE" w:rsidRDefault="00A16568" w:rsidP="00A16568">
      <w:pPr>
        <w:pStyle w:val="ListParagraph"/>
        <w:tabs>
          <w:tab w:val="left" w:pos="1605"/>
        </w:tabs>
        <w:rPr>
          <w:ins w:id="4021" w:author="Kai Pa" w:date="2018-05-18T08:47:00Z"/>
          <w:rFonts w:ascii="Times New Roman" w:hAnsi="Times New Roman" w:cs="Times New Roman"/>
          <w:sz w:val="32"/>
          <w:szCs w:val="28"/>
          <w:rPrChange w:id="4022" w:author="Kai Pa" w:date="2018-05-21T21:31:00Z">
            <w:rPr>
              <w:ins w:id="4023" w:author="Kai Pa" w:date="2018-05-18T08:47:00Z"/>
              <w:rFonts w:ascii="Times New Roman" w:hAnsi="Times New Roman" w:cs="Times New Roman"/>
              <w:sz w:val="28"/>
              <w:szCs w:val="28"/>
            </w:rPr>
          </w:rPrChange>
        </w:rPr>
      </w:pPr>
    </w:p>
    <w:p w14:paraId="77443473" w14:textId="77777777" w:rsidR="00A16568" w:rsidRPr="00B90FBE" w:rsidRDefault="00A16568" w:rsidP="00A16568">
      <w:pPr>
        <w:pStyle w:val="ListParagraph"/>
        <w:tabs>
          <w:tab w:val="left" w:pos="1605"/>
        </w:tabs>
        <w:rPr>
          <w:ins w:id="4024" w:author="Kai Pa" w:date="2018-05-18T08:47:00Z"/>
          <w:rFonts w:ascii="Times New Roman" w:hAnsi="Times New Roman" w:cs="Times New Roman"/>
          <w:sz w:val="32"/>
          <w:szCs w:val="28"/>
          <w:rPrChange w:id="4025" w:author="Kai Pa" w:date="2018-05-21T21:31:00Z">
            <w:rPr>
              <w:ins w:id="4026" w:author="Kai Pa" w:date="2018-05-18T08:47:00Z"/>
              <w:rFonts w:ascii="Times New Roman" w:hAnsi="Times New Roman" w:cs="Times New Roman"/>
              <w:sz w:val="28"/>
              <w:szCs w:val="28"/>
            </w:rPr>
          </w:rPrChange>
        </w:rPr>
      </w:pPr>
      <w:ins w:id="4027" w:author="Kai Pa" w:date="2018-05-18T08:47:00Z">
        <w:r w:rsidRPr="00B90FBE">
          <w:rPr>
            <w:rFonts w:ascii="Times New Roman" w:hAnsi="Times New Roman" w:cs="Times New Roman"/>
            <w:b/>
            <w:i/>
            <w:sz w:val="32"/>
            <w:szCs w:val="28"/>
            <w:u w:val="single"/>
            <w:rPrChange w:id="4028" w:author="Kai Pa" w:date="2018-05-21T21:31:00Z">
              <w:rPr>
                <w:rFonts w:ascii="Times New Roman" w:hAnsi="Times New Roman" w:cs="Times New Roman"/>
                <w:b/>
                <w:i/>
                <w:sz w:val="28"/>
                <w:szCs w:val="28"/>
                <w:u w:val="single"/>
              </w:rPr>
            </w:rPrChange>
          </w:rPr>
          <w:t>Xử lý:</w:t>
        </w:r>
      </w:ins>
    </w:p>
    <w:p w14:paraId="0E9D1BA3" w14:textId="77777777" w:rsidR="00A16568" w:rsidRPr="00B90FBE" w:rsidRDefault="00A16568" w:rsidP="00A16568">
      <w:pPr>
        <w:pStyle w:val="ListParagraph"/>
        <w:numPr>
          <w:ilvl w:val="0"/>
          <w:numId w:val="24"/>
        </w:numPr>
        <w:tabs>
          <w:tab w:val="left" w:pos="1605"/>
        </w:tabs>
        <w:rPr>
          <w:ins w:id="4029" w:author="Kai Pa" w:date="2018-05-18T08:47:00Z"/>
          <w:rFonts w:ascii="Times New Roman" w:hAnsi="Times New Roman" w:cs="Times New Roman"/>
          <w:sz w:val="32"/>
          <w:szCs w:val="28"/>
          <w:rPrChange w:id="4030" w:author="Kai Pa" w:date="2018-05-21T21:31:00Z">
            <w:rPr>
              <w:ins w:id="4031" w:author="Kai Pa" w:date="2018-05-18T08:47:00Z"/>
              <w:rFonts w:ascii="Times New Roman" w:hAnsi="Times New Roman" w:cs="Times New Roman"/>
              <w:sz w:val="28"/>
              <w:szCs w:val="28"/>
            </w:rPr>
          </w:rPrChange>
        </w:rPr>
      </w:pPr>
      <w:ins w:id="4032" w:author="Kai Pa" w:date="2018-05-18T08:47:00Z">
        <w:r w:rsidRPr="00B90FBE">
          <w:rPr>
            <w:rFonts w:ascii="Times New Roman" w:hAnsi="Times New Roman" w:cs="Times New Roman"/>
            <w:sz w:val="32"/>
            <w:szCs w:val="28"/>
            <w:rPrChange w:id="4033" w:author="Kai Pa" w:date="2018-05-21T21:31:00Z">
              <w:rPr>
                <w:rFonts w:ascii="Times New Roman" w:hAnsi="Times New Roman" w:cs="Times New Roman"/>
                <w:sz w:val="28"/>
                <w:szCs w:val="28"/>
              </w:rPr>
            </w:rPrChange>
          </w:rPr>
          <w:t>Bước 1: Kết nối với cơ sở dữ liệu.</w:t>
        </w:r>
      </w:ins>
    </w:p>
    <w:p w14:paraId="3C39F96F" w14:textId="77777777" w:rsidR="00A16568" w:rsidRPr="00B90FBE" w:rsidRDefault="00A16568" w:rsidP="00A16568">
      <w:pPr>
        <w:pStyle w:val="ListParagraph"/>
        <w:numPr>
          <w:ilvl w:val="0"/>
          <w:numId w:val="24"/>
        </w:numPr>
        <w:tabs>
          <w:tab w:val="left" w:pos="1605"/>
        </w:tabs>
        <w:rPr>
          <w:ins w:id="4034" w:author="Kai Pa" w:date="2018-05-18T08:47:00Z"/>
          <w:rFonts w:ascii="Times New Roman" w:hAnsi="Times New Roman" w:cs="Times New Roman"/>
          <w:sz w:val="32"/>
          <w:szCs w:val="28"/>
          <w:rPrChange w:id="4035" w:author="Kai Pa" w:date="2018-05-21T21:31:00Z">
            <w:rPr>
              <w:ins w:id="4036" w:author="Kai Pa" w:date="2018-05-18T08:47:00Z"/>
              <w:rFonts w:ascii="Times New Roman" w:hAnsi="Times New Roman" w:cs="Times New Roman"/>
              <w:sz w:val="28"/>
              <w:szCs w:val="28"/>
            </w:rPr>
          </w:rPrChange>
        </w:rPr>
      </w:pPr>
      <w:ins w:id="4037" w:author="Kai Pa" w:date="2018-05-18T08:47:00Z">
        <w:r w:rsidRPr="00B90FBE">
          <w:rPr>
            <w:rFonts w:ascii="Times New Roman" w:hAnsi="Times New Roman" w:cs="Times New Roman"/>
            <w:sz w:val="32"/>
            <w:szCs w:val="28"/>
            <w:rPrChange w:id="4038" w:author="Kai Pa" w:date="2018-05-21T21:31:00Z">
              <w:rPr>
                <w:rFonts w:ascii="Times New Roman" w:hAnsi="Times New Roman" w:cs="Times New Roman"/>
                <w:sz w:val="28"/>
                <w:szCs w:val="28"/>
              </w:rPr>
            </w:rPrChange>
          </w:rPr>
          <w:t>Bước 2: Nhập D1</w:t>
        </w:r>
      </w:ins>
    </w:p>
    <w:p w14:paraId="1722DA2A" w14:textId="77777777" w:rsidR="00A16568" w:rsidRPr="00B90FBE" w:rsidRDefault="00A16568" w:rsidP="00A16568">
      <w:pPr>
        <w:pStyle w:val="ListParagraph"/>
        <w:numPr>
          <w:ilvl w:val="0"/>
          <w:numId w:val="24"/>
        </w:numPr>
        <w:tabs>
          <w:tab w:val="left" w:pos="1605"/>
        </w:tabs>
        <w:rPr>
          <w:ins w:id="4039" w:author="Kai Pa" w:date="2018-05-18T08:47:00Z"/>
          <w:rFonts w:ascii="Times New Roman" w:hAnsi="Times New Roman" w:cs="Times New Roman"/>
          <w:sz w:val="32"/>
          <w:szCs w:val="28"/>
          <w:rPrChange w:id="4040" w:author="Kai Pa" w:date="2018-05-21T21:31:00Z">
            <w:rPr>
              <w:ins w:id="4041" w:author="Kai Pa" w:date="2018-05-18T08:47:00Z"/>
              <w:rFonts w:ascii="Times New Roman" w:hAnsi="Times New Roman" w:cs="Times New Roman"/>
              <w:sz w:val="28"/>
              <w:szCs w:val="28"/>
            </w:rPr>
          </w:rPrChange>
        </w:rPr>
      </w:pPr>
      <w:ins w:id="4042" w:author="Kai Pa" w:date="2018-05-18T08:47:00Z">
        <w:r w:rsidRPr="00B90FBE">
          <w:rPr>
            <w:rFonts w:ascii="Times New Roman" w:hAnsi="Times New Roman" w:cs="Times New Roman"/>
            <w:sz w:val="32"/>
            <w:szCs w:val="28"/>
            <w:rPrChange w:id="4043" w:author="Kai Pa" w:date="2018-05-21T21:31:00Z">
              <w:rPr>
                <w:rFonts w:ascii="Times New Roman" w:hAnsi="Times New Roman" w:cs="Times New Roman"/>
                <w:sz w:val="28"/>
                <w:szCs w:val="28"/>
              </w:rPr>
            </w:rPrChange>
          </w:rPr>
          <w:t>Bước 3: Xác định thông tin cần cập nhật bao gồm (TENLOAITK, LAISUAT, KIHAN )</w:t>
        </w:r>
      </w:ins>
    </w:p>
    <w:p w14:paraId="2F1831A2" w14:textId="77777777" w:rsidR="00A16568" w:rsidRPr="00B90FBE" w:rsidRDefault="00A16568" w:rsidP="00A16568">
      <w:pPr>
        <w:pStyle w:val="ListParagraph"/>
        <w:numPr>
          <w:ilvl w:val="0"/>
          <w:numId w:val="24"/>
        </w:numPr>
        <w:tabs>
          <w:tab w:val="left" w:pos="1605"/>
        </w:tabs>
        <w:rPr>
          <w:ins w:id="4044" w:author="Kai Pa" w:date="2018-05-18T08:47:00Z"/>
          <w:rFonts w:ascii="Times New Roman" w:hAnsi="Times New Roman" w:cs="Times New Roman"/>
          <w:sz w:val="32"/>
          <w:szCs w:val="28"/>
          <w:rPrChange w:id="4045" w:author="Kai Pa" w:date="2018-05-21T21:31:00Z">
            <w:rPr>
              <w:ins w:id="4046" w:author="Kai Pa" w:date="2018-05-18T08:47:00Z"/>
              <w:rFonts w:ascii="Times New Roman" w:hAnsi="Times New Roman" w:cs="Times New Roman"/>
              <w:sz w:val="28"/>
              <w:szCs w:val="28"/>
            </w:rPr>
          </w:rPrChange>
        </w:rPr>
      </w:pPr>
      <w:ins w:id="4047" w:author="Kai Pa" w:date="2018-05-18T08:47:00Z">
        <w:r w:rsidRPr="00B90FBE">
          <w:rPr>
            <w:rFonts w:ascii="Times New Roman" w:hAnsi="Times New Roman" w:cs="Times New Roman"/>
            <w:sz w:val="32"/>
            <w:szCs w:val="28"/>
            <w:rPrChange w:id="4048" w:author="Kai Pa" w:date="2018-05-21T21:31:00Z">
              <w:rPr>
                <w:rFonts w:ascii="Times New Roman" w:hAnsi="Times New Roman" w:cs="Times New Roman"/>
                <w:sz w:val="28"/>
                <w:szCs w:val="28"/>
              </w:rPr>
            </w:rPrChange>
          </w:rPr>
          <w:t>Bước 4: Lưu thông tin đã cập nhật vào bộ nhớ phụ.</w:t>
        </w:r>
      </w:ins>
    </w:p>
    <w:p w14:paraId="4E34EC6B" w14:textId="77777777" w:rsidR="00A16568" w:rsidRPr="00B90FBE" w:rsidRDefault="00A16568" w:rsidP="00A16568">
      <w:pPr>
        <w:pStyle w:val="ListParagraph"/>
        <w:numPr>
          <w:ilvl w:val="0"/>
          <w:numId w:val="24"/>
        </w:numPr>
        <w:tabs>
          <w:tab w:val="left" w:pos="1605"/>
        </w:tabs>
        <w:rPr>
          <w:ins w:id="4049" w:author="Kai Pa" w:date="2018-05-18T08:47:00Z"/>
          <w:rFonts w:ascii="Times New Roman" w:hAnsi="Times New Roman" w:cs="Times New Roman"/>
          <w:sz w:val="32"/>
          <w:szCs w:val="28"/>
          <w:rPrChange w:id="4050" w:author="Kai Pa" w:date="2018-05-21T21:31:00Z">
            <w:rPr>
              <w:ins w:id="4051" w:author="Kai Pa" w:date="2018-05-18T08:47:00Z"/>
              <w:rFonts w:ascii="Times New Roman" w:hAnsi="Times New Roman" w:cs="Times New Roman"/>
              <w:sz w:val="28"/>
              <w:szCs w:val="28"/>
            </w:rPr>
          </w:rPrChange>
        </w:rPr>
      </w:pPr>
      <w:ins w:id="4052" w:author="Kai Pa" w:date="2018-05-18T08:47:00Z">
        <w:r w:rsidRPr="00B90FBE">
          <w:rPr>
            <w:rFonts w:ascii="Times New Roman" w:hAnsi="Times New Roman" w:cs="Times New Roman"/>
            <w:sz w:val="32"/>
            <w:szCs w:val="28"/>
            <w:rPrChange w:id="4053" w:author="Kai Pa" w:date="2018-05-21T21:31:00Z">
              <w:rPr>
                <w:rFonts w:ascii="Times New Roman" w:hAnsi="Times New Roman" w:cs="Times New Roman"/>
                <w:sz w:val="28"/>
                <w:szCs w:val="28"/>
              </w:rPr>
            </w:rPrChange>
          </w:rPr>
          <w:t>Bước 5: Xuất D2</w:t>
        </w:r>
      </w:ins>
    </w:p>
    <w:p w14:paraId="5F5E932B" w14:textId="77777777" w:rsidR="00A16568" w:rsidRPr="00B90FBE" w:rsidRDefault="00A16568" w:rsidP="00A16568">
      <w:pPr>
        <w:pStyle w:val="ListParagraph"/>
        <w:numPr>
          <w:ilvl w:val="0"/>
          <w:numId w:val="24"/>
        </w:numPr>
        <w:tabs>
          <w:tab w:val="left" w:pos="1605"/>
        </w:tabs>
        <w:rPr>
          <w:ins w:id="4054" w:author="Kai Pa" w:date="2018-05-18T08:47:00Z"/>
          <w:rFonts w:ascii="Times New Roman" w:hAnsi="Times New Roman" w:cs="Times New Roman"/>
          <w:sz w:val="32"/>
          <w:szCs w:val="28"/>
          <w:rPrChange w:id="4055" w:author="Kai Pa" w:date="2018-05-21T21:31:00Z">
            <w:rPr>
              <w:ins w:id="4056" w:author="Kai Pa" w:date="2018-05-18T08:47:00Z"/>
              <w:rFonts w:ascii="Times New Roman" w:hAnsi="Times New Roman" w:cs="Times New Roman"/>
              <w:sz w:val="28"/>
              <w:szCs w:val="28"/>
            </w:rPr>
          </w:rPrChange>
        </w:rPr>
      </w:pPr>
      <w:ins w:id="4057" w:author="Kai Pa" w:date="2018-05-18T08:47:00Z">
        <w:r w:rsidRPr="00B90FBE">
          <w:rPr>
            <w:rFonts w:ascii="Times New Roman" w:hAnsi="Times New Roman" w:cs="Times New Roman"/>
            <w:sz w:val="32"/>
            <w:szCs w:val="28"/>
            <w:rPrChange w:id="4058" w:author="Kai Pa" w:date="2018-05-21T21:31:00Z">
              <w:rPr>
                <w:rFonts w:ascii="Times New Roman" w:hAnsi="Times New Roman" w:cs="Times New Roman"/>
                <w:sz w:val="28"/>
                <w:szCs w:val="28"/>
              </w:rPr>
            </w:rPrChange>
          </w:rPr>
          <w:t>Bước 6: Đóng kết nối với cơ sở dữ liệu.</w:t>
        </w:r>
      </w:ins>
    </w:p>
    <w:p w14:paraId="4A40D1B4" w14:textId="77777777" w:rsidR="00A16568" w:rsidRPr="00B90FBE" w:rsidRDefault="00A16568" w:rsidP="00A16568">
      <w:pPr>
        <w:pStyle w:val="ListParagraph"/>
        <w:numPr>
          <w:ilvl w:val="0"/>
          <w:numId w:val="24"/>
        </w:numPr>
        <w:tabs>
          <w:tab w:val="left" w:pos="1605"/>
        </w:tabs>
        <w:rPr>
          <w:ins w:id="4059" w:author="Kai Pa" w:date="2018-05-18T08:47:00Z"/>
          <w:rFonts w:ascii="Times New Roman" w:hAnsi="Times New Roman" w:cs="Times New Roman"/>
          <w:sz w:val="32"/>
          <w:szCs w:val="28"/>
          <w:rPrChange w:id="4060" w:author="Kai Pa" w:date="2018-05-21T21:31:00Z">
            <w:rPr>
              <w:ins w:id="4061" w:author="Kai Pa" w:date="2018-05-18T08:47:00Z"/>
              <w:rFonts w:ascii="Times New Roman" w:hAnsi="Times New Roman" w:cs="Times New Roman"/>
              <w:sz w:val="28"/>
              <w:szCs w:val="28"/>
            </w:rPr>
          </w:rPrChange>
        </w:rPr>
      </w:pPr>
      <w:ins w:id="4062" w:author="Kai Pa" w:date="2018-05-18T08:47:00Z">
        <w:r w:rsidRPr="00B90FBE">
          <w:rPr>
            <w:rFonts w:ascii="Times New Roman" w:hAnsi="Times New Roman" w:cs="Times New Roman"/>
            <w:sz w:val="32"/>
            <w:szCs w:val="28"/>
            <w:rPrChange w:id="4063" w:author="Kai Pa" w:date="2018-05-21T21:31:00Z">
              <w:rPr>
                <w:rFonts w:ascii="Times New Roman" w:hAnsi="Times New Roman" w:cs="Times New Roman"/>
                <w:sz w:val="28"/>
                <w:szCs w:val="28"/>
              </w:rPr>
            </w:rPrChange>
          </w:rPr>
          <w:t>Bước 7: Kết thúc.</w:t>
        </w:r>
      </w:ins>
    </w:p>
    <w:p w14:paraId="536D8C75" w14:textId="5FC37ABF" w:rsidR="00A16568" w:rsidRPr="00B90FBE" w:rsidRDefault="00A76313">
      <w:pPr>
        <w:rPr>
          <w:ins w:id="4064" w:author="Kai Pa" w:date="2018-05-18T08:47:00Z"/>
          <w:rFonts w:ascii="Times New Roman" w:hAnsi="Times New Roman" w:cs="Times New Roman"/>
          <w:color w:val="FF0000"/>
          <w:sz w:val="40"/>
          <w:szCs w:val="28"/>
          <w:rPrChange w:id="4065" w:author="Kai Pa" w:date="2018-05-21T21:31:00Z">
            <w:rPr>
              <w:ins w:id="4066" w:author="Kai Pa" w:date="2018-05-18T08:47:00Z"/>
              <w:sz w:val="32"/>
              <w:szCs w:val="32"/>
            </w:rPr>
          </w:rPrChange>
        </w:rPr>
        <w:pPrChange w:id="4067" w:author="Kai Pa" w:date="2018-05-18T22:29:00Z">
          <w:pPr>
            <w:tabs>
              <w:tab w:val="left" w:pos="1605"/>
            </w:tabs>
          </w:pPr>
        </w:pPrChange>
      </w:pPr>
      <w:ins w:id="4068" w:author="Kai Pa" w:date="2018-05-18T22:28:00Z">
        <w:r w:rsidRPr="00B90FBE">
          <w:rPr>
            <w:rFonts w:ascii="Times New Roman" w:hAnsi="Times New Roman" w:cs="Times New Roman"/>
            <w:color w:val="FF0000"/>
            <w:sz w:val="40"/>
            <w:szCs w:val="28"/>
            <w:rPrChange w:id="4069" w:author="Kai Pa" w:date="2018-05-21T21:31:00Z">
              <w:rPr>
                <w:rFonts w:ascii="Times New Roman" w:hAnsi="Times New Roman" w:cs="Times New Roman"/>
                <w:color w:val="FF0000"/>
                <w:sz w:val="36"/>
                <w:szCs w:val="28"/>
              </w:rPr>
            </w:rPrChange>
          </w:rPr>
          <w:br w:type="page"/>
        </w:r>
      </w:ins>
    </w:p>
    <w:p w14:paraId="2CB24BFB" w14:textId="77777777" w:rsidR="00A16568" w:rsidRPr="00B90FBE" w:rsidRDefault="00A16568" w:rsidP="00A16568">
      <w:pPr>
        <w:rPr>
          <w:ins w:id="4070" w:author="Kai Pa" w:date="2018-05-18T08:47:00Z"/>
          <w:sz w:val="32"/>
          <w:rPrChange w:id="4071" w:author="Kai Pa" w:date="2018-05-21T21:31:00Z">
            <w:rPr>
              <w:ins w:id="4072" w:author="Kai Pa" w:date="2018-05-18T08:47:00Z"/>
            </w:rPr>
          </w:rPrChange>
        </w:rPr>
      </w:pPr>
      <w:ins w:id="4073" w:author="Kai Pa" w:date="2018-05-18T08:47:00Z">
        <w:r w:rsidRPr="00B90FBE">
          <w:rPr>
            <w:noProof/>
            <w:sz w:val="32"/>
            <w:rPrChange w:id="4074" w:author="Kai Pa" w:date="2018-05-21T21:31:00Z">
              <w:rPr>
                <w:noProof/>
              </w:rPr>
            </w:rPrChange>
          </w:rPr>
          <w:lastRenderedPageBreak/>
          <mc:AlternateContent>
            <mc:Choice Requires="wps">
              <w:drawing>
                <wp:anchor distT="0" distB="0" distL="114300" distR="114300" simplePos="0" relativeHeight="251802624" behindDoc="0" locked="0" layoutInCell="1" allowOverlap="1" wp14:anchorId="49A3B179" wp14:editId="27DC5875">
                  <wp:simplePos x="0" y="0"/>
                  <wp:positionH relativeFrom="column">
                    <wp:posOffset>2095500</wp:posOffset>
                  </wp:positionH>
                  <wp:positionV relativeFrom="paragraph">
                    <wp:posOffset>120650</wp:posOffset>
                  </wp:positionV>
                  <wp:extent cx="1590675" cy="5429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4B090"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3B179" id="Rectangle 31" o:spid="_x0000_s1046" style="position:absolute;margin-left:165pt;margin-top:9.5pt;width:125.25pt;height:4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64sfwIAAE4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qW+uLH8CAABO&#10;BQAADgAAAAAAAAAAAAAAAAAuAgAAZHJzL2Uyb0RvYy54bWxQSwECLQAUAAYACAAAACEArh8CzdwA&#10;AAAKAQAADwAAAAAAAAAAAAAAAADZBAAAZHJzL2Rvd25yZXYueG1sUEsFBgAAAAAEAAQA8wAAAOIF&#10;AAAAAA==&#10;" fillcolor="#5b9bd5 [3204]" strokecolor="#1f4d78 [1604]" strokeweight="1pt">
                  <v:textbox>
                    <w:txbxContent>
                      <w:p w14:paraId="6F14B090"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4075" w:author="Kai Pa" w:date="2018-05-21T21:31:00Z">
              <w:rPr>
                <w:noProof/>
              </w:rPr>
            </w:rPrChange>
          </w:rPr>
          <mc:AlternateContent>
            <mc:Choice Requires="wps">
              <w:drawing>
                <wp:anchor distT="0" distB="0" distL="114300" distR="114300" simplePos="0" relativeHeight="251805696" behindDoc="0" locked="0" layoutInCell="1" allowOverlap="1" wp14:anchorId="4B3A50C0" wp14:editId="1738C432">
                  <wp:simplePos x="0" y="0"/>
                  <wp:positionH relativeFrom="column">
                    <wp:posOffset>2209482</wp:posOffset>
                  </wp:positionH>
                  <wp:positionV relativeFrom="paragraph">
                    <wp:posOffset>1008063</wp:posOffset>
                  </wp:positionV>
                  <wp:extent cx="753745" cy="132080"/>
                  <wp:effectExtent l="25083" t="0" r="33337" b="33338"/>
                  <wp:wrapNone/>
                  <wp:docPr id="33" name="Right Arrow 3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6625" id="Right Arrow 33" o:spid="_x0000_s1026" type="#_x0000_t13" style="position:absolute;margin-left:173.95pt;margin-top:79.4pt;width:59.35pt;height:10.4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CrLe/F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4076" w:author="Kai Pa" w:date="2018-05-21T21:31:00Z">
              <w:rPr>
                <w:noProof/>
              </w:rPr>
            </w:rPrChange>
          </w:rPr>
          <mc:AlternateContent>
            <mc:Choice Requires="wps">
              <w:drawing>
                <wp:anchor distT="0" distB="0" distL="114300" distR="114300" simplePos="0" relativeHeight="251803648" behindDoc="0" locked="0" layoutInCell="1" allowOverlap="1" wp14:anchorId="77CB81F6" wp14:editId="5545A55D">
                  <wp:simplePos x="0" y="0"/>
                  <wp:positionH relativeFrom="column">
                    <wp:posOffset>2824162</wp:posOffset>
                  </wp:positionH>
                  <wp:positionV relativeFrom="paragraph">
                    <wp:posOffset>985838</wp:posOffset>
                  </wp:positionV>
                  <wp:extent cx="753745" cy="132080"/>
                  <wp:effectExtent l="25083" t="13017" r="33337" b="14288"/>
                  <wp:wrapNone/>
                  <wp:docPr id="34" name="Right Arrow 3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D569" id="Right Arrow 34" o:spid="_x0000_s1026" type="#_x0000_t13" style="position:absolute;margin-left:222.35pt;margin-top:77.65pt;width:59.35pt;height:10.4pt;rotation:9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4P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e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HmU+D6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4F19B01A" w14:textId="77777777" w:rsidR="00A16568" w:rsidRPr="00B90FBE" w:rsidRDefault="00A16568" w:rsidP="00A16568">
      <w:pPr>
        <w:rPr>
          <w:ins w:id="4077" w:author="Kai Pa" w:date="2018-05-18T08:47:00Z"/>
          <w:sz w:val="32"/>
          <w:rPrChange w:id="4078" w:author="Kai Pa" w:date="2018-05-21T21:31:00Z">
            <w:rPr>
              <w:ins w:id="4079" w:author="Kai Pa" w:date="2018-05-18T08:47:00Z"/>
            </w:rPr>
          </w:rPrChange>
        </w:rPr>
      </w:pPr>
    </w:p>
    <w:p w14:paraId="2785C012" w14:textId="77777777" w:rsidR="00A16568" w:rsidRPr="00B90FBE" w:rsidRDefault="00A16568" w:rsidP="00A16568">
      <w:pPr>
        <w:rPr>
          <w:ins w:id="4080" w:author="Kai Pa" w:date="2018-05-18T08:47:00Z"/>
          <w:sz w:val="32"/>
          <w:rPrChange w:id="4081" w:author="Kai Pa" w:date="2018-05-21T21:31:00Z">
            <w:rPr>
              <w:ins w:id="4082" w:author="Kai Pa" w:date="2018-05-18T08:47:00Z"/>
            </w:rPr>
          </w:rPrChange>
        </w:rPr>
      </w:pPr>
    </w:p>
    <w:p w14:paraId="51263839" w14:textId="77777777" w:rsidR="00A16568" w:rsidRPr="00B90FBE" w:rsidRDefault="00A16568" w:rsidP="00A16568">
      <w:pPr>
        <w:tabs>
          <w:tab w:val="left" w:pos="3405"/>
          <w:tab w:val="left" w:pos="5340"/>
        </w:tabs>
        <w:rPr>
          <w:ins w:id="4083" w:author="Kai Pa" w:date="2018-05-18T08:47:00Z"/>
          <w:rFonts w:ascii="Times New Roman" w:hAnsi="Times New Roman" w:cs="Times New Roman"/>
          <w:sz w:val="32"/>
          <w:rPrChange w:id="4084" w:author="Kai Pa" w:date="2018-05-21T21:31:00Z">
            <w:rPr>
              <w:ins w:id="4085" w:author="Kai Pa" w:date="2018-05-18T08:47:00Z"/>
              <w:rFonts w:ascii="Times New Roman" w:hAnsi="Times New Roman" w:cs="Times New Roman"/>
            </w:rPr>
          </w:rPrChange>
        </w:rPr>
      </w:pPr>
      <w:ins w:id="4086" w:author="Kai Pa" w:date="2018-05-18T08:47:00Z">
        <w:r w:rsidRPr="00B90FBE">
          <w:rPr>
            <w:sz w:val="32"/>
            <w:rPrChange w:id="4087" w:author="Kai Pa" w:date="2018-05-21T21:31:00Z">
              <w:rPr/>
            </w:rPrChange>
          </w:rPr>
          <w:tab/>
        </w:r>
        <w:r w:rsidRPr="00B90FBE">
          <w:rPr>
            <w:rFonts w:ascii="Times New Roman" w:hAnsi="Times New Roman" w:cs="Times New Roman"/>
            <w:sz w:val="40"/>
            <w:szCs w:val="28"/>
            <w:rPrChange w:id="4088" w:author="Kai Pa" w:date="2018-05-21T21:31:00Z">
              <w:rPr>
                <w:rFonts w:ascii="Times New Roman" w:hAnsi="Times New Roman" w:cs="Times New Roman"/>
                <w:sz w:val="28"/>
                <w:szCs w:val="28"/>
              </w:rPr>
            </w:rPrChange>
          </w:rPr>
          <w:t>D1</w:t>
        </w:r>
        <w:r w:rsidRPr="00B90FBE">
          <w:rPr>
            <w:sz w:val="32"/>
            <w:rPrChange w:id="4089" w:author="Kai Pa" w:date="2018-05-21T21:31:00Z">
              <w:rPr/>
            </w:rPrChange>
          </w:rPr>
          <w:tab/>
        </w:r>
        <w:r w:rsidRPr="00B90FBE">
          <w:rPr>
            <w:rFonts w:ascii="Times New Roman" w:hAnsi="Times New Roman" w:cs="Times New Roman"/>
            <w:sz w:val="40"/>
            <w:szCs w:val="28"/>
            <w:rPrChange w:id="4090" w:author="Kai Pa" w:date="2018-05-21T21:31:00Z">
              <w:rPr>
                <w:rFonts w:ascii="Times New Roman" w:hAnsi="Times New Roman" w:cs="Times New Roman"/>
                <w:sz w:val="28"/>
                <w:szCs w:val="28"/>
              </w:rPr>
            </w:rPrChange>
          </w:rPr>
          <w:t>D5</w:t>
        </w:r>
      </w:ins>
    </w:p>
    <w:p w14:paraId="4247B9B3" w14:textId="77777777" w:rsidR="00A16568" w:rsidRPr="00B90FBE" w:rsidRDefault="00A16568" w:rsidP="00A16568">
      <w:pPr>
        <w:rPr>
          <w:ins w:id="4091" w:author="Kai Pa" w:date="2018-05-18T08:47:00Z"/>
          <w:sz w:val="32"/>
          <w:rPrChange w:id="4092" w:author="Kai Pa" w:date="2018-05-21T21:31:00Z">
            <w:rPr>
              <w:ins w:id="4093" w:author="Kai Pa" w:date="2018-05-18T08:47:00Z"/>
            </w:rPr>
          </w:rPrChange>
        </w:rPr>
      </w:pPr>
      <w:ins w:id="4094" w:author="Kai Pa" w:date="2018-05-18T08:47:00Z">
        <w:r w:rsidRPr="00B90FBE">
          <w:rPr>
            <w:noProof/>
            <w:sz w:val="32"/>
            <w:rPrChange w:id="4095" w:author="Kai Pa" w:date="2018-05-21T21:31:00Z">
              <w:rPr>
                <w:noProof/>
              </w:rPr>
            </w:rPrChange>
          </w:rPr>
          <mc:AlternateContent>
            <mc:Choice Requires="wps">
              <w:drawing>
                <wp:anchor distT="0" distB="0" distL="114300" distR="114300" simplePos="0" relativeHeight="251801600" behindDoc="0" locked="0" layoutInCell="1" allowOverlap="1" wp14:anchorId="6BE5C94F" wp14:editId="6968C472">
                  <wp:simplePos x="0" y="0"/>
                  <wp:positionH relativeFrom="column">
                    <wp:posOffset>1863969</wp:posOffset>
                  </wp:positionH>
                  <wp:positionV relativeFrom="paragraph">
                    <wp:posOffset>273343</wp:posOffset>
                  </wp:positionV>
                  <wp:extent cx="2047875" cy="861646"/>
                  <wp:effectExtent l="0" t="0" r="28575" b="15240"/>
                  <wp:wrapNone/>
                  <wp:docPr id="35" name="Oval 35"/>
                  <wp:cNvGraphicFramePr/>
                  <a:graphic xmlns:a="http://schemas.openxmlformats.org/drawingml/2006/main">
                    <a:graphicData uri="http://schemas.microsoft.com/office/word/2010/wordprocessingShape">
                      <wps:wsp>
                        <wps:cNvSpPr/>
                        <wps:spPr>
                          <a:xfrm>
                            <a:off x="0" y="0"/>
                            <a:ext cx="2047875" cy="8616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67B7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lãi không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5C94F" id="Oval 35" o:spid="_x0000_s1047" style="position:absolute;margin-left:146.75pt;margin-top:21.5pt;width:161.25pt;height:6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" fillcolor="#5b9bd5 [3204]" strokecolor="#1f4d78 [1604]" strokeweight="1pt">
                  <v:stroke joinstyle="miter"/>
                  <v:textbox>
                    <w:txbxContent>
                      <w:p w14:paraId="07C67B7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lãi không kỳ hạn</w:t>
                        </w:r>
                      </w:p>
                    </w:txbxContent>
                  </v:textbox>
                </v:oval>
              </w:pict>
            </mc:Fallback>
          </mc:AlternateContent>
        </w:r>
      </w:ins>
    </w:p>
    <w:p w14:paraId="54ABDD72" w14:textId="77777777" w:rsidR="00A16568" w:rsidRPr="00B90FBE" w:rsidRDefault="00A16568" w:rsidP="00A16568">
      <w:pPr>
        <w:tabs>
          <w:tab w:val="left" w:pos="6480"/>
        </w:tabs>
        <w:rPr>
          <w:ins w:id="4096" w:author="Kai Pa" w:date="2018-05-18T08:47:00Z"/>
          <w:rFonts w:ascii="Times New Roman" w:hAnsi="Times New Roman" w:cs="Times New Roman"/>
          <w:sz w:val="40"/>
          <w:szCs w:val="28"/>
          <w:rPrChange w:id="4097" w:author="Kai Pa" w:date="2018-05-21T21:31:00Z">
            <w:rPr>
              <w:ins w:id="4098" w:author="Kai Pa" w:date="2018-05-18T08:47:00Z"/>
              <w:rFonts w:ascii="Times New Roman" w:hAnsi="Times New Roman" w:cs="Times New Roman"/>
              <w:sz w:val="28"/>
              <w:szCs w:val="28"/>
            </w:rPr>
          </w:rPrChange>
        </w:rPr>
      </w:pPr>
      <w:ins w:id="4099" w:author="Kai Pa" w:date="2018-05-18T08:47:00Z">
        <w:r w:rsidRPr="00B90FBE">
          <w:rPr>
            <w:noProof/>
            <w:sz w:val="32"/>
            <w:rPrChange w:id="4100" w:author="Kai Pa" w:date="2018-05-21T21:31:00Z">
              <w:rPr>
                <w:noProof/>
              </w:rPr>
            </w:rPrChange>
          </w:rPr>
          <mc:AlternateContent>
            <mc:Choice Requires="wps">
              <w:drawing>
                <wp:anchor distT="0" distB="0" distL="114300" distR="114300" simplePos="0" relativeHeight="251810816" behindDoc="0" locked="0" layoutInCell="1" allowOverlap="1" wp14:anchorId="73454737" wp14:editId="43CA0835">
                  <wp:simplePos x="0" y="0"/>
                  <wp:positionH relativeFrom="column">
                    <wp:posOffset>4781550</wp:posOffset>
                  </wp:positionH>
                  <wp:positionV relativeFrom="paragraph">
                    <wp:posOffset>75565</wp:posOffset>
                  </wp:positionV>
                  <wp:extent cx="85725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ABD6C"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54737" id="Rectangle 36" o:spid="_x0000_s1048" style="position:absolute;margin-left:376.5pt;margin-top:5.95pt;width:67.5pt;height:34.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RZVfQIAAE0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A6pRZVfQIAAE0FAAAO&#10;AAAAAAAAAAAAAAAAAC4CAABkcnMvZTJvRG9jLnhtbFBLAQItABQABgAIAAAAIQB5mE4A2gAAAAkB&#10;AAAPAAAAAAAAAAAAAAAAANcEAABkcnMvZG93bnJldi54bWxQSwUGAAAAAAQABADzAAAA3gUAAAAA&#10;" fillcolor="#5b9bd5 [3204]" strokecolor="#1f4d78 [1604]" strokeweight="1pt">
                  <v:textbox>
                    <w:txbxContent>
                      <w:p w14:paraId="647ABD6C"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4101" w:author="Kai Pa" w:date="2018-05-21T21:31:00Z">
              <w:rPr>
                <w:noProof/>
              </w:rPr>
            </w:rPrChange>
          </w:rPr>
          <mc:AlternateContent>
            <mc:Choice Requires="wps">
              <w:drawing>
                <wp:anchor distT="0" distB="0" distL="114300" distR="114300" simplePos="0" relativeHeight="251809792" behindDoc="0" locked="0" layoutInCell="1" allowOverlap="1" wp14:anchorId="38A9C394" wp14:editId="63C0D4F0">
                  <wp:simplePos x="0" y="0"/>
                  <wp:positionH relativeFrom="column">
                    <wp:posOffset>3971925</wp:posOffset>
                  </wp:positionH>
                  <wp:positionV relativeFrom="paragraph">
                    <wp:posOffset>247650</wp:posOffset>
                  </wp:positionV>
                  <wp:extent cx="753745" cy="132080"/>
                  <wp:effectExtent l="0" t="19050" r="46355" b="39370"/>
                  <wp:wrapNone/>
                  <wp:docPr id="37" name="Right Arrow 3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1C7F2" id="Right Arrow 37" o:spid="_x0000_s1026" type="#_x0000_t13" style="position:absolute;margin-left:312.75pt;margin-top:19.5pt;width:59.35pt;height:10.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4z0F+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4102" w:author="Kai Pa" w:date="2018-05-21T21:31:00Z">
              <w:rPr/>
            </w:rPrChange>
          </w:rPr>
          <w:tab/>
        </w:r>
        <w:r w:rsidRPr="00B90FBE">
          <w:rPr>
            <w:rFonts w:ascii="Times New Roman" w:hAnsi="Times New Roman" w:cs="Times New Roman"/>
            <w:sz w:val="40"/>
            <w:szCs w:val="28"/>
            <w:rPrChange w:id="4103" w:author="Kai Pa" w:date="2018-05-21T21:31:00Z">
              <w:rPr>
                <w:rFonts w:ascii="Times New Roman" w:hAnsi="Times New Roman" w:cs="Times New Roman"/>
                <w:sz w:val="28"/>
                <w:szCs w:val="28"/>
              </w:rPr>
            </w:rPrChange>
          </w:rPr>
          <w:t>D4</w:t>
        </w:r>
      </w:ins>
    </w:p>
    <w:p w14:paraId="605B3AF3" w14:textId="77777777" w:rsidR="00A16568" w:rsidRPr="00B90FBE" w:rsidRDefault="00A16568" w:rsidP="00A16568">
      <w:pPr>
        <w:rPr>
          <w:ins w:id="4104" w:author="Kai Pa" w:date="2018-05-18T08:47:00Z"/>
          <w:sz w:val="32"/>
          <w:rPrChange w:id="4105" w:author="Kai Pa" w:date="2018-05-21T21:31:00Z">
            <w:rPr>
              <w:ins w:id="4106" w:author="Kai Pa" w:date="2018-05-18T08:47:00Z"/>
            </w:rPr>
          </w:rPrChange>
        </w:rPr>
      </w:pPr>
    </w:p>
    <w:p w14:paraId="26F162A2" w14:textId="77777777" w:rsidR="00A16568" w:rsidRPr="00B90FBE" w:rsidRDefault="00A16568" w:rsidP="00A16568">
      <w:pPr>
        <w:rPr>
          <w:ins w:id="4107" w:author="Kai Pa" w:date="2018-05-18T08:47:00Z"/>
          <w:sz w:val="32"/>
          <w:rPrChange w:id="4108" w:author="Kai Pa" w:date="2018-05-21T21:31:00Z">
            <w:rPr>
              <w:ins w:id="4109" w:author="Kai Pa" w:date="2018-05-18T08:47:00Z"/>
            </w:rPr>
          </w:rPrChange>
        </w:rPr>
      </w:pPr>
    </w:p>
    <w:p w14:paraId="156198FA" w14:textId="77777777" w:rsidR="00A16568" w:rsidRPr="00B90FBE" w:rsidRDefault="00A16568" w:rsidP="00A16568">
      <w:pPr>
        <w:tabs>
          <w:tab w:val="left" w:pos="3795"/>
        </w:tabs>
        <w:rPr>
          <w:ins w:id="4110" w:author="Kai Pa" w:date="2018-05-18T08:47:00Z"/>
          <w:sz w:val="32"/>
          <w:rPrChange w:id="4111" w:author="Kai Pa" w:date="2018-05-21T21:31:00Z">
            <w:rPr>
              <w:ins w:id="4112" w:author="Kai Pa" w:date="2018-05-18T08:47:00Z"/>
            </w:rPr>
          </w:rPrChange>
        </w:rPr>
      </w:pPr>
      <w:ins w:id="4113" w:author="Kai Pa" w:date="2018-05-18T08:47:00Z">
        <w:r w:rsidRPr="00B90FBE">
          <w:rPr>
            <w:noProof/>
            <w:sz w:val="32"/>
            <w:rPrChange w:id="4114" w:author="Kai Pa" w:date="2018-05-21T21:31:00Z">
              <w:rPr>
                <w:noProof/>
              </w:rPr>
            </w:rPrChange>
          </w:rPr>
          <mc:AlternateContent>
            <mc:Choice Requires="wps">
              <w:drawing>
                <wp:anchor distT="0" distB="0" distL="114300" distR="114300" simplePos="0" relativeHeight="251804672" behindDoc="0" locked="0" layoutInCell="1" allowOverlap="1" wp14:anchorId="77B5E2A9" wp14:editId="17C567AE">
                  <wp:simplePos x="0" y="0"/>
                  <wp:positionH relativeFrom="column">
                    <wp:posOffset>2828608</wp:posOffset>
                  </wp:positionH>
                  <wp:positionV relativeFrom="paragraph">
                    <wp:posOffset>272806</wp:posOffset>
                  </wp:positionV>
                  <wp:extent cx="753745" cy="132080"/>
                  <wp:effectExtent l="25083" t="0" r="33337" b="33338"/>
                  <wp:wrapNone/>
                  <wp:docPr id="38" name="Right Arrow 3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907B" id="Right Arrow 38" o:spid="_x0000_s1026" type="#_x0000_t13" style="position:absolute;margin-left:222.75pt;margin-top:21.5pt;width:59.35pt;height:10.4pt;rotation:-90;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SA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p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" adj="19707" fillcolor="#5b9bd5 [3204]" strokecolor="#1f4d78 [1604]" strokeweight="1pt"/>
              </w:pict>
            </mc:Fallback>
          </mc:AlternateContent>
        </w:r>
        <w:r w:rsidRPr="00B90FBE">
          <w:rPr>
            <w:sz w:val="32"/>
            <w:rPrChange w:id="4115" w:author="Kai Pa" w:date="2018-05-21T21:31:00Z">
              <w:rPr/>
            </w:rPrChange>
          </w:rPr>
          <w:tab/>
        </w:r>
      </w:ins>
    </w:p>
    <w:p w14:paraId="5C36642B" w14:textId="2A4CEEDD" w:rsidR="00A16568" w:rsidRPr="00B90FBE" w:rsidRDefault="00A16568" w:rsidP="00A16568">
      <w:pPr>
        <w:tabs>
          <w:tab w:val="left" w:pos="3795"/>
          <w:tab w:val="left" w:pos="5370"/>
        </w:tabs>
        <w:rPr>
          <w:ins w:id="4116" w:author="Kai Pa" w:date="2018-05-18T08:47:00Z"/>
          <w:sz w:val="40"/>
          <w:szCs w:val="28"/>
          <w:rPrChange w:id="4117" w:author="Kai Pa" w:date="2018-05-21T21:31:00Z">
            <w:rPr>
              <w:ins w:id="4118" w:author="Kai Pa" w:date="2018-05-18T08:47:00Z"/>
              <w:sz w:val="28"/>
              <w:szCs w:val="28"/>
            </w:rPr>
          </w:rPrChange>
        </w:rPr>
      </w:pPr>
      <w:ins w:id="4119" w:author="Kai Pa" w:date="2018-05-18T08:47:00Z">
        <w:r w:rsidRPr="00B90FBE">
          <w:rPr>
            <w:noProof/>
            <w:sz w:val="32"/>
            <w:rPrChange w:id="4120" w:author="Kai Pa" w:date="2018-05-21T21:31:00Z">
              <w:rPr>
                <w:noProof/>
              </w:rPr>
            </w:rPrChange>
          </w:rPr>
          <mc:AlternateContent>
            <mc:Choice Requires="wps">
              <w:drawing>
                <wp:anchor distT="0" distB="0" distL="114300" distR="114300" simplePos="0" relativeHeight="251806720" behindDoc="0" locked="0" layoutInCell="1" allowOverlap="1" wp14:anchorId="0B274279" wp14:editId="7C2DE1A3">
                  <wp:simplePos x="0" y="0"/>
                  <wp:positionH relativeFrom="column">
                    <wp:posOffset>2214880</wp:posOffset>
                  </wp:positionH>
                  <wp:positionV relativeFrom="paragraph">
                    <wp:posOffset>10795</wp:posOffset>
                  </wp:positionV>
                  <wp:extent cx="753745" cy="132080"/>
                  <wp:effectExtent l="25083" t="13017" r="33337" b="14288"/>
                  <wp:wrapNone/>
                  <wp:docPr id="32" name="Right Arrow 32"/>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2CF0" id="Right Arrow 32" o:spid="_x0000_s1026" type="#_x0000_t13" style="position:absolute;margin-left:174.4pt;margin-top:.85pt;width:59.35pt;height:10.4pt;rotation:90;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iVqQIAAKw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" adj="19707" fillcolor="#5b9bd5 [3204]" strokecolor="#1f4d78 [1604]" strokeweight="1pt"/>
              </w:pict>
            </mc:Fallback>
          </mc:AlternateContent>
        </w:r>
        <w:r w:rsidRPr="00B90FBE">
          <w:rPr>
            <w:rFonts w:ascii="Times New Roman" w:hAnsi="Times New Roman" w:cs="Times New Roman"/>
            <w:sz w:val="32"/>
            <w:rPrChange w:id="4121"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4122" w:author="Kai Pa" w:date="2018-05-21T21:31:00Z">
              <w:rPr>
                <w:rFonts w:ascii="Times New Roman" w:hAnsi="Times New Roman" w:cs="Times New Roman"/>
                <w:sz w:val="28"/>
                <w:szCs w:val="28"/>
              </w:rPr>
            </w:rPrChange>
          </w:rPr>
          <w:t>D2</w:t>
        </w:r>
      </w:ins>
      <w:ins w:id="4123" w:author="Kai Pa" w:date="2018-05-18T22:29:00Z">
        <w:r w:rsidR="00A76313" w:rsidRPr="00B90FBE">
          <w:rPr>
            <w:rFonts w:ascii="Times New Roman" w:hAnsi="Times New Roman" w:cs="Times New Roman"/>
            <w:sz w:val="40"/>
            <w:szCs w:val="28"/>
            <w:rPrChange w:id="4124" w:author="Kai Pa" w:date="2018-05-21T21:31:00Z">
              <w:rPr>
                <w:rFonts w:ascii="Times New Roman" w:hAnsi="Times New Roman" w:cs="Times New Roman"/>
                <w:sz w:val="36"/>
                <w:szCs w:val="28"/>
              </w:rPr>
            </w:rPrChange>
          </w:rPr>
          <w:tab/>
        </w:r>
      </w:ins>
      <w:ins w:id="4125" w:author="Kai Pa" w:date="2018-05-18T08:47:00Z">
        <w:r w:rsidRPr="00B90FBE">
          <w:rPr>
            <w:sz w:val="32"/>
            <w:rPrChange w:id="4126" w:author="Kai Pa" w:date="2018-05-21T21:31:00Z">
              <w:rPr/>
            </w:rPrChange>
          </w:rPr>
          <w:tab/>
        </w:r>
        <w:r w:rsidRPr="00B90FBE">
          <w:rPr>
            <w:rFonts w:ascii="Times New Roman" w:hAnsi="Times New Roman" w:cs="Times New Roman"/>
            <w:sz w:val="40"/>
            <w:szCs w:val="28"/>
            <w:rPrChange w:id="4127" w:author="Kai Pa" w:date="2018-05-21T21:31:00Z">
              <w:rPr>
                <w:rFonts w:ascii="Times New Roman" w:hAnsi="Times New Roman" w:cs="Times New Roman"/>
                <w:sz w:val="28"/>
                <w:szCs w:val="28"/>
              </w:rPr>
            </w:rPrChange>
          </w:rPr>
          <w:t>D3</w:t>
        </w:r>
      </w:ins>
    </w:p>
    <w:p w14:paraId="2DADAC0D" w14:textId="77777777" w:rsidR="00A16568" w:rsidRPr="00B90FBE" w:rsidRDefault="00A16568" w:rsidP="00A16568">
      <w:pPr>
        <w:rPr>
          <w:ins w:id="4128" w:author="Kai Pa" w:date="2018-05-18T08:47:00Z"/>
          <w:sz w:val="40"/>
          <w:szCs w:val="28"/>
          <w:rPrChange w:id="4129" w:author="Kai Pa" w:date="2018-05-21T21:31:00Z">
            <w:rPr>
              <w:ins w:id="4130" w:author="Kai Pa" w:date="2018-05-18T08:47:00Z"/>
              <w:sz w:val="28"/>
              <w:szCs w:val="28"/>
            </w:rPr>
          </w:rPrChange>
        </w:rPr>
      </w:pPr>
      <w:ins w:id="4131" w:author="Kai Pa" w:date="2018-05-18T08:47:00Z">
        <w:r w:rsidRPr="00B90FBE">
          <w:rPr>
            <w:noProof/>
            <w:sz w:val="40"/>
            <w:szCs w:val="28"/>
            <w:rPrChange w:id="4132" w:author="Kai Pa" w:date="2018-05-21T21:31:00Z">
              <w:rPr>
                <w:noProof/>
                <w:sz w:val="28"/>
                <w:szCs w:val="28"/>
              </w:rPr>
            </w:rPrChange>
          </w:rPr>
          <mc:AlternateContent>
            <mc:Choice Requires="wps">
              <w:drawing>
                <wp:anchor distT="0" distB="0" distL="114300" distR="114300" simplePos="0" relativeHeight="251807744" behindDoc="0" locked="0" layoutInCell="1" allowOverlap="1" wp14:anchorId="07362793" wp14:editId="4398E188">
                  <wp:simplePos x="0" y="0"/>
                  <wp:positionH relativeFrom="column">
                    <wp:posOffset>1790065</wp:posOffset>
                  </wp:positionH>
                  <wp:positionV relativeFrom="paragraph">
                    <wp:posOffset>182245</wp:posOffset>
                  </wp:positionV>
                  <wp:extent cx="22193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C8AF8D" id="Straight Connector 39"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1PuwEAAMUDAAAOAAAAZHJzL2Uyb0RvYy54bWysU8GO0zAQvSPxD5bvNG0qEBs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NDL9Z0UQXl+o8dM&#10;yh7GLHYYAjuIJPiSnZpi6hiwC3u6Rinuqcg+GfLly4LEqbp7nt2FUxaaD9t2dbdu30qhb3fNMzBS&#10;yh8BvSibXjobinDVqeOnlLkYp95SOCiNXErXXT47KMkufAXDYrjYuqLrGMHOkTgqHgClNYS8KlKY&#10;r2YXmLHOzcDly8BrfoFCHbEZ3L4MnhG1MoY8g70NSH8jyKdby+aSf3PgortY8ITDuT5KtYZnpSq8&#10;znUZxl/jCn/++7Y/AQ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JewjU+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7AAE2DCF" w14:textId="64745373" w:rsidR="00A16568" w:rsidRPr="00B90FBE" w:rsidRDefault="00A16568" w:rsidP="00A16568">
      <w:pPr>
        <w:tabs>
          <w:tab w:val="left" w:pos="1605"/>
        </w:tabs>
        <w:rPr>
          <w:ins w:id="4133" w:author="Kai Pa" w:date="2018-05-18T08:47:00Z"/>
          <w:rFonts w:ascii="Times New Roman" w:hAnsi="Times New Roman" w:cs="Times New Roman"/>
          <w:sz w:val="40"/>
          <w:szCs w:val="28"/>
          <w:rPrChange w:id="4134" w:author="Kai Pa" w:date="2018-05-21T21:31:00Z">
            <w:rPr>
              <w:ins w:id="4135" w:author="Kai Pa" w:date="2018-05-18T08:47:00Z"/>
              <w:rFonts w:ascii="Times New Roman" w:hAnsi="Times New Roman" w:cs="Times New Roman"/>
              <w:sz w:val="28"/>
              <w:szCs w:val="28"/>
            </w:rPr>
          </w:rPrChange>
        </w:rPr>
      </w:pPr>
      <w:ins w:id="4136" w:author="Kai Pa" w:date="2018-05-18T08:47:00Z">
        <w:r w:rsidRPr="00B90FBE">
          <w:rPr>
            <w:noProof/>
            <w:sz w:val="40"/>
            <w:szCs w:val="28"/>
            <w:rPrChange w:id="4137" w:author="Kai Pa" w:date="2018-05-21T21:31:00Z">
              <w:rPr>
                <w:noProof/>
                <w:sz w:val="28"/>
                <w:szCs w:val="28"/>
              </w:rPr>
            </w:rPrChange>
          </w:rPr>
          <mc:AlternateContent>
            <mc:Choice Requires="wps">
              <w:drawing>
                <wp:anchor distT="0" distB="0" distL="114300" distR="114300" simplePos="0" relativeHeight="251808768" behindDoc="0" locked="0" layoutInCell="1" allowOverlap="1" wp14:anchorId="5B1101E9" wp14:editId="368329E0">
                  <wp:simplePos x="0" y="0"/>
                  <wp:positionH relativeFrom="column">
                    <wp:posOffset>1809750</wp:posOffset>
                  </wp:positionH>
                  <wp:positionV relativeFrom="paragraph">
                    <wp:posOffset>245745</wp:posOffset>
                  </wp:positionV>
                  <wp:extent cx="221932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56FE7F" id="Straight Connector 4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rZXwDb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B90FBE">
          <w:rPr>
            <w:rFonts w:ascii="Times New Roman" w:hAnsi="Times New Roman" w:cs="Times New Roman"/>
            <w:sz w:val="40"/>
            <w:szCs w:val="28"/>
            <w:rPrChange w:id="4138" w:author="Kai Pa" w:date="2018-05-21T21:31:00Z">
              <w:rPr>
                <w:rFonts w:ascii="Times New Roman" w:hAnsi="Times New Roman" w:cs="Times New Roman"/>
                <w:sz w:val="28"/>
                <w:szCs w:val="28"/>
              </w:rPr>
            </w:rPrChange>
          </w:rPr>
          <w:t xml:space="preserve">                                      Cơ sở dữ liệu</w:t>
        </w:r>
      </w:ins>
    </w:p>
    <w:p w14:paraId="07205C28" w14:textId="77777777" w:rsidR="00A16568" w:rsidRPr="00B90FBE" w:rsidRDefault="00A16568" w:rsidP="00A16568">
      <w:pPr>
        <w:pStyle w:val="ListParagraph"/>
        <w:tabs>
          <w:tab w:val="left" w:pos="1605"/>
        </w:tabs>
        <w:ind w:left="1080"/>
        <w:jc w:val="center"/>
        <w:rPr>
          <w:ins w:id="4139" w:author="Kai Pa" w:date="2018-05-18T08:47:00Z"/>
          <w:rFonts w:ascii="Times New Roman" w:hAnsi="Times New Roman" w:cs="Times New Roman"/>
          <w:i/>
          <w:sz w:val="40"/>
          <w:szCs w:val="28"/>
          <w:rPrChange w:id="4140" w:author="Kai Pa" w:date="2018-05-21T21:31:00Z">
            <w:rPr>
              <w:ins w:id="4141" w:author="Kai Pa" w:date="2018-05-18T08:47:00Z"/>
              <w:rFonts w:ascii="Times New Roman" w:hAnsi="Times New Roman" w:cs="Times New Roman"/>
              <w:i/>
              <w:sz w:val="28"/>
              <w:szCs w:val="28"/>
            </w:rPr>
          </w:rPrChange>
        </w:rPr>
      </w:pPr>
      <w:ins w:id="4142" w:author="Kai Pa" w:date="2018-05-18T08:47:00Z">
        <w:r w:rsidRPr="00B90FBE">
          <w:rPr>
            <w:rFonts w:ascii="Times New Roman" w:hAnsi="Times New Roman" w:cs="Times New Roman"/>
            <w:i/>
            <w:sz w:val="40"/>
            <w:szCs w:val="28"/>
            <w:rPrChange w:id="4143" w:author="Kai Pa" w:date="2018-05-21T21:31:00Z">
              <w:rPr>
                <w:rFonts w:ascii="Times New Roman" w:hAnsi="Times New Roman" w:cs="Times New Roman"/>
                <w:i/>
                <w:sz w:val="28"/>
                <w:szCs w:val="28"/>
              </w:rPr>
            </w:rPrChange>
          </w:rPr>
          <w:t>Sơ đồ DFD nghiệp vụ rút lãi không kỳ hạn.</w:t>
        </w:r>
      </w:ins>
    </w:p>
    <w:p w14:paraId="7F7C2B0A" w14:textId="77777777" w:rsidR="00A16568" w:rsidRPr="00B90FBE" w:rsidRDefault="00A16568" w:rsidP="00A16568">
      <w:pPr>
        <w:pStyle w:val="ListParagraph"/>
        <w:tabs>
          <w:tab w:val="left" w:pos="1605"/>
        </w:tabs>
        <w:ind w:left="1080"/>
        <w:jc w:val="center"/>
        <w:rPr>
          <w:ins w:id="4144" w:author="Kai Pa" w:date="2018-05-18T08:47:00Z"/>
          <w:rFonts w:ascii="Times New Roman" w:hAnsi="Times New Roman" w:cs="Times New Roman"/>
          <w:sz w:val="40"/>
          <w:szCs w:val="28"/>
          <w:rPrChange w:id="4145" w:author="Kai Pa" w:date="2018-05-21T21:31:00Z">
            <w:rPr>
              <w:ins w:id="4146" w:author="Kai Pa" w:date="2018-05-18T08:47:00Z"/>
              <w:rFonts w:ascii="Times New Roman" w:hAnsi="Times New Roman" w:cs="Times New Roman"/>
              <w:sz w:val="28"/>
              <w:szCs w:val="28"/>
            </w:rPr>
          </w:rPrChange>
        </w:rPr>
      </w:pPr>
    </w:p>
    <w:p w14:paraId="598C2DE5" w14:textId="77777777" w:rsidR="00A16568" w:rsidRPr="00B90FBE" w:rsidRDefault="00A16568" w:rsidP="00A16568">
      <w:pPr>
        <w:pStyle w:val="ListParagraph"/>
        <w:tabs>
          <w:tab w:val="left" w:pos="1605"/>
        </w:tabs>
        <w:ind w:left="1080"/>
        <w:rPr>
          <w:ins w:id="4147" w:author="Kai Pa" w:date="2018-05-18T08:47:00Z"/>
          <w:rFonts w:ascii="Times New Roman" w:hAnsi="Times New Roman" w:cs="Times New Roman"/>
          <w:sz w:val="32"/>
          <w:szCs w:val="28"/>
          <w:rPrChange w:id="4148" w:author="Kai Pa" w:date="2018-05-21T21:31:00Z">
            <w:rPr>
              <w:ins w:id="4149" w:author="Kai Pa" w:date="2018-05-18T08:47:00Z"/>
              <w:rFonts w:ascii="Times New Roman" w:hAnsi="Times New Roman" w:cs="Times New Roman"/>
              <w:sz w:val="28"/>
              <w:szCs w:val="28"/>
            </w:rPr>
          </w:rPrChange>
        </w:rPr>
      </w:pPr>
      <w:ins w:id="4150" w:author="Kai Pa" w:date="2018-05-18T08:47:00Z">
        <w:r w:rsidRPr="00B90FBE">
          <w:rPr>
            <w:rFonts w:ascii="Times New Roman" w:hAnsi="Times New Roman" w:cs="Times New Roman"/>
            <w:sz w:val="32"/>
            <w:szCs w:val="28"/>
            <w:rPrChange w:id="4151" w:author="Kai Pa" w:date="2018-05-21T21:31:00Z">
              <w:rPr>
                <w:rFonts w:ascii="Times New Roman" w:hAnsi="Times New Roman" w:cs="Times New Roman"/>
                <w:sz w:val="28"/>
                <w:szCs w:val="28"/>
              </w:rPr>
            </w:rPrChange>
          </w:rPr>
          <w:t>D1 : CMND</w:t>
        </w:r>
      </w:ins>
    </w:p>
    <w:p w14:paraId="71C98F6B" w14:textId="77777777" w:rsidR="00A16568" w:rsidRPr="00B90FBE" w:rsidRDefault="00A16568" w:rsidP="00A16568">
      <w:pPr>
        <w:pStyle w:val="ListParagraph"/>
        <w:tabs>
          <w:tab w:val="left" w:pos="1605"/>
        </w:tabs>
        <w:ind w:left="1080"/>
        <w:rPr>
          <w:ins w:id="4152" w:author="Kai Pa" w:date="2018-05-18T08:47:00Z"/>
          <w:sz w:val="32"/>
          <w:szCs w:val="28"/>
          <w:rPrChange w:id="4153" w:author="Kai Pa" w:date="2018-05-21T21:31:00Z">
            <w:rPr>
              <w:ins w:id="4154" w:author="Kai Pa" w:date="2018-05-18T08:47:00Z"/>
              <w:sz w:val="32"/>
              <w:szCs w:val="32"/>
            </w:rPr>
          </w:rPrChange>
        </w:rPr>
      </w:pPr>
      <w:ins w:id="4155" w:author="Kai Pa" w:date="2018-05-18T08:47:00Z">
        <w:r w:rsidRPr="00B90FBE">
          <w:rPr>
            <w:rFonts w:ascii="Times New Roman" w:hAnsi="Times New Roman" w:cs="Times New Roman"/>
            <w:sz w:val="32"/>
            <w:szCs w:val="28"/>
            <w:rPrChange w:id="4156" w:author="Kai Pa" w:date="2018-05-21T21:31:00Z">
              <w:rPr>
                <w:rFonts w:ascii="Times New Roman" w:hAnsi="Times New Roman" w:cs="Times New Roman"/>
                <w:sz w:val="28"/>
                <w:szCs w:val="28"/>
              </w:rPr>
            </w:rPrChange>
          </w:rPr>
          <w:t xml:space="preserve">D2 : MASTK, </w:t>
        </w:r>
        <w:r w:rsidRPr="00B90FBE">
          <w:rPr>
            <w:sz w:val="32"/>
            <w:szCs w:val="28"/>
            <w:rPrChange w:id="4157" w:author="Kai Pa" w:date="2018-05-21T21:31:00Z">
              <w:rPr>
                <w:sz w:val="32"/>
                <w:szCs w:val="32"/>
              </w:rPr>
            </w:rPrChange>
          </w:rPr>
          <w:t>TENLOAI(tên loại tiết kiệm), LAISUAT, NGAYBD, SODU</w:t>
        </w:r>
      </w:ins>
    </w:p>
    <w:p w14:paraId="5C8FE4EB" w14:textId="77777777" w:rsidR="00A16568" w:rsidRPr="00B90FBE" w:rsidRDefault="00A16568" w:rsidP="00A16568">
      <w:pPr>
        <w:pStyle w:val="ListParagraph"/>
        <w:tabs>
          <w:tab w:val="left" w:pos="1605"/>
        </w:tabs>
        <w:ind w:left="1080"/>
        <w:rPr>
          <w:ins w:id="4158" w:author="Kai Pa" w:date="2018-05-18T08:47:00Z"/>
          <w:rFonts w:ascii="Times New Roman" w:hAnsi="Times New Roman" w:cs="Times New Roman"/>
          <w:sz w:val="32"/>
          <w:szCs w:val="28"/>
          <w:rPrChange w:id="4159" w:author="Kai Pa" w:date="2018-05-21T21:31:00Z">
            <w:rPr>
              <w:ins w:id="4160" w:author="Kai Pa" w:date="2018-05-18T08:47:00Z"/>
              <w:rFonts w:ascii="Times New Roman" w:hAnsi="Times New Roman" w:cs="Times New Roman"/>
              <w:sz w:val="28"/>
              <w:szCs w:val="28"/>
            </w:rPr>
          </w:rPrChange>
        </w:rPr>
      </w:pPr>
      <w:ins w:id="4161" w:author="Kai Pa" w:date="2018-05-18T08:47:00Z">
        <w:r w:rsidRPr="00B90FBE">
          <w:rPr>
            <w:rFonts w:ascii="Times New Roman" w:hAnsi="Times New Roman" w:cs="Times New Roman"/>
            <w:sz w:val="32"/>
            <w:szCs w:val="28"/>
            <w:rPrChange w:id="4162" w:author="Kai Pa" w:date="2018-05-21T21:31:00Z">
              <w:rPr>
                <w:rFonts w:ascii="Times New Roman" w:hAnsi="Times New Roman" w:cs="Times New Roman"/>
                <w:sz w:val="28"/>
                <w:szCs w:val="28"/>
              </w:rPr>
            </w:rPrChange>
          </w:rPr>
          <w:t>D3 : NGAYGD, Tổng tiền lãi</w:t>
        </w:r>
      </w:ins>
    </w:p>
    <w:p w14:paraId="174DFEB0" w14:textId="77777777" w:rsidR="00A16568" w:rsidRPr="00B90FBE" w:rsidRDefault="00A16568" w:rsidP="00A16568">
      <w:pPr>
        <w:pStyle w:val="ListParagraph"/>
        <w:tabs>
          <w:tab w:val="left" w:pos="1605"/>
        </w:tabs>
        <w:ind w:left="1080"/>
        <w:rPr>
          <w:ins w:id="4163" w:author="Kai Pa" w:date="2018-05-18T08:47:00Z"/>
          <w:rFonts w:ascii="Times New Roman" w:hAnsi="Times New Roman" w:cs="Times New Roman"/>
          <w:sz w:val="32"/>
          <w:szCs w:val="28"/>
          <w:rPrChange w:id="4164" w:author="Kai Pa" w:date="2018-05-21T21:31:00Z">
            <w:rPr>
              <w:ins w:id="4165" w:author="Kai Pa" w:date="2018-05-18T08:47:00Z"/>
              <w:rFonts w:ascii="Times New Roman" w:hAnsi="Times New Roman" w:cs="Times New Roman"/>
              <w:sz w:val="28"/>
              <w:szCs w:val="28"/>
            </w:rPr>
          </w:rPrChange>
        </w:rPr>
      </w:pPr>
      <w:ins w:id="4166" w:author="Kai Pa" w:date="2018-05-18T08:47:00Z">
        <w:r w:rsidRPr="00B90FBE">
          <w:rPr>
            <w:rFonts w:ascii="Times New Roman" w:hAnsi="Times New Roman" w:cs="Times New Roman"/>
            <w:sz w:val="32"/>
            <w:szCs w:val="28"/>
            <w:rPrChange w:id="4167" w:author="Kai Pa" w:date="2018-05-21T21:31:00Z">
              <w:rPr>
                <w:rFonts w:ascii="Times New Roman" w:hAnsi="Times New Roman" w:cs="Times New Roman"/>
                <w:sz w:val="28"/>
                <w:szCs w:val="28"/>
              </w:rPr>
            </w:rPrChange>
          </w:rPr>
          <w:t xml:space="preserve">D4 : MASTK, </w:t>
        </w:r>
        <w:r w:rsidRPr="00B90FBE">
          <w:rPr>
            <w:sz w:val="32"/>
            <w:szCs w:val="28"/>
            <w:rPrChange w:id="4168" w:author="Kai Pa" w:date="2018-05-21T21:31:00Z">
              <w:rPr>
                <w:sz w:val="32"/>
                <w:szCs w:val="32"/>
              </w:rPr>
            </w:rPrChange>
          </w:rPr>
          <w:t>TENLOAI(tên loại tiết kiệm), LAISUAT, NGAYBD, NGAYGD + Tổng tiền lãi</w:t>
        </w:r>
      </w:ins>
    </w:p>
    <w:p w14:paraId="26306E52" w14:textId="77777777" w:rsidR="00A16568" w:rsidRPr="00B90FBE" w:rsidRDefault="00A16568" w:rsidP="00A16568">
      <w:pPr>
        <w:pStyle w:val="ListParagraph"/>
        <w:tabs>
          <w:tab w:val="left" w:pos="1605"/>
        </w:tabs>
        <w:ind w:left="1080"/>
        <w:rPr>
          <w:ins w:id="4169" w:author="Kai Pa" w:date="2018-05-18T08:47:00Z"/>
          <w:rFonts w:ascii="Times New Roman" w:hAnsi="Times New Roman" w:cs="Times New Roman"/>
          <w:sz w:val="32"/>
          <w:szCs w:val="28"/>
          <w:rPrChange w:id="4170" w:author="Kai Pa" w:date="2018-05-21T21:31:00Z">
            <w:rPr>
              <w:ins w:id="4171" w:author="Kai Pa" w:date="2018-05-18T08:47:00Z"/>
              <w:rFonts w:ascii="Times New Roman" w:hAnsi="Times New Roman" w:cs="Times New Roman"/>
              <w:sz w:val="28"/>
              <w:szCs w:val="28"/>
            </w:rPr>
          </w:rPrChange>
        </w:rPr>
      </w:pPr>
      <w:ins w:id="4172" w:author="Kai Pa" w:date="2018-05-18T08:47:00Z">
        <w:r w:rsidRPr="00B90FBE">
          <w:rPr>
            <w:rFonts w:ascii="Times New Roman" w:hAnsi="Times New Roman" w:cs="Times New Roman"/>
            <w:sz w:val="32"/>
            <w:szCs w:val="28"/>
            <w:rPrChange w:id="4173" w:author="Kai Pa" w:date="2018-05-21T21:31:00Z">
              <w:rPr>
                <w:rFonts w:ascii="Times New Roman" w:hAnsi="Times New Roman" w:cs="Times New Roman"/>
                <w:sz w:val="28"/>
                <w:szCs w:val="28"/>
              </w:rPr>
            </w:rPrChange>
          </w:rPr>
          <w:t>D5 : D4</w:t>
        </w:r>
      </w:ins>
    </w:p>
    <w:p w14:paraId="2B050519" w14:textId="77777777" w:rsidR="00A16568" w:rsidRPr="00B90FBE" w:rsidRDefault="00A16568" w:rsidP="00A16568">
      <w:pPr>
        <w:pStyle w:val="ListParagraph"/>
        <w:tabs>
          <w:tab w:val="left" w:pos="1605"/>
        </w:tabs>
        <w:ind w:left="1080"/>
        <w:rPr>
          <w:ins w:id="4174" w:author="Kai Pa" w:date="2018-05-18T08:47:00Z"/>
          <w:rFonts w:ascii="Times New Roman" w:hAnsi="Times New Roman" w:cs="Times New Roman"/>
          <w:sz w:val="32"/>
          <w:szCs w:val="28"/>
          <w:rPrChange w:id="4175" w:author="Kai Pa" w:date="2018-05-21T21:31:00Z">
            <w:rPr>
              <w:ins w:id="4176" w:author="Kai Pa" w:date="2018-05-18T08:47:00Z"/>
              <w:rFonts w:ascii="Times New Roman" w:hAnsi="Times New Roman" w:cs="Times New Roman"/>
              <w:sz w:val="28"/>
              <w:szCs w:val="28"/>
            </w:rPr>
          </w:rPrChange>
        </w:rPr>
      </w:pPr>
      <w:ins w:id="4177" w:author="Kai Pa" w:date="2018-05-18T08:47:00Z">
        <w:r w:rsidRPr="00B90FBE">
          <w:rPr>
            <w:rFonts w:ascii="Times New Roman" w:hAnsi="Times New Roman" w:cs="Times New Roman"/>
            <w:sz w:val="32"/>
            <w:szCs w:val="28"/>
            <w:rPrChange w:id="4178" w:author="Kai Pa" w:date="2018-05-21T21:31:00Z">
              <w:rPr>
                <w:rFonts w:ascii="Times New Roman" w:hAnsi="Times New Roman" w:cs="Times New Roman"/>
                <w:sz w:val="28"/>
                <w:szCs w:val="28"/>
              </w:rPr>
            </w:rPrChange>
          </w:rPr>
          <w:t xml:space="preserve"> </w:t>
        </w:r>
      </w:ins>
    </w:p>
    <w:p w14:paraId="7AA16A98" w14:textId="77777777" w:rsidR="00A16568" w:rsidRPr="00B90FBE" w:rsidRDefault="00A16568" w:rsidP="00A16568">
      <w:pPr>
        <w:tabs>
          <w:tab w:val="left" w:pos="1605"/>
        </w:tabs>
        <w:rPr>
          <w:ins w:id="4179" w:author="Kai Pa" w:date="2018-05-18T08:47:00Z"/>
          <w:rFonts w:ascii="Times New Roman" w:hAnsi="Times New Roman" w:cs="Times New Roman"/>
          <w:b/>
          <w:i/>
          <w:sz w:val="32"/>
          <w:szCs w:val="28"/>
          <w:u w:val="single"/>
          <w:rPrChange w:id="4180" w:author="Kai Pa" w:date="2018-05-21T21:31:00Z">
            <w:rPr>
              <w:ins w:id="4181" w:author="Kai Pa" w:date="2018-05-18T08:47:00Z"/>
              <w:rFonts w:ascii="Times New Roman" w:hAnsi="Times New Roman" w:cs="Times New Roman"/>
              <w:b/>
              <w:i/>
              <w:sz w:val="28"/>
              <w:szCs w:val="28"/>
              <w:u w:val="single"/>
            </w:rPr>
          </w:rPrChange>
        </w:rPr>
      </w:pPr>
      <w:ins w:id="4182" w:author="Kai Pa" w:date="2018-05-18T08:47:00Z">
        <w:r w:rsidRPr="00B90FBE">
          <w:rPr>
            <w:rFonts w:ascii="Times New Roman" w:hAnsi="Times New Roman" w:cs="Times New Roman"/>
            <w:b/>
            <w:i/>
            <w:sz w:val="32"/>
            <w:szCs w:val="28"/>
            <w:u w:val="single"/>
            <w:rPrChange w:id="4183" w:author="Kai Pa" w:date="2018-05-21T21:31:00Z">
              <w:rPr>
                <w:rFonts w:ascii="Times New Roman" w:hAnsi="Times New Roman" w:cs="Times New Roman"/>
                <w:b/>
                <w:i/>
                <w:sz w:val="28"/>
                <w:szCs w:val="28"/>
                <w:u w:val="single"/>
              </w:rPr>
            </w:rPrChange>
          </w:rPr>
          <w:t xml:space="preserve"> Xử lý: </w:t>
        </w:r>
      </w:ins>
    </w:p>
    <w:p w14:paraId="1D83333F" w14:textId="77777777" w:rsidR="00A16568" w:rsidRPr="00B90FBE" w:rsidRDefault="00A16568" w:rsidP="00A16568">
      <w:pPr>
        <w:pStyle w:val="ListParagraph"/>
        <w:numPr>
          <w:ilvl w:val="0"/>
          <w:numId w:val="25"/>
        </w:numPr>
        <w:tabs>
          <w:tab w:val="left" w:pos="1605"/>
        </w:tabs>
        <w:rPr>
          <w:ins w:id="4184" w:author="Kai Pa" w:date="2018-05-18T08:47:00Z"/>
          <w:rFonts w:ascii="Times New Roman" w:hAnsi="Times New Roman" w:cs="Times New Roman"/>
          <w:sz w:val="32"/>
          <w:szCs w:val="28"/>
          <w:rPrChange w:id="4185" w:author="Kai Pa" w:date="2018-05-21T21:31:00Z">
            <w:rPr>
              <w:ins w:id="4186" w:author="Kai Pa" w:date="2018-05-18T08:47:00Z"/>
              <w:rFonts w:ascii="Times New Roman" w:hAnsi="Times New Roman" w:cs="Times New Roman"/>
              <w:sz w:val="28"/>
              <w:szCs w:val="28"/>
            </w:rPr>
          </w:rPrChange>
        </w:rPr>
      </w:pPr>
      <w:ins w:id="4187" w:author="Kai Pa" w:date="2018-05-18T08:47:00Z">
        <w:r w:rsidRPr="00B90FBE">
          <w:rPr>
            <w:rFonts w:ascii="Times New Roman" w:hAnsi="Times New Roman" w:cs="Times New Roman"/>
            <w:sz w:val="32"/>
            <w:szCs w:val="28"/>
            <w:rPrChange w:id="4188" w:author="Kai Pa" w:date="2018-05-21T21:31:00Z">
              <w:rPr>
                <w:rFonts w:ascii="Times New Roman" w:hAnsi="Times New Roman" w:cs="Times New Roman"/>
                <w:sz w:val="28"/>
                <w:szCs w:val="28"/>
              </w:rPr>
            </w:rPrChange>
          </w:rPr>
          <w:t>Bước 1: Kết nối CSDL</w:t>
        </w:r>
      </w:ins>
    </w:p>
    <w:p w14:paraId="4D51AC43" w14:textId="77777777" w:rsidR="00A16568" w:rsidRPr="00B90FBE" w:rsidRDefault="00A16568" w:rsidP="00A16568">
      <w:pPr>
        <w:pStyle w:val="ListParagraph"/>
        <w:numPr>
          <w:ilvl w:val="0"/>
          <w:numId w:val="25"/>
        </w:numPr>
        <w:tabs>
          <w:tab w:val="left" w:pos="1605"/>
        </w:tabs>
        <w:rPr>
          <w:ins w:id="4189" w:author="Kai Pa" w:date="2018-05-18T08:47:00Z"/>
          <w:rFonts w:ascii="Times New Roman" w:hAnsi="Times New Roman" w:cs="Times New Roman"/>
          <w:sz w:val="32"/>
          <w:szCs w:val="28"/>
          <w:rPrChange w:id="4190" w:author="Kai Pa" w:date="2018-05-21T21:31:00Z">
            <w:rPr>
              <w:ins w:id="4191" w:author="Kai Pa" w:date="2018-05-18T08:47:00Z"/>
              <w:rFonts w:ascii="Times New Roman" w:hAnsi="Times New Roman" w:cs="Times New Roman"/>
              <w:sz w:val="28"/>
              <w:szCs w:val="28"/>
            </w:rPr>
          </w:rPrChange>
        </w:rPr>
      </w:pPr>
      <w:ins w:id="4192" w:author="Kai Pa" w:date="2018-05-18T08:47:00Z">
        <w:r w:rsidRPr="00B90FBE">
          <w:rPr>
            <w:rFonts w:ascii="Times New Roman" w:hAnsi="Times New Roman" w:cs="Times New Roman"/>
            <w:sz w:val="32"/>
            <w:szCs w:val="28"/>
            <w:rPrChange w:id="4193" w:author="Kai Pa" w:date="2018-05-21T21:31:00Z">
              <w:rPr>
                <w:rFonts w:ascii="Times New Roman" w:hAnsi="Times New Roman" w:cs="Times New Roman"/>
                <w:sz w:val="28"/>
                <w:szCs w:val="28"/>
              </w:rPr>
            </w:rPrChange>
          </w:rPr>
          <w:lastRenderedPageBreak/>
          <w:t>Bước 2: Nhập D1</w:t>
        </w:r>
      </w:ins>
    </w:p>
    <w:p w14:paraId="514A5EE8" w14:textId="77777777" w:rsidR="00A16568" w:rsidRPr="00B90FBE" w:rsidRDefault="00A16568" w:rsidP="00A16568">
      <w:pPr>
        <w:pStyle w:val="ListParagraph"/>
        <w:numPr>
          <w:ilvl w:val="0"/>
          <w:numId w:val="25"/>
        </w:numPr>
        <w:tabs>
          <w:tab w:val="left" w:pos="1605"/>
        </w:tabs>
        <w:rPr>
          <w:ins w:id="4194" w:author="Kai Pa" w:date="2018-05-18T08:47:00Z"/>
          <w:rFonts w:ascii="Times New Roman" w:hAnsi="Times New Roman" w:cs="Times New Roman"/>
          <w:sz w:val="32"/>
          <w:szCs w:val="28"/>
          <w:rPrChange w:id="4195" w:author="Kai Pa" w:date="2018-05-21T21:31:00Z">
            <w:rPr>
              <w:ins w:id="4196" w:author="Kai Pa" w:date="2018-05-18T08:47:00Z"/>
              <w:rFonts w:ascii="Times New Roman" w:hAnsi="Times New Roman" w:cs="Times New Roman"/>
              <w:sz w:val="28"/>
              <w:szCs w:val="28"/>
            </w:rPr>
          </w:rPrChange>
        </w:rPr>
      </w:pPr>
      <w:ins w:id="4197" w:author="Kai Pa" w:date="2018-05-18T08:47:00Z">
        <w:r w:rsidRPr="00B90FBE">
          <w:rPr>
            <w:rFonts w:ascii="Times New Roman" w:hAnsi="Times New Roman" w:cs="Times New Roman"/>
            <w:sz w:val="32"/>
            <w:szCs w:val="28"/>
            <w:rPrChange w:id="4198" w:author="Kai Pa" w:date="2018-05-21T21:31:00Z">
              <w:rPr>
                <w:rFonts w:ascii="Times New Roman" w:hAnsi="Times New Roman" w:cs="Times New Roman"/>
                <w:sz w:val="28"/>
                <w:szCs w:val="28"/>
              </w:rPr>
            </w:rPrChange>
          </w:rPr>
          <w:t>Bước 3: Đọc D2 từ bộ nhớ phụ.</w:t>
        </w:r>
      </w:ins>
    </w:p>
    <w:p w14:paraId="2D27B895" w14:textId="77777777" w:rsidR="00A16568" w:rsidRPr="00B90FBE" w:rsidRDefault="00A16568" w:rsidP="00A16568">
      <w:pPr>
        <w:pStyle w:val="ListParagraph"/>
        <w:numPr>
          <w:ilvl w:val="0"/>
          <w:numId w:val="25"/>
        </w:numPr>
        <w:tabs>
          <w:tab w:val="left" w:pos="1605"/>
        </w:tabs>
        <w:rPr>
          <w:ins w:id="4199" w:author="Kai Pa" w:date="2018-05-18T08:47:00Z"/>
          <w:rFonts w:ascii="Times New Roman" w:hAnsi="Times New Roman" w:cs="Times New Roman"/>
          <w:sz w:val="32"/>
          <w:szCs w:val="28"/>
          <w:rPrChange w:id="4200" w:author="Kai Pa" w:date="2018-05-21T21:31:00Z">
            <w:rPr>
              <w:ins w:id="4201" w:author="Kai Pa" w:date="2018-05-18T08:47:00Z"/>
              <w:rFonts w:ascii="Times New Roman" w:hAnsi="Times New Roman" w:cs="Times New Roman"/>
              <w:sz w:val="28"/>
              <w:szCs w:val="28"/>
            </w:rPr>
          </w:rPrChange>
        </w:rPr>
      </w:pPr>
      <w:ins w:id="4202" w:author="Kai Pa" w:date="2018-05-18T08:47:00Z">
        <w:r w:rsidRPr="00B90FBE">
          <w:rPr>
            <w:rFonts w:ascii="Times New Roman" w:hAnsi="Times New Roman" w:cs="Times New Roman"/>
            <w:sz w:val="32"/>
            <w:szCs w:val="28"/>
            <w:rPrChange w:id="4203" w:author="Kai Pa" w:date="2018-05-21T21:31:00Z">
              <w:rPr>
                <w:rFonts w:ascii="Times New Roman" w:hAnsi="Times New Roman" w:cs="Times New Roman"/>
                <w:sz w:val="28"/>
                <w:szCs w:val="28"/>
              </w:rPr>
            </w:rPrChange>
          </w:rPr>
          <w:t>Bước 4: Tính số tiền lãi.</w:t>
        </w:r>
      </w:ins>
    </w:p>
    <w:p w14:paraId="67E0FED9" w14:textId="77777777" w:rsidR="00A16568" w:rsidRPr="00B90FBE" w:rsidRDefault="00A16568" w:rsidP="00A16568">
      <w:pPr>
        <w:pStyle w:val="ListParagraph"/>
        <w:numPr>
          <w:ilvl w:val="0"/>
          <w:numId w:val="25"/>
        </w:numPr>
        <w:tabs>
          <w:tab w:val="left" w:pos="1605"/>
        </w:tabs>
        <w:rPr>
          <w:ins w:id="4204" w:author="Kai Pa" w:date="2018-05-18T08:47:00Z"/>
          <w:rFonts w:ascii="Times New Roman" w:hAnsi="Times New Roman" w:cs="Times New Roman"/>
          <w:sz w:val="32"/>
          <w:szCs w:val="28"/>
          <w:rPrChange w:id="4205" w:author="Kai Pa" w:date="2018-05-21T21:31:00Z">
            <w:rPr>
              <w:ins w:id="4206" w:author="Kai Pa" w:date="2018-05-18T08:47:00Z"/>
              <w:rFonts w:ascii="Times New Roman" w:hAnsi="Times New Roman" w:cs="Times New Roman"/>
              <w:sz w:val="28"/>
              <w:szCs w:val="28"/>
            </w:rPr>
          </w:rPrChange>
        </w:rPr>
      </w:pPr>
      <w:ins w:id="4207" w:author="Kai Pa" w:date="2018-05-18T08:47:00Z">
        <w:r w:rsidRPr="00B90FBE">
          <w:rPr>
            <w:rFonts w:ascii="Times New Roman" w:hAnsi="Times New Roman" w:cs="Times New Roman"/>
            <w:sz w:val="32"/>
            <w:szCs w:val="28"/>
            <w:rPrChange w:id="4208" w:author="Kai Pa" w:date="2018-05-21T21:31:00Z">
              <w:rPr>
                <w:rFonts w:ascii="Times New Roman" w:hAnsi="Times New Roman" w:cs="Times New Roman"/>
                <w:sz w:val="28"/>
                <w:szCs w:val="28"/>
              </w:rPr>
            </w:rPrChange>
          </w:rPr>
          <w:t>Bước 5: Lưu D3 vào bộ nhớ.</w:t>
        </w:r>
      </w:ins>
    </w:p>
    <w:p w14:paraId="3D9DB90D" w14:textId="77777777" w:rsidR="00A16568" w:rsidRPr="00B90FBE" w:rsidRDefault="00A16568" w:rsidP="00A16568">
      <w:pPr>
        <w:pStyle w:val="ListParagraph"/>
        <w:numPr>
          <w:ilvl w:val="0"/>
          <w:numId w:val="25"/>
        </w:numPr>
        <w:tabs>
          <w:tab w:val="left" w:pos="1605"/>
        </w:tabs>
        <w:rPr>
          <w:ins w:id="4209" w:author="Kai Pa" w:date="2018-05-18T08:47:00Z"/>
          <w:rFonts w:ascii="Times New Roman" w:hAnsi="Times New Roman" w:cs="Times New Roman"/>
          <w:sz w:val="32"/>
          <w:szCs w:val="28"/>
          <w:rPrChange w:id="4210" w:author="Kai Pa" w:date="2018-05-21T21:31:00Z">
            <w:rPr>
              <w:ins w:id="4211" w:author="Kai Pa" w:date="2018-05-18T08:47:00Z"/>
              <w:rFonts w:ascii="Times New Roman" w:hAnsi="Times New Roman" w:cs="Times New Roman"/>
              <w:sz w:val="28"/>
              <w:szCs w:val="28"/>
            </w:rPr>
          </w:rPrChange>
        </w:rPr>
      </w:pPr>
      <w:ins w:id="4212" w:author="Kai Pa" w:date="2018-05-18T08:47:00Z">
        <w:r w:rsidRPr="00B90FBE">
          <w:rPr>
            <w:rFonts w:ascii="Times New Roman" w:hAnsi="Times New Roman" w:cs="Times New Roman"/>
            <w:sz w:val="32"/>
            <w:szCs w:val="28"/>
            <w:rPrChange w:id="4213" w:author="Kai Pa" w:date="2018-05-21T21:31:00Z">
              <w:rPr>
                <w:rFonts w:ascii="Times New Roman" w:hAnsi="Times New Roman" w:cs="Times New Roman"/>
                <w:sz w:val="28"/>
                <w:szCs w:val="28"/>
              </w:rPr>
            </w:rPrChange>
          </w:rPr>
          <w:t>Bước 6: Xuất D5.</w:t>
        </w:r>
      </w:ins>
    </w:p>
    <w:p w14:paraId="66D108FA" w14:textId="77777777" w:rsidR="00A16568" w:rsidRPr="00B90FBE" w:rsidRDefault="00A16568" w:rsidP="00A16568">
      <w:pPr>
        <w:pStyle w:val="ListParagraph"/>
        <w:numPr>
          <w:ilvl w:val="0"/>
          <w:numId w:val="25"/>
        </w:numPr>
        <w:tabs>
          <w:tab w:val="left" w:pos="1605"/>
        </w:tabs>
        <w:rPr>
          <w:ins w:id="4214" w:author="Kai Pa" w:date="2018-05-18T08:47:00Z"/>
          <w:rFonts w:ascii="Times New Roman" w:hAnsi="Times New Roman" w:cs="Times New Roman"/>
          <w:sz w:val="32"/>
          <w:szCs w:val="28"/>
          <w:rPrChange w:id="4215" w:author="Kai Pa" w:date="2018-05-21T21:31:00Z">
            <w:rPr>
              <w:ins w:id="4216" w:author="Kai Pa" w:date="2018-05-18T08:47:00Z"/>
              <w:rFonts w:ascii="Times New Roman" w:hAnsi="Times New Roman" w:cs="Times New Roman"/>
              <w:sz w:val="28"/>
              <w:szCs w:val="28"/>
            </w:rPr>
          </w:rPrChange>
        </w:rPr>
      </w:pPr>
      <w:ins w:id="4217" w:author="Kai Pa" w:date="2018-05-18T08:47:00Z">
        <w:r w:rsidRPr="00B90FBE">
          <w:rPr>
            <w:rFonts w:ascii="Times New Roman" w:hAnsi="Times New Roman" w:cs="Times New Roman"/>
            <w:sz w:val="32"/>
            <w:szCs w:val="28"/>
            <w:rPrChange w:id="4218" w:author="Kai Pa" w:date="2018-05-21T21:31:00Z">
              <w:rPr>
                <w:rFonts w:ascii="Times New Roman" w:hAnsi="Times New Roman" w:cs="Times New Roman"/>
                <w:sz w:val="28"/>
                <w:szCs w:val="28"/>
              </w:rPr>
            </w:rPrChange>
          </w:rPr>
          <w:t>Bước 7: In phiếu rút lãi (D4):</w:t>
        </w:r>
      </w:ins>
    </w:p>
    <w:p w14:paraId="7C52562D" w14:textId="77777777" w:rsidR="00A16568" w:rsidRPr="00B90FBE" w:rsidRDefault="00A16568" w:rsidP="00A16568">
      <w:pPr>
        <w:pStyle w:val="ListParagraph"/>
        <w:numPr>
          <w:ilvl w:val="0"/>
          <w:numId w:val="25"/>
        </w:numPr>
        <w:tabs>
          <w:tab w:val="left" w:pos="1605"/>
        </w:tabs>
        <w:rPr>
          <w:ins w:id="4219" w:author="Kai Pa" w:date="2018-05-18T08:47:00Z"/>
          <w:rFonts w:ascii="Times New Roman" w:hAnsi="Times New Roman" w:cs="Times New Roman"/>
          <w:sz w:val="32"/>
          <w:szCs w:val="28"/>
          <w:rPrChange w:id="4220" w:author="Kai Pa" w:date="2018-05-21T21:31:00Z">
            <w:rPr>
              <w:ins w:id="4221" w:author="Kai Pa" w:date="2018-05-18T08:47:00Z"/>
              <w:rFonts w:ascii="Times New Roman" w:hAnsi="Times New Roman" w:cs="Times New Roman"/>
              <w:sz w:val="28"/>
              <w:szCs w:val="28"/>
            </w:rPr>
          </w:rPrChange>
        </w:rPr>
      </w:pPr>
      <w:ins w:id="4222" w:author="Kai Pa" w:date="2018-05-18T08:47:00Z">
        <w:r w:rsidRPr="00B90FBE">
          <w:rPr>
            <w:rFonts w:ascii="Times New Roman" w:hAnsi="Times New Roman" w:cs="Times New Roman"/>
            <w:sz w:val="32"/>
            <w:szCs w:val="28"/>
            <w:rPrChange w:id="4223" w:author="Kai Pa" w:date="2018-05-21T21:31:00Z">
              <w:rPr>
                <w:rFonts w:ascii="Times New Roman" w:hAnsi="Times New Roman" w:cs="Times New Roman"/>
                <w:sz w:val="28"/>
                <w:szCs w:val="28"/>
              </w:rPr>
            </w:rPrChange>
          </w:rPr>
          <w:t>Bước 8: Đóng kết nối với CSDL.</w:t>
        </w:r>
      </w:ins>
    </w:p>
    <w:p w14:paraId="7DC10A1C" w14:textId="77777777" w:rsidR="00A16568" w:rsidRPr="00B90FBE" w:rsidRDefault="00A16568" w:rsidP="00A16568">
      <w:pPr>
        <w:pStyle w:val="ListParagraph"/>
        <w:numPr>
          <w:ilvl w:val="0"/>
          <w:numId w:val="25"/>
        </w:numPr>
        <w:tabs>
          <w:tab w:val="left" w:pos="1605"/>
        </w:tabs>
        <w:rPr>
          <w:ins w:id="4224" w:author="Kai Pa" w:date="2018-05-18T08:47:00Z"/>
          <w:rFonts w:ascii="Times New Roman" w:hAnsi="Times New Roman" w:cs="Times New Roman"/>
          <w:sz w:val="32"/>
          <w:szCs w:val="28"/>
          <w:rPrChange w:id="4225" w:author="Kai Pa" w:date="2018-05-21T21:31:00Z">
            <w:rPr>
              <w:ins w:id="4226" w:author="Kai Pa" w:date="2018-05-18T08:47:00Z"/>
              <w:rFonts w:ascii="Times New Roman" w:hAnsi="Times New Roman" w:cs="Times New Roman"/>
              <w:sz w:val="28"/>
              <w:szCs w:val="28"/>
            </w:rPr>
          </w:rPrChange>
        </w:rPr>
      </w:pPr>
      <w:ins w:id="4227" w:author="Kai Pa" w:date="2018-05-18T08:47:00Z">
        <w:r w:rsidRPr="00B90FBE">
          <w:rPr>
            <w:rFonts w:ascii="Times New Roman" w:hAnsi="Times New Roman" w:cs="Times New Roman"/>
            <w:sz w:val="32"/>
            <w:szCs w:val="28"/>
            <w:rPrChange w:id="4228" w:author="Kai Pa" w:date="2018-05-21T21:31:00Z">
              <w:rPr>
                <w:rFonts w:ascii="Times New Roman" w:hAnsi="Times New Roman" w:cs="Times New Roman"/>
                <w:sz w:val="28"/>
                <w:szCs w:val="28"/>
              </w:rPr>
            </w:rPrChange>
          </w:rPr>
          <w:t>Bước 9: Kết thúc.</w:t>
        </w:r>
      </w:ins>
    </w:p>
    <w:p w14:paraId="71ADC77C" w14:textId="77777777" w:rsidR="00A16568" w:rsidRPr="00B90FBE" w:rsidRDefault="00A16568" w:rsidP="00A16568">
      <w:pPr>
        <w:pStyle w:val="ListParagraph"/>
        <w:tabs>
          <w:tab w:val="left" w:pos="1605"/>
        </w:tabs>
        <w:ind w:left="1425"/>
        <w:rPr>
          <w:ins w:id="4229" w:author="Kai Pa" w:date="2018-05-18T08:47:00Z"/>
          <w:sz w:val="44"/>
          <w:szCs w:val="32"/>
          <w:rPrChange w:id="4230" w:author="Kai Pa" w:date="2018-05-21T21:31:00Z">
            <w:rPr>
              <w:ins w:id="4231" w:author="Kai Pa" w:date="2018-05-18T08:47:00Z"/>
              <w:sz w:val="32"/>
              <w:szCs w:val="32"/>
            </w:rPr>
          </w:rPrChange>
        </w:rPr>
      </w:pPr>
    </w:p>
    <w:p w14:paraId="32CACEDE" w14:textId="1DA442B8" w:rsidR="00A16568" w:rsidRPr="00B90FBE" w:rsidRDefault="00A16568" w:rsidP="00A16568">
      <w:pPr>
        <w:pStyle w:val="ListParagraph"/>
        <w:numPr>
          <w:ilvl w:val="0"/>
          <w:numId w:val="27"/>
        </w:numPr>
        <w:rPr>
          <w:ins w:id="4232" w:author="Kai Pa" w:date="2018-05-18T08:47:00Z"/>
          <w:sz w:val="32"/>
          <w:rPrChange w:id="4233" w:author="Kai Pa" w:date="2018-05-21T21:31:00Z">
            <w:rPr>
              <w:ins w:id="4234" w:author="Kai Pa" w:date="2018-05-18T08:47:00Z"/>
            </w:rPr>
          </w:rPrChange>
        </w:rPr>
      </w:pPr>
      <w:ins w:id="4235" w:author="Kai Pa" w:date="2018-05-18T08:47:00Z">
        <w:r w:rsidRPr="00B90FBE">
          <w:rPr>
            <w:noProof/>
            <w:sz w:val="32"/>
            <w:rPrChange w:id="4236" w:author="Kai Pa" w:date="2018-05-21T21:31:00Z">
              <w:rPr>
                <w:noProof/>
              </w:rPr>
            </w:rPrChange>
          </w:rPr>
          <mc:AlternateContent>
            <mc:Choice Requires="wps">
              <w:drawing>
                <wp:anchor distT="0" distB="0" distL="114300" distR="114300" simplePos="0" relativeHeight="251812864" behindDoc="0" locked="0" layoutInCell="1" allowOverlap="1" wp14:anchorId="60EA553C" wp14:editId="18D4B6FD">
                  <wp:simplePos x="0" y="0"/>
                  <wp:positionH relativeFrom="column">
                    <wp:posOffset>2095500</wp:posOffset>
                  </wp:positionH>
                  <wp:positionV relativeFrom="paragraph">
                    <wp:posOffset>120650</wp:posOffset>
                  </wp:positionV>
                  <wp:extent cx="1590675" cy="5429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C1BF7C"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553C" id="Rectangle 55" o:spid="_x0000_s1049" style="position:absolute;left:0;text-align:left;margin-left:165pt;margin-top:9.5pt;width:125.25pt;height:42.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" fillcolor="#5b9bd5 [3204]" strokecolor="#1f4d78 [1604]" strokeweight="1pt">
                  <v:textbox>
                    <w:txbxContent>
                      <w:p w14:paraId="53C1BF7C"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4237" w:author="Kai Pa" w:date="2018-05-21T21:31:00Z">
              <w:rPr>
                <w:noProof/>
              </w:rPr>
            </w:rPrChange>
          </w:rPr>
          <mc:AlternateContent>
            <mc:Choice Requires="wps">
              <w:drawing>
                <wp:anchor distT="0" distB="0" distL="114300" distR="114300" simplePos="0" relativeHeight="251813888" behindDoc="0" locked="0" layoutInCell="1" allowOverlap="1" wp14:anchorId="0C5E4A54" wp14:editId="08F5D311">
                  <wp:simplePos x="0" y="0"/>
                  <wp:positionH relativeFrom="column">
                    <wp:posOffset>2824162</wp:posOffset>
                  </wp:positionH>
                  <wp:positionV relativeFrom="paragraph">
                    <wp:posOffset>985838</wp:posOffset>
                  </wp:positionV>
                  <wp:extent cx="753745" cy="132080"/>
                  <wp:effectExtent l="25083" t="13017" r="33337" b="14288"/>
                  <wp:wrapNone/>
                  <wp:docPr id="58" name="Right Arrow 5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EC0E" id="Right Arrow 58" o:spid="_x0000_s1026" type="#_x0000_t13" style="position:absolute;margin-left:222.35pt;margin-top:77.65pt;width:59.35pt;height:10.4pt;rotation:90;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RN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h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" adj="19707" fillcolor="#5b9bd5 [3204]" strokecolor="#1f4d78 [1604]" strokeweight="1pt"/>
              </w:pict>
            </mc:Fallback>
          </mc:AlternateContent>
        </w:r>
      </w:ins>
    </w:p>
    <w:p w14:paraId="296EE701" w14:textId="77777777" w:rsidR="00A16568" w:rsidRPr="00B90FBE" w:rsidRDefault="00A16568" w:rsidP="00A16568">
      <w:pPr>
        <w:rPr>
          <w:ins w:id="4238" w:author="Kai Pa" w:date="2018-05-18T08:47:00Z"/>
          <w:sz w:val="32"/>
          <w:rPrChange w:id="4239" w:author="Kai Pa" w:date="2018-05-21T21:31:00Z">
            <w:rPr>
              <w:ins w:id="4240" w:author="Kai Pa" w:date="2018-05-18T08:47:00Z"/>
            </w:rPr>
          </w:rPrChange>
        </w:rPr>
      </w:pPr>
    </w:p>
    <w:p w14:paraId="1EA0C85D" w14:textId="77777777" w:rsidR="00A16568" w:rsidRPr="00B90FBE" w:rsidRDefault="00A16568" w:rsidP="00A16568">
      <w:pPr>
        <w:rPr>
          <w:ins w:id="4241" w:author="Kai Pa" w:date="2018-05-18T08:47:00Z"/>
          <w:sz w:val="32"/>
          <w:rPrChange w:id="4242" w:author="Kai Pa" w:date="2018-05-21T21:31:00Z">
            <w:rPr>
              <w:ins w:id="4243" w:author="Kai Pa" w:date="2018-05-18T08:47:00Z"/>
            </w:rPr>
          </w:rPrChange>
        </w:rPr>
      </w:pPr>
    </w:p>
    <w:p w14:paraId="193357B4" w14:textId="77777777" w:rsidR="00A16568" w:rsidRPr="00B90FBE" w:rsidRDefault="00A16568" w:rsidP="00A16568">
      <w:pPr>
        <w:tabs>
          <w:tab w:val="left" w:pos="3405"/>
          <w:tab w:val="left" w:pos="5340"/>
        </w:tabs>
        <w:rPr>
          <w:ins w:id="4244" w:author="Kai Pa" w:date="2018-05-18T08:47:00Z"/>
          <w:rFonts w:ascii="Times New Roman" w:hAnsi="Times New Roman" w:cs="Times New Roman"/>
          <w:sz w:val="32"/>
          <w:rPrChange w:id="4245" w:author="Kai Pa" w:date="2018-05-21T21:31:00Z">
            <w:rPr>
              <w:ins w:id="4246" w:author="Kai Pa" w:date="2018-05-18T08:47:00Z"/>
              <w:rFonts w:ascii="Times New Roman" w:hAnsi="Times New Roman" w:cs="Times New Roman"/>
            </w:rPr>
          </w:rPrChange>
        </w:rPr>
      </w:pPr>
      <w:ins w:id="4247" w:author="Kai Pa" w:date="2018-05-18T08:47:00Z">
        <w:r w:rsidRPr="00B90FBE">
          <w:rPr>
            <w:noProof/>
            <w:sz w:val="32"/>
            <w:rPrChange w:id="4248" w:author="Kai Pa" w:date="2018-05-21T21:31:00Z">
              <w:rPr>
                <w:noProof/>
              </w:rPr>
            </w:rPrChange>
          </w:rPr>
          <mc:AlternateContent>
            <mc:Choice Requires="wps">
              <w:drawing>
                <wp:anchor distT="0" distB="0" distL="114300" distR="114300" simplePos="0" relativeHeight="251815936" behindDoc="0" locked="0" layoutInCell="1" allowOverlap="1" wp14:anchorId="3AE2D7F7" wp14:editId="2D3A03B2">
                  <wp:simplePos x="0" y="0"/>
                  <wp:positionH relativeFrom="column">
                    <wp:posOffset>2219960</wp:posOffset>
                  </wp:positionH>
                  <wp:positionV relativeFrom="paragraph">
                    <wp:posOffset>3810</wp:posOffset>
                  </wp:positionV>
                  <wp:extent cx="725073" cy="127782"/>
                  <wp:effectExtent l="12700" t="6350" r="31115" b="31115"/>
                  <wp:wrapNone/>
                  <wp:docPr id="57" name="Right Arrow 57"/>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8B2BC" id="Right Arrow 57" o:spid="_x0000_s1026" type="#_x0000_t13" style="position:absolute;margin-left:174.8pt;margin-top:.3pt;width:57.1pt;height:10.05pt;rotation:-90;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0szpgIAAKs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" adj="19697" fillcolor="#5b9bd5 [3204]" strokecolor="#1f4d78 [1604]" strokeweight="1pt"/>
              </w:pict>
            </mc:Fallback>
          </mc:AlternateContent>
        </w:r>
        <w:r w:rsidRPr="00B90FBE">
          <w:rPr>
            <w:sz w:val="32"/>
            <w:rPrChange w:id="4249" w:author="Kai Pa" w:date="2018-05-21T21:31:00Z">
              <w:rPr/>
            </w:rPrChange>
          </w:rPr>
          <w:tab/>
        </w:r>
        <w:r w:rsidRPr="00B90FBE">
          <w:rPr>
            <w:rFonts w:ascii="Times New Roman" w:hAnsi="Times New Roman" w:cs="Times New Roman"/>
            <w:sz w:val="40"/>
            <w:szCs w:val="28"/>
            <w:rPrChange w:id="4250" w:author="Kai Pa" w:date="2018-05-21T21:31:00Z">
              <w:rPr>
                <w:rFonts w:ascii="Times New Roman" w:hAnsi="Times New Roman" w:cs="Times New Roman"/>
                <w:sz w:val="28"/>
                <w:szCs w:val="28"/>
              </w:rPr>
            </w:rPrChange>
          </w:rPr>
          <w:t>D1</w:t>
        </w:r>
        <w:r w:rsidRPr="00B90FBE">
          <w:rPr>
            <w:sz w:val="32"/>
            <w:rPrChange w:id="4251" w:author="Kai Pa" w:date="2018-05-21T21:31:00Z">
              <w:rPr/>
            </w:rPrChange>
          </w:rPr>
          <w:tab/>
        </w:r>
        <w:r w:rsidRPr="00B90FBE">
          <w:rPr>
            <w:rFonts w:ascii="Times New Roman" w:hAnsi="Times New Roman" w:cs="Times New Roman"/>
            <w:sz w:val="40"/>
            <w:szCs w:val="28"/>
            <w:rPrChange w:id="4252" w:author="Kai Pa" w:date="2018-05-21T21:31:00Z">
              <w:rPr>
                <w:rFonts w:ascii="Times New Roman" w:hAnsi="Times New Roman" w:cs="Times New Roman"/>
                <w:sz w:val="28"/>
                <w:szCs w:val="28"/>
              </w:rPr>
            </w:rPrChange>
          </w:rPr>
          <w:t>D2</w:t>
        </w:r>
      </w:ins>
    </w:p>
    <w:p w14:paraId="61B8458B" w14:textId="77777777" w:rsidR="00A16568" w:rsidRPr="00B90FBE" w:rsidRDefault="00A16568" w:rsidP="00A16568">
      <w:pPr>
        <w:rPr>
          <w:ins w:id="4253" w:author="Kai Pa" w:date="2018-05-18T08:47:00Z"/>
          <w:sz w:val="32"/>
          <w:rPrChange w:id="4254" w:author="Kai Pa" w:date="2018-05-21T21:31:00Z">
            <w:rPr>
              <w:ins w:id="4255" w:author="Kai Pa" w:date="2018-05-18T08:47:00Z"/>
            </w:rPr>
          </w:rPrChange>
        </w:rPr>
      </w:pPr>
      <w:ins w:id="4256" w:author="Kai Pa" w:date="2018-05-18T08:47:00Z">
        <w:r w:rsidRPr="00B90FBE">
          <w:rPr>
            <w:noProof/>
            <w:sz w:val="32"/>
            <w:rPrChange w:id="4257" w:author="Kai Pa" w:date="2018-05-21T21:31:00Z">
              <w:rPr>
                <w:noProof/>
              </w:rPr>
            </w:rPrChange>
          </w:rPr>
          <mc:AlternateContent>
            <mc:Choice Requires="wps">
              <w:drawing>
                <wp:anchor distT="0" distB="0" distL="114300" distR="114300" simplePos="0" relativeHeight="251811840" behindDoc="0" locked="0" layoutInCell="1" allowOverlap="1" wp14:anchorId="0184C379" wp14:editId="5D4BAB62">
                  <wp:simplePos x="0" y="0"/>
                  <wp:positionH relativeFrom="column">
                    <wp:posOffset>1866900</wp:posOffset>
                  </wp:positionH>
                  <wp:positionV relativeFrom="paragraph">
                    <wp:posOffset>270510</wp:posOffset>
                  </wp:positionV>
                  <wp:extent cx="2047875" cy="714375"/>
                  <wp:effectExtent l="0" t="0" r="28575" b="28575"/>
                  <wp:wrapNone/>
                  <wp:docPr id="59" name="Oval 59"/>
                  <wp:cNvGraphicFramePr/>
                  <a:graphic xmlns:a="http://schemas.openxmlformats.org/drawingml/2006/main">
                    <a:graphicData uri="http://schemas.microsoft.com/office/word/2010/wordprocessingShape">
                      <wps:wsp>
                        <wps:cNvSpPr/>
                        <wps:spPr>
                          <a:xfrm>
                            <a:off x="0" y="0"/>
                            <a:ext cx="2047875"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BDD6D"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lãi có kỳ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4C379" id="Oval 59" o:spid="_x0000_s1050" style="position:absolute;margin-left:147pt;margin-top:21.3pt;width:161.25pt;height:5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" fillcolor="#5b9bd5 [3204]" strokecolor="#1f4d78 [1604]" strokeweight="1pt">
                  <v:stroke joinstyle="miter"/>
                  <v:textbox>
                    <w:txbxContent>
                      <w:p w14:paraId="4ADBDD6D"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Rút lãi có kỳ hạn</w:t>
                        </w:r>
                      </w:p>
                    </w:txbxContent>
                  </v:textbox>
                </v:oval>
              </w:pict>
            </mc:Fallback>
          </mc:AlternateContent>
        </w:r>
      </w:ins>
    </w:p>
    <w:p w14:paraId="7550C554" w14:textId="77777777" w:rsidR="00A16568" w:rsidRPr="00B90FBE" w:rsidRDefault="00A16568" w:rsidP="00A16568">
      <w:pPr>
        <w:tabs>
          <w:tab w:val="left" w:pos="6480"/>
        </w:tabs>
        <w:rPr>
          <w:ins w:id="4258" w:author="Kai Pa" w:date="2018-05-18T08:47:00Z"/>
          <w:rFonts w:ascii="Times New Roman" w:hAnsi="Times New Roman" w:cs="Times New Roman"/>
          <w:sz w:val="40"/>
          <w:szCs w:val="28"/>
          <w:rPrChange w:id="4259" w:author="Kai Pa" w:date="2018-05-21T21:31:00Z">
            <w:rPr>
              <w:ins w:id="4260" w:author="Kai Pa" w:date="2018-05-18T08:47:00Z"/>
              <w:rFonts w:ascii="Times New Roman" w:hAnsi="Times New Roman" w:cs="Times New Roman"/>
              <w:sz w:val="28"/>
              <w:szCs w:val="28"/>
            </w:rPr>
          </w:rPrChange>
        </w:rPr>
      </w:pPr>
      <w:ins w:id="4261" w:author="Kai Pa" w:date="2018-05-18T08:47:00Z">
        <w:r w:rsidRPr="00B90FBE">
          <w:rPr>
            <w:noProof/>
            <w:sz w:val="32"/>
            <w:rPrChange w:id="4262" w:author="Kai Pa" w:date="2018-05-21T21:31:00Z">
              <w:rPr>
                <w:noProof/>
              </w:rPr>
            </w:rPrChange>
          </w:rPr>
          <mc:AlternateContent>
            <mc:Choice Requires="wps">
              <w:drawing>
                <wp:anchor distT="0" distB="0" distL="114300" distR="114300" simplePos="0" relativeHeight="251821056" behindDoc="0" locked="0" layoutInCell="1" allowOverlap="1" wp14:anchorId="3AFAB1CF" wp14:editId="3E842405">
                  <wp:simplePos x="0" y="0"/>
                  <wp:positionH relativeFrom="column">
                    <wp:posOffset>4781550</wp:posOffset>
                  </wp:positionH>
                  <wp:positionV relativeFrom="paragraph">
                    <wp:posOffset>75565</wp:posOffset>
                  </wp:positionV>
                  <wp:extent cx="857250" cy="438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A6F38"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FAB1CF" id="Rectangle 60" o:spid="_x0000_s1051" style="position:absolute;margin-left:376.5pt;margin-top:5.95pt;width:67.5pt;height:34.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C8PUr5fQIAAE0FAAAO&#10;AAAAAAAAAAAAAAAAAC4CAABkcnMvZTJvRG9jLnhtbFBLAQItABQABgAIAAAAIQB5mE4A2gAAAAkB&#10;AAAPAAAAAAAAAAAAAAAAANcEAABkcnMvZG93bnJldi54bWxQSwUGAAAAAAQABADzAAAA3gUAAAAA&#10;" fillcolor="#5b9bd5 [3204]" strokecolor="#1f4d78 [1604]" strokeweight="1pt">
                  <v:textbox>
                    <w:txbxContent>
                      <w:p w14:paraId="6FCA6F38"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4263" w:author="Kai Pa" w:date="2018-05-21T21:31:00Z">
              <w:rPr>
                <w:noProof/>
              </w:rPr>
            </w:rPrChange>
          </w:rPr>
          <mc:AlternateContent>
            <mc:Choice Requires="wps">
              <w:drawing>
                <wp:anchor distT="0" distB="0" distL="114300" distR="114300" simplePos="0" relativeHeight="251820032" behindDoc="0" locked="0" layoutInCell="1" allowOverlap="1" wp14:anchorId="6E66BB24" wp14:editId="7626406C">
                  <wp:simplePos x="0" y="0"/>
                  <wp:positionH relativeFrom="column">
                    <wp:posOffset>3971925</wp:posOffset>
                  </wp:positionH>
                  <wp:positionV relativeFrom="paragraph">
                    <wp:posOffset>247650</wp:posOffset>
                  </wp:positionV>
                  <wp:extent cx="753745" cy="132080"/>
                  <wp:effectExtent l="0" t="19050" r="46355" b="39370"/>
                  <wp:wrapNone/>
                  <wp:docPr id="61" name="Right Arrow 6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08DD6" id="Right Arrow 61" o:spid="_x0000_s1026" type="#_x0000_t13" style="position:absolute;margin-left:312.75pt;margin-top:19.5pt;width:59.35pt;height:10.4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CZ0Xj7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4264" w:author="Kai Pa" w:date="2018-05-21T21:31:00Z">
              <w:rPr/>
            </w:rPrChange>
          </w:rPr>
          <w:tab/>
        </w:r>
        <w:r w:rsidRPr="00B90FBE">
          <w:rPr>
            <w:rFonts w:ascii="Times New Roman" w:hAnsi="Times New Roman" w:cs="Times New Roman"/>
            <w:sz w:val="40"/>
            <w:szCs w:val="28"/>
            <w:rPrChange w:id="4265" w:author="Kai Pa" w:date="2018-05-21T21:31:00Z">
              <w:rPr>
                <w:rFonts w:ascii="Times New Roman" w:hAnsi="Times New Roman" w:cs="Times New Roman"/>
                <w:sz w:val="28"/>
                <w:szCs w:val="28"/>
              </w:rPr>
            </w:rPrChange>
          </w:rPr>
          <w:t>D5</w:t>
        </w:r>
      </w:ins>
    </w:p>
    <w:p w14:paraId="36AF0D92" w14:textId="77777777" w:rsidR="00A16568" w:rsidRPr="00B90FBE" w:rsidRDefault="00A16568" w:rsidP="00A16568">
      <w:pPr>
        <w:rPr>
          <w:ins w:id="4266" w:author="Kai Pa" w:date="2018-05-18T08:47:00Z"/>
          <w:sz w:val="32"/>
          <w:rPrChange w:id="4267" w:author="Kai Pa" w:date="2018-05-21T21:31:00Z">
            <w:rPr>
              <w:ins w:id="4268" w:author="Kai Pa" w:date="2018-05-18T08:47:00Z"/>
            </w:rPr>
          </w:rPrChange>
        </w:rPr>
      </w:pPr>
    </w:p>
    <w:p w14:paraId="74A85CCC" w14:textId="2A9646DC" w:rsidR="00A16568" w:rsidRPr="00B90FBE" w:rsidRDefault="00A16568" w:rsidP="00A16568">
      <w:pPr>
        <w:rPr>
          <w:ins w:id="4269" w:author="Kai Pa" w:date="2018-05-18T08:47:00Z"/>
          <w:sz w:val="32"/>
          <w:rPrChange w:id="4270" w:author="Kai Pa" w:date="2018-05-21T21:31:00Z">
            <w:rPr>
              <w:ins w:id="4271" w:author="Kai Pa" w:date="2018-05-18T08:47:00Z"/>
            </w:rPr>
          </w:rPrChange>
        </w:rPr>
      </w:pPr>
    </w:p>
    <w:p w14:paraId="79FCF83D" w14:textId="41A055D3" w:rsidR="00A16568" w:rsidRPr="00B90FBE" w:rsidRDefault="00A76313" w:rsidP="00A16568">
      <w:pPr>
        <w:tabs>
          <w:tab w:val="left" w:pos="3795"/>
        </w:tabs>
        <w:rPr>
          <w:ins w:id="4272" w:author="Kai Pa" w:date="2018-05-18T08:47:00Z"/>
          <w:sz w:val="32"/>
          <w:rPrChange w:id="4273" w:author="Kai Pa" w:date="2018-05-21T21:31:00Z">
            <w:rPr>
              <w:ins w:id="4274" w:author="Kai Pa" w:date="2018-05-18T08:47:00Z"/>
            </w:rPr>
          </w:rPrChange>
        </w:rPr>
      </w:pPr>
      <w:ins w:id="4275" w:author="Kai Pa" w:date="2018-05-18T08:47:00Z">
        <w:r w:rsidRPr="00B90FBE">
          <w:rPr>
            <w:noProof/>
            <w:sz w:val="32"/>
            <w:rPrChange w:id="4276" w:author="Kai Pa" w:date="2018-05-21T21:31:00Z">
              <w:rPr>
                <w:noProof/>
              </w:rPr>
            </w:rPrChange>
          </w:rPr>
          <mc:AlternateContent>
            <mc:Choice Requires="wps">
              <w:drawing>
                <wp:anchor distT="0" distB="0" distL="114300" distR="114300" simplePos="0" relativeHeight="251816960" behindDoc="0" locked="0" layoutInCell="1" allowOverlap="1" wp14:anchorId="337CD9BC" wp14:editId="6DF0CCEB">
                  <wp:simplePos x="0" y="0"/>
                  <wp:positionH relativeFrom="column">
                    <wp:posOffset>2228532</wp:posOffset>
                  </wp:positionH>
                  <wp:positionV relativeFrom="paragraph">
                    <wp:posOffset>166052</wp:posOffset>
                  </wp:positionV>
                  <wp:extent cx="753745" cy="132080"/>
                  <wp:effectExtent l="25083" t="13017" r="33337" b="14288"/>
                  <wp:wrapNone/>
                  <wp:docPr id="56" name="Right Arrow 5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A407" id="Right Arrow 56" o:spid="_x0000_s1026" type="#_x0000_t13" style="position:absolute;margin-left:175.45pt;margin-top:13.05pt;width:59.35pt;height:10.4pt;rotation:90;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IVj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dUG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" adj="19707" fillcolor="#5b9bd5 [3204]" strokecolor="#1f4d78 [1604]" strokeweight="1pt"/>
              </w:pict>
            </mc:Fallback>
          </mc:AlternateContent>
        </w:r>
        <w:r w:rsidR="00A16568" w:rsidRPr="00B90FBE">
          <w:rPr>
            <w:noProof/>
            <w:sz w:val="32"/>
            <w:rPrChange w:id="4277" w:author="Kai Pa" w:date="2018-05-21T21:31:00Z">
              <w:rPr>
                <w:noProof/>
              </w:rPr>
            </w:rPrChange>
          </w:rPr>
          <mc:AlternateContent>
            <mc:Choice Requires="wps">
              <w:drawing>
                <wp:anchor distT="0" distB="0" distL="114300" distR="114300" simplePos="0" relativeHeight="251814912" behindDoc="0" locked="0" layoutInCell="1" allowOverlap="1" wp14:anchorId="34826240" wp14:editId="09000433">
                  <wp:simplePos x="0" y="0"/>
                  <wp:positionH relativeFrom="column">
                    <wp:posOffset>2828608</wp:posOffset>
                  </wp:positionH>
                  <wp:positionV relativeFrom="paragraph">
                    <wp:posOffset>164149</wp:posOffset>
                  </wp:positionV>
                  <wp:extent cx="753745" cy="132080"/>
                  <wp:effectExtent l="25083" t="0" r="33337" b="33338"/>
                  <wp:wrapNone/>
                  <wp:docPr id="62" name="Right Arrow 6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B331" id="Right Arrow 62" o:spid="_x0000_s1026" type="#_x0000_t13" style="position:absolute;margin-left:222.75pt;margin-top:12.95pt;width:59.35pt;height:10.4pt;rotation:-90;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UBqAIAAKs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" adj="19707" fillcolor="#5b9bd5 [3204]" strokecolor="#1f4d78 [1604]" strokeweight="1pt"/>
              </w:pict>
            </mc:Fallback>
          </mc:AlternateContent>
        </w:r>
        <w:r w:rsidR="00A16568" w:rsidRPr="00B90FBE">
          <w:rPr>
            <w:sz w:val="32"/>
            <w:rPrChange w:id="4278" w:author="Kai Pa" w:date="2018-05-21T21:31:00Z">
              <w:rPr/>
            </w:rPrChange>
          </w:rPr>
          <w:tab/>
        </w:r>
      </w:ins>
    </w:p>
    <w:p w14:paraId="78CC3F5B" w14:textId="602D6D27" w:rsidR="00A16568" w:rsidRPr="00B90FBE" w:rsidRDefault="00A16568" w:rsidP="00A16568">
      <w:pPr>
        <w:tabs>
          <w:tab w:val="left" w:pos="3795"/>
          <w:tab w:val="left" w:pos="5370"/>
        </w:tabs>
        <w:rPr>
          <w:ins w:id="4279" w:author="Kai Pa" w:date="2018-05-18T08:47:00Z"/>
          <w:sz w:val="40"/>
          <w:szCs w:val="28"/>
          <w:rPrChange w:id="4280" w:author="Kai Pa" w:date="2018-05-21T21:31:00Z">
            <w:rPr>
              <w:ins w:id="4281" w:author="Kai Pa" w:date="2018-05-18T08:47:00Z"/>
              <w:sz w:val="28"/>
              <w:szCs w:val="28"/>
            </w:rPr>
          </w:rPrChange>
        </w:rPr>
      </w:pPr>
      <w:ins w:id="4282" w:author="Kai Pa" w:date="2018-05-18T08:47:00Z">
        <w:r w:rsidRPr="00B90FBE">
          <w:rPr>
            <w:rFonts w:ascii="Times New Roman" w:hAnsi="Times New Roman" w:cs="Times New Roman"/>
            <w:sz w:val="32"/>
            <w:rPrChange w:id="4283" w:author="Kai Pa" w:date="2018-05-21T21:31:00Z">
              <w:rPr>
                <w:rFonts w:ascii="Times New Roman" w:hAnsi="Times New Roman" w:cs="Times New Roman"/>
              </w:rPr>
            </w:rPrChange>
          </w:rPr>
          <w:t xml:space="preserve">                                </w:t>
        </w:r>
        <w:r w:rsidR="00B90FBE">
          <w:rPr>
            <w:rFonts w:ascii="Times New Roman" w:hAnsi="Times New Roman" w:cs="Times New Roman"/>
            <w:sz w:val="32"/>
            <w:rPrChange w:id="4284" w:author="Kai Pa" w:date="2018-05-21T21:31:00Z">
              <w:rPr>
                <w:rFonts w:ascii="Times New Roman" w:hAnsi="Times New Roman" w:cs="Times New Roman"/>
                <w:sz w:val="32"/>
              </w:rPr>
            </w:rPrChange>
          </w:rPr>
          <w:t xml:space="preserve">              </w:t>
        </w:r>
        <w:r w:rsidR="00A76313" w:rsidRPr="00B90FBE">
          <w:rPr>
            <w:rFonts w:ascii="Times New Roman" w:hAnsi="Times New Roman" w:cs="Times New Roman"/>
            <w:sz w:val="32"/>
            <w:rPrChange w:id="4285"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4286"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4287" w:author="Kai Pa" w:date="2018-05-21T21:31:00Z">
              <w:rPr>
                <w:rFonts w:ascii="Times New Roman" w:hAnsi="Times New Roman" w:cs="Times New Roman"/>
                <w:sz w:val="28"/>
                <w:szCs w:val="28"/>
              </w:rPr>
            </w:rPrChange>
          </w:rPr>
          <w:t>D3</w:t>
        </w:r>
        <w:r w:rsidRPr="00B90FBE">
          <w:rPr>
            <w:sz w:val="32"/>
            <w:rPrChange w:id="4288" w:author="Kai Pa" w:date="2018-05-21T21:31:00Z">
              <w:rPr/>
            </w:rPrChange>
          </w:rPr>
          <w:tab/>
        </w:r>
        <w:r w:rsidRPr="00B90FBE">
          <w:rPr>
            <w:rFonts w:ascii="Times New Roman" w:hAnsi="Times New Roman" w:cs="Times New Roman"/>
            <w:sz w:val="40"/>
            <w:szCs w:val="28"/>
            <w:rPrChange w:id="4289" w:author="Kai Pa" w:date="2018-05-21T21:31:00Z">
              <w:rPr>
                <w:rFonts w:ascii="Times New Roman" w:hAnsi="Times New Roman" w:cs="Times New Roman"/>
                <w:sz w:val="28"/>
                <w:szCs w:val="28"/>
              </w:rPr>
            </w:rPrChange>
          </w:rPr>
          <w:t>D4</w:t>
        </w:r>
      </w:ins>
    </w:p>
    <w:p w14:paraId="4EA7885C" w14:textId="77777777" w:rsidR="00A16568" w:rsidRPr="00B90FBE" w:rsidRDefault="00A16568" w:rsidP="00A16568">
      <w:pPr>
        <w:rPr>
          <w:ins w:id="4290" w:author="Kai Pa" w:date="2018-05-18T08:47:00Z"/>
          <w:sz w:val="40"/>
          <w:szCs w:val="28"/>
          <w:rPrChange w:id="4291" w:author="Kai Pa" w:date="2018-05-21T21:31:00Z">
            <w:rPr>
              <w:ins w:id="4292" w:author="Kai Pa" w:date="2018-05-18T08:47:00Z"/>
              <w:sz w:val="28"/>
              <w:szCs w:val="28"/>
            </w:rPr>
          </w:rPrChange>
        </w:rPr>
      </w:pPr>
      <w:ins w:id="4293" w:author="Kai Pa" w:date="2018-05-18T08:47:00Z">
        <w:r w:rsidRPr="00B90FBE">
          <w:rPr>
            <w:noProof/>
            <w:sz w:val="40"/>
            <w:szCs w:val="28"/>
            <w:rPrChange w:id="4294" w:author="Kai Pa" w:date="2018-05-21T21:31:00Z">
              <w:rPr>
                <w:noProof/>
                <w:sz w:val="28"/>
                <w:szCs w:val="28"/>
              </w:rPr>
            </w:rPrChange>
          </w:rPr>
          <mc:AlternateContent>
            <mc:Choice Requires="wps">
              <w:drawing>
                <wp:anchor distT="0" distB="0" distL="114300" distR="114300" simplePos="0" relativeHeight="251817984" behindDoc="0" locked="0" layoutInCell="1" allowOverlap="1" wp14:anchorId="60ADCEEC" wp14:editId="06E82EFF">
                  <wp:simplePos x="0" y="0"/>
                  <wp:positionH relativeFrom="column">
                    <wp:posOffset>1790065</wp:posOffset>
                  </wp:positionH>
                  <wp:positionV relativeFrom="paragraph">
                    <wp:posOffset>182245</wp:posOffset>
                  </wp:positionV>
                  <wp:extent cx="2219325" cy="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FA78A7F" id="Straight Connector 73"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BUoivO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0C270678" w14:textId="75FE4E07" w:rsidR="00A16568" w:rsidRPr="00B90FBE" w:rsidRDefault="00A16568" w:rsidP="00A16568">
      <w:pPr>
        <w:tabs>
          <w:tab w:val="left" w:pos="1605"/>
        </w:tabs>
        <w:rPr>
          <w:ins w:id="4295" w:author="Kai Pa" w:date="2018-05-18T08:47:00Z"/>
          <w:rFonts w:ascii="Times New Roman" w:hAnsi="Times New Roman" w:cs="Times New Roman"/>
          <w:sz w:val="40"/>
          <w:szCs w:val="28"/>
          <w:rPrChange w:id="4296" w:author="Kai Pa" w:date="2018-05-21T21:31:00Z">
            <w:rPr>
              <w:ins w:id="4297" w:author="Kai Pa" w:date="2018-05-18T08:47:00Z"/>
              <w:rFonts w:ascii="Times New Roman" w:hAnsi="Times New Roman" w:cs="Times New Roman"/>
              <w:sz w:val="28"/>
              <w:szCs w:val="28"/>
            </w:rPr>
          </w:rPrChange>
        </w:rPr>
      </w:pPr>
      <w:ins w:id="4298" w:author="Kai Pa" w:date="2018-05-18T08:47:00Z">
        <w:r w:rsidRPr="00B90FBE">
          <w:rPr>
            <w:noProof/>
            <w:sz w:val="40"/>
            <w:szCs w:val="28"/>
            <w:rPrChange w:id="4299" w:author="Kai Pa" w:date="2018-05-21T21:31:00Z">
              <w:rPr>
                <w:noProof/>
                <w:sz w:val="28"/>
                <w:szCs w:val="28"/>
              </w:rPr>
            </w:rPrChange>
          </w:rPr>
          <mc:AlternateContent>
            <mc:Choice Requires="wps">
              <w:drawing>
                <wp:anchor distT="0" distB="0" distL="114300" distR="114300" simplePos="0" relativeHeight="251819008" behindDoc="0" locked="0" layoutInCell="1" allowOverlap="1" wp14:anchorId="145F9866" wp14:editId="32663787">
                  <wp:simplePos x="0" y="0"/>
                  <wp:positionH relativeFrom="column">
                    <wp:posOffset>1809750</wp:posOffset>
                  </wp:positionH>
                  <wp:positionV relativeFrom="paragraph">
                    <wp:posOffset>245745</wp:posOffset>
                  </wp:positionV>
                  <wp:extent cx="2219325" cy="0"/>
                  <wp:effectExtent l="0" t="0" r="28575" b="19050"/>
                  <wp:wrapNone/>
                  <wp:docPr id="74" name="Straight Connector 7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F61F7C" id="Straight Connector 7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IQyJQa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4300" w:author="Kai Pa" w:date="2018-05-21T21:31:00Z">
              <w:rPr>
                <w:rFonts w:ascii="Times New Roman" w:hAnsi="Times New Roman" w:cs="Times New Roman"/>
                <w:sz w:val="28"/>
                <w:szCs w:val="28"/>
              </w:rPr>
            </w:rPrChange>
          </w:rPr>
          <w:t xml:space="preserve">  </w:t>
        </w:r>
        <w:r w:rsidR="00B90FBE">
          <w:rPr>
            <w:rFonts w:ascii="Times New Roman" w:hAnsi="Times New Roman" w:cs="Times New Roman"/>
            <w:sz w:val="40"/>
            <w:szCs w:val="28"/>
            <w:rPrChange w:id="4301" w:author="Kai Pa" w:date="2018-05-21T21:31:00Z">
              <w:rPr>
                <w:rFonts w:ascii="Times New Roman" w:hAnsi="Times New Roman" w:cs="Times New Roman"/>
                <w:sz w:val="40"/>
                <w:szCs w:val="28"/>
              </w:rPr>
            </w:rPrChange>
          </w:rPr>
          <w:t xml:space="preserve">                               </w:t>
        </w:r>
      </w:ins>
      <w:ins w:id="4302" w:author="Kai Pa" w:date="2018-05-18T22:29:00Z">
        <w:r w:rsidR="00A76313" w:rsidRPr="00B90FBE">
          <w:rPr>
            <w:rFonts w:ascii="Times New Roman" w:hAnsi="Times New Roman" w:cs="Times New Roman"/>
            <w:sz w:val="40"/>
            <w:szCs w:val="28"/>
            <w:rPrChange w:id="4303" w:author="Kai Pa" w:date="2018-05-21T21:31:00Z">
              <w:rPr>
                <w:rFonts w:ascii="Times New Roman" w:hAnsi="Times New Roman" w:cs="Times New Roman"/>
                <w:sz w:val="36"/>
                <w:szCs w:val="28"/>
              </w:rPr>
            </w:rPrChange>
          </w:rPr>
          <w:t xml:space="preserve">  </w:t>
        </w:r>
      </w:ins>
      <w:ins w:id="4304" w:author="Kai Pa" w:date="2018-05-18T08:47:00Z">
        <w:r w:rsidRPr="00B90FBE">
          <w:rPr>
            <w:rFonts w:ascii="Times New Roman" w:hAnsi="Times New Roman" w:cs="Times New Roman"/>
            <w:sz w:val="40"/>
            <w:szCs w:val="28"/>
            <w:rPrChange w:id="4305" w:author="Kai Pa" w:date="2018-05-21T21:31:00Z">
              <w:rPr>
                <w:rFonts w:ascii="Times New Roman" w:hAnsi="Times New Roman" w:cs="Times New Roman"/>
                <w:sz w:val="28"/>
                <w:szCs w:val="28"/>
              </w:rPr>
            </w:rPrChange>
          </w:rPr>
          <w:t xml:space="preserve"> Cơ sở dữ liệu</w:t>
        </w:r>
      </w:ins>
    </w:p>
    <w:p w14:paraId="502FE34A" w14:textId="77777777" w:rsidR="00A16568" w:rsidRPr="00B90FBE" w:rsidRDefault="00A16568" w:rsidP="00A16568">
      <w:pPr>
        <w:pStyle w:val="ListParagraph"/>
        <w:tabs>
          <w:tab w:val="left" w:pos="1605"/>
        </w:tabs>
        <w:ind w:left="1080"/>
        <w:jc w:val="center"/>
        <w:rPr>
          <w:ins w:id="4306" w:author="Kai Pa" w:date="2018-05-18T08:47:00Z"/>
          <w:rFonts w:ascii="Times New Roman" w:hAnsi="Times New Roman" w:cs="Times New Roman"/>
          <w:sz w:val="40"/>
          <w:szCs w:val="28"/>
          <w:rPrChange w:id="4307" w:author="Kai Pa" w:date="2018-05-21T21:31:00Z">
            <w:rPr>
              <w:ins w:id="4308" w:author="Kai Pa" w:date="2018-05-18T08:47:00Z"/>
              <w:rFonts w:ascii="Times New Roman" w:hAnsi="Times New Roman" w:cs="Times New Roman"/>
              <w:sz w:val="28"/>
              <w:szCs w:val="28"/>
            </w:rPr>
          </w:rPrChange>
        </w:rPr>
      </w:pPr>
      <w:ins w:id="4309" w:author="Kai Pa" w:date="2018-05-18T08:47:00Z">
        <w:r w:rsidRPr="00B90FBE">
          <w:rPr>
            <w:rFonts w:ascii="Times New Roman" w:hAnsi="Times New Roman" w:cs="Times New Roman"/>
            <w:i/>
            <w:sz w:val="40"/>
            <w:szCs w:val="28"/>
            <w:rPrChange w:id="4310" w:author="Kai Pa" w:date="2018-05-21T21:31:00Z">
              <w:rPr>
                <w:rFonts w:ascii="Times New Roman" w:hAnsi="Times New Roman" w:cs="Times New Roman"/>
                <w:i/>
                <w:sz w:val="28"/>
                <w:szCs w:val="28"/>
              </w:rPr>
            </w:rPrChange>
          </w:rPr>
          <w:t>Sơ đồ DFD nghiệp vụ rút lãi có kỳ hạn.</w:t>
        </w:r>
      </w:ins>
    </w:p>
    <w:p w14:paraId="582F627A" w14:textId="77777777" w:rsidR="00A16568" w:rsidRPr="00B90FBE" w:rsidRDefault="00A16568" w:rsidP="00A16568">
      <w:pPr>
        <w:pStyle w:val="ListParagraph"/>
        <w:tabs>
          <w:tab w:val="left" w:pos="1605"/>
        </w:tabs>
        <w:ind w:left="1080"/>
        <w:jc w:val="center"/>
        <w:rPr>
          <w:ins w:id="4311" w:author="Kai Pa" w:date="2018-05-18T08:47:00Z"/>
          <w:rFonts w:ascii="Times New Roman" w:hAnsi="Times New Roman" w:cs="Times New Roman"/>
          <w:sz w:val="40"/>
          <w:szCs w:val="28"/>
          <w:rPrChange w:id="4312" w:author="Kai Pa" w:date="2018-05-21T21:31:00Z">
            <w:rPr>
              <w:ins w:id="4313" w:author="Kai Pa" w:date="2018-05-18T08:47:00Z"/>
              <w:rFonts w:ascii="Times New Roman" w:hAnsi="Times New Roman" w:cs="Times New Roman"/>
              <w:sz w:val="28"/>
              <w:szCs w:val="28"/>
            </w:rPr>
          </w:rPrChange>
        </w:rPr>
      </w:pPr>
    </w:p>
    <w:p w14:paraId="2CE1BEEF" w14:textId="77777777" w:rsidR="00A16568" w:rsidRPr="00B90FBE" w:rsidRDefault="00A16568" w:rsidP="00A16568">
      <w:pPr>
        <w:pStyle w:val="ListParagraph"/>
        <w:tabs>
          <w:tab w:val="left" w:pos="1605"/>
        </w:tabs>
        <w:ind w:left="1080"/>
        <w:rPr>
          <w:ins w:id="4314" w:author="Kai Pa" w:date="2018-05-18T08:47:00Z"/>
          <w:rFonts w:ascii="Times New Roman" w:hAnsi="Times New Roman" w:cs="Times New Roman"/>
          <w:sz w:val="32"/>
          <w:szCs w:val="28"/>
          <w:rPrChange w:id="4315" w:author="Kai Pa" w:date="2018-05-21T21:31:00Z">
            <w:rPr>
              <w:ins w:id="4316" w:author="Kai Pa" w:date="2018-05-18T08:47:00Z"/>
              <w:rFonts w:ascii="Times New Roman" w:hAnsi="Times New Roman" w:cs="Times New Roman"/>
              <w:sz w:val="28"/>
              <w:szCs w:val="28"/>
            </w:rPr>
          </w:rPrChange>
        </w:rPr>
      </w:pPr>
      <w:ins w:id="4317" w:author="Kai Pa" w:date="2018-05-18T08:47:00Z">
        <w:r w:rsidRPr="00B90FBE">
          <w:rPr>
            <w:rFonts w:ascii="Times New Roman" w:hAnsi="Times New Roman" w:cs="Times New Roman"/>
            <w:sz w:val="32"/>
            <w:szCs w:val="28"/>
            <w:rPrChange w:id="4318" w:author="Kai Pa" w:date="2018-05-21T21:31:00Z">
              <w:rPr>
                <w:rFonts w:ascii="Times New Roman" w:hAnsi="Times New Roman" w:cs="Times New Roman"/>
                <w:sz w:val="28"/>
                <w:szCs w:val="28"/>
              </w:rPr>
            </w:rPrChange>
          </w:rPr>
          <w:t>D1: CMND (nhập số cmnd)</w:t>
        </w:r>
      </w:ins>
    </w:p>
    <w:p w14:paraId="6B669DC7" w14:textId="77777777" w:rsidR="00A16568" w:rsidRPr="00B90FBE" w:rsidRDefault="00A16568" w:rsidP="00A16568">
      <w:pPr>
        <w:pStyle w:val="ListParagraph"/>
        <w:tabs>
          <w:tab w:val="left" w:pos="1605"/>
        </w:tabs>
        <w:ind w:left="1080"/>
        <w:rPr>
          <w:ins w:id="4319" w:author="Kai Pa" w:date="2018-05-18T08:47:00Z"/>
          <w:sz w:val="32"/>
          <w:szCs w:val="28"/>
          <w:rPrChange w:id="4320" w:author="Kai Pa" w:date="2018-05-21T21:31:00Z">
            <w:rPr>
              <w:ins w:id="4321" w:author="Kai Pa" w:date="2018-05-18T08:47:00Z"/>
              <w:sz w:val="32"/>
              <w:szCs w:val="32"/>
            </w:rPr>
          </w:rPrChange>
        </w:rPr>
      </w:pPr>
      <w:ins w:id="4322" w:author="Kai Pa" w:date="2018-05-18T08:47:00Z">
        <w:r w:rsidRPr="00B90FBE">
          <w:rPr>
            <w:rFonts w:ascii="Times New Roman" w:hAnsi="Times New Roman" w:cs="Times New Roman"/>
            <w:sz w:val="32"/>
            <w:szCs w:val="28"/>
            <w:rPrChange w:id="4323" w:author="Kai Pa" w:date="2018-05-21T21:31:00Z">
              <w:rPr>
                <w:rFonts w:ascii="Times New Roman" w:hAnsi="Times New Roman" w:cs="Times New Roman"/>
                <w:sz w:val="28"/>
                <w:szCs w:val="28"/>
              </w:rPr>
            </w:rPrChange>
          </w:rPr>
          <w:lastRenderedPageBreak/>
          <w:t xml:space="preserve">D2: MASTK, </w:t>
        </w:r>
        <w:r w:rsidRPr="00B90FBE">
          <w:rPr>
            <w:sz w:val="32"/>
            <w:szCs w:val="28"/>
            <w:rPrChange w:id="4324" w:author="Kai Pa" w:date="2018-05-21T21:31:00Z">
              <w:rPr>
                <w:sz w:val="32"/>
                <w:szCs w:val="32"/>
              </w:rPr>
            </w:rPrChange>
          </w:rPr>
          <w:t>TENLOAI, LAISUAT, HOTEN, NGAYGD + Tổng tiền lãi</w:t>
        </w:r>
      </w:ins>
    </w:p>
    <w:p w14:paraId="5ABFDC05" w14:textId="77777777" w:rsidR="00A16568" w:rsidRPr="00B90FBE" w:rsidRDefault="00A16568" w:rsidP="00A16568">
      <w:pPr>
        <w:pStyle w:val="ListParagraph"/>
        <w:tabs>
          <w:tab w:val="left" w:pos="1605"/>
        </w:tabs>
        <w:ind w:left="1080"/>
        <w:rPr>
          <w:ins w:id="4325" w:author="Kai Pa" w:date="2018-05-18T08:47:00Z"/>
          <w:rFonts w:ascii="Times New Roman" w:hAnsi="Times New Roman" w:cs="Times New Roman"/>
          <w:sz w:val="32"/>
          <w:szCs w:val="28"/>
          <w:rPrChange w:id="4326" w:author="Kai Pa" w:date="2018-05-21T21:31:00Z">
            <w:rPr>
              <w:ins w:id="4327" w:author="Kai Pa" w:date="2018-05-18T08:47:00Z"/>
              <w:rFonts w:ascii="Times New Roman" w:hAnsi="Times New Roman" w:cs="Times New Roman"/>
              <w:sz w:val="28"/>
              <w:szCs w:val="28"/>
            </w:rPr>
          </w:rPrChange>
        </w:rPr>
      </w:pPr>
      <w:ins w:id="4328" w:author="Kai Pa" w:date="2018-05-18T08:47:00Z">
        <w:r w:rsidRPr="00B90FBE">
          <w:rPr>
            <w:rFonts w:ascii="Times New Roman" w:hAnsi="Times New Roman" w:cs="Times New Roman"/>
            <w:sz w:val="32"/>
            <w:szCs w:val="28"/>
            <w:rPrChange w:id="4329" w:author="Kai Pa" w:date="2018-05-21T21:31:00Z">
              <w:rPr>
                <w:rFonts w:ascii="Times New Roman" w:hAnsi="Times New Roman" w:cs="Times New Roman"/>
                <w:sz w:val="28"/>
                <w:szCs w:val="28"/>
              </w:rPr>
            </w:rPrChange>
          </w:rPr>
          <w:t xml:space="preserve">D3: MASTK, </w:t>
        </w:r>
        <w:r w:rsidRPr="00B90FBE">
          <w:rPr>
            <w:sz w:val="32"/>
            <w:szCs w:val="28"/>
            <w:rPrChange w:id="4330" w:author="Kai Pa" w:date="2018-05-21T21:31:00Z">
              <w:rPr>
                <w:sz w:val="32"/>
                <w:szCs w:val="32"/>
              </w:rPr>
            </w:rPrChange>
          </w:rPr>
          <w:t>TENLOAI, LAISUAT, HOTEN</w:t>
        </w:r>
        <w:r w:rsidRPr="00B90FBE">
          <w:rPr>
            <w:rFonts w:ascii="Times New Roman" w:hAnsi="Times New Roman" w:cs="Times New Roman"/>
            <w:sz w:val="32"/>
            <w:szCs w:val="28"/>
            <w:rPrChange w:id="4331" w:author="Kai Pa" w:date="2018-05-21T21:31:00Z">
              <w:rPr>
                <w:rFonts w:ascii="Times New Roman" w:hAnsi="Times New Roman" w:cs="Times New Roman"/>
                <w:sz w:val="28"/>
                <w:szCs w:val="28"/>
              </w:rPr>
            </w:rPrChange>
          </w:rPr>
          <w:t xml:space="preserve"> , SODU</w:t>
        </w:r>
      </w:ins>
    </w:p>
    <w:p w14:paraId="0D68880E" w14:textId="77777777" w:rsidR="00A16568" w:rsidRPr="00B90FBE" w:rsidRDefault="00A16568" w:rsidP="00A16568">
      <w:pPr>
        <w:pStyle w:val="ListParagraph"/>
        <w:tabs>
          <w:tab w:val="left" w:pos="1605"/>
        </w:tabs>
        <w:ind w:left="1080"/>
        <w:rPr>
          <w:ins w:id="4332" w:author="Kai Pa" w:date="2018-05-18T08:47:00Z"/>
          <w:rFonts w:ascii="Times New Roman" w:hAnsi="Times New Roman" w:cs="Times New Roman"/>
          <w:sz w:val="32"/>
          <w:szCs w:val="28"/>
          <w:rPrChange w:id="4333" w:author="Kai Pa" w:date="2018-05-21T21:31:00Z">
            <w:rPr>
              <w:ins w:id="4334" w:author="Kai Pa" w:date="2018-05-18T08:47:00Z"/>
              <w:rFonts w:ascii="Times New Roman" w:hAnsi="Times New Roman" w:cs="Times New Roman"/>
              <w:sz w:val="28"/>
              <w:szCs w:val="28"/>
            </w:rPr>
          </w:rPrChange>
        </w:rPr>
      </w:pPr>
      <w:ins w:id="4335" w:author="Kai Pa" w:date="2018-05-18T08:47:00Z">
        <w:r w:rsidRPr="00B90FBE">
          <w:rPr>
            <w:rFonts w:ascii="Times New Roman" w:hAnsi="Times New Roman" w:cs="Times New Roman"/>
            <w:sz w:val="32"/>
            <w:szCs w:val="28"/>
            <w:rPrChange w:id="4336" w:author="Kai Pa" w:date="2018-05-21T21:31:00Z">
              <w:rPr>
                <w:rFonts w:ascii="Times New Roman" w:hAnsi="Times New Roman" w:cs="Times New Roman"/>
                <w:sz w:val="28"/>
                <w:szCs w:val="28"/>
              </w:rPr>
            </w:rPrChange>
          </w:rPr>
          <w:t>D4 : D2</w:t>
        </w:r>
      </w:ins>
    </w:p>
    <w:p w14:paraId="7E384B90" w14:textId="77777777" w:rsidR="00A16568" w:rsidRPr="00B90FBE" w:rsidRDefault="00A16568" w:rsidP="00A16568">
      <w:pPr>
        <w:pStyle w:val="ListParagraph"/>
        <w:tabs>
          <w:tab w:val="left" w:pos="1605"/>
        </w:tabs>
        <w:ind w:left="1080"/>
        <w:rPr>
          <w:ins w:id="4337" w:author="Kai Pa" w:date="2018-05-18T08:47:00Z"/>
          <w:rFonts w:ascii="Times New Roman" w:hAnsi="Times New Roman" w:cs="Times New Roman"/>
          <w:sz w:val="32"/>
          <w:szCs w:val="28"/>
          <w:rPrChange w:id="4338" w:author="Kai Pa" w:date="2018-05-21T21:31:00Z">
            <w:rPr>
              <w:ins w:id="4339" w:author="Kai Pa" w:date="2018-05-18T08:47:00Z"/>
              <w:rFonts w:ascii="Times New Roman" w:hAnsi="Times New Roman" w:cs="Times New Roman"/>
              <w:sz w:val="28"/>
              <w:szCs w:val="28"/>
            </w:rPr>
          </w:rPrChange>
        </w:rPr>
      </w:pPr>
      <w:ins w:id="4340" w:author="Kai Pa" w:date="2018-05-18T08:47:00Z">
        <w:r w:rsidRPr="00B90FBE">
          <w:rPr>
            <w:rFonts w:ascii="Times New Roman" w:hAnsi="Times New Roman" w:cs="Times New Roman"/>
            <w:sz w:val="32"/>
            <w:szCs w:val="28"/>
            <w:rPrChange w:id="4341" w:author="Kai Pa" w:date="2018-05-21T21:31:00Z">
              <w:rPr>
                <w:rFonts w:ascii="Times New Roman" w:hAnsi="Times New Roman" w:cs="Times New Roman"/>
                <w:sz w:val="28"/>
                <w:szCs w:val="28"/>
              </w:rPr>
            </w:rPrChange>
          </w:rPr>
          <w:t>D5 : D4</w:t>
        </w:r>
      </w:ins>
    </w:p>
    <w:p w14:paraId="50B7C248" w14:textId="77777777" w:rsidR="00A16568" w:rsidRPr="00B90FBE" w:rsidRDefault="00A16568" w:rsidP="00A16568">
      <w:pPr>
        <w:tabs>
          <w:tab w:val="left" w:pos="1605"/>
        </w:tabs>
        <w:rPr>
          <w:ins w:id="4342" w:author="Kai Pa" w:date="2018-05-18T08:47:00Z"/>
          <w:rFonts w:ascii="Times New Roman" w:hAnsi="Times New Roman" w:cs="Times New Roman"/>
          <w:sz w:val="32"/>
          <w:szCs w:val="28"/>
          <w:rPrChange w:id="4343" w:author="Kai Pa" w:date="2018-05-21T21:31:00Z">
            <w:rPr>
              <w:ins w:id="4344" w:author="Kai Pa" w:date="2018-05-18T08:47:00Z"/>
              <w:rFonts w:ascii="Times New Roman" w:hAnsi="Times New Roman" w:cs="Times New Roman"/>
              <w:sz w:val="28"/>
              <w:szCs w:val="28"/>
            </w:rPr>
          </w:rPrChange>
        </w:rPr>
      </w:pPr>
      <w:ins w:id="4345" w:author="Kai Pa" w:date="2018-05-18T08:47:00Z">
        <w:r w:rsidRPr="00B90FBE">
          <w:rPr>
            <w:rFonts w:ascii="Times New Roman" w:hAnsi="Times New Roman" w:cs="Times New Roman"/>
            <w:b/>
            <w:i/>
            <w:sz w:val="32"/>
            <w:szCs w:val="28"/>
            <w:u w:val="single"/>
            <w:rPrChange w:id="4346" w:author="Kai Pa" w:date="2018-05-21T21:31:00Z">
              <w:rPr>
                <w:rFonts w:ascii="Times New Roman" w:hAnsi="Times New Roman" w:cs="Times New Roman"/>
                <w:b/>
                <w:i/>
                <w:sz w:val="28"/>
                <w:szCs w:val="28"/>
                <w:u w:val="single"/>
              </w:rPr>
            </w:rPrChange>
          </w:rPr>
          <w:t xml:space="preserve">Xử lý: </w:t>
        </w:r>
      </w:ins>
    </w:p>
    <w:p w14:paraId="34A51E72" w14:textId="77777777" w:rsidR="00A16568" w:rsidRPr="00B90FBE" w:rsidRDefault="00A16568" w:rsidP="00A16568">
      <w:pPr>
        <w:pStyle w:val="ListParagraph"/>
        <w:numPr>
          <w:ilvl w:val="0"/>
          <w:numId w:val="26"/>
        </w:numPr>
        <w:tabs>
          <w:tab w:val="left" w:pos="1605"/>
        </w:tabs>
        <w:rPr>
          <w:ins w:id="4347" w:author="Kai Pa" w:date="2018-05-18T08:47:00Z"/>
          <w:rFonts w:ascii="Times New Roman" w:hAnsi="Times New Roman" w:cs="Times New Roman"/>
          <w:sz w:val="32"/>
          <w:szCs w:val="28"/>
          <w:rPrChange w:id="4348" w:author="Kai Pa" w:date="2018-05-21T21:31:00Z">
            <w:rPr>
              <w:ins w:id="4349" w:author="Kai Pa" w:date="2018-05-18T08:47:00Z"/>
              <w:rFonts w:ascii="Times New Roman" w:hAnsi="Times New Roman" w:cs="Times New Roman"/>
              <w:sz w:val="28"/>
              <w:szCs w:val="28"/>
            </w:rPr>
          </w:rPrChange>
        </w:rPr>
      </w:pPr>
      <w:ins w:id="4350" w:author="Kai Pa" w:date="2018-05-18T08:47:00Z">
        <w:r w:rsidRPr="00B90FBE">
          <w:rPr>
            <w:rFonts w:ascii="Times New Roman" w:hAnsi="Times New Roman" w:cs="Times New Roman"/>
            <w:sz w:val="32"/>
            <w:szCs w:val="28"/>
            <w:rPrChange w:id="4351" w:author="Kai Pa" w:date="2018-05-21T21:31:00Z">
              <w:rPr>
                <w:rFonts w:ascii="Times New Roman" w:hAnsi="Times New Roman" w:cs="Times New Roman"/>
                <w:sz w:val="28"/>
                <w:szCs w:val="28"/>
              </w:rPr>
            </w:rPrChange>
          </w:rPr>
          <w:t>Bước 1: Kết nối CSDL</w:t>
        </w:r>
      </w:ins>
    </w:p>
    <w:p w14:paraId="3D8DD088" w14:textId="77777777" w:rsidR="00A16568" w:rsidRPr="00B90FBE" w:rsidRDefault="00A16568" w:rsidP="00A16568">
      <w:pPr>
        <w:pStyle w:val="ListParagraph"/>
        <w:numPr>
          <w:ilvl w:val="0"/>
          <w:numId w:val="26"/>
        </w:numPr>
        <w:tabs>
          <w:tab w:val="left" w:pos="1605"/>
        </w:tabs>
        <w:rPr>
          <w:ins w:id="4352" w:author="Kai Pa" w:date="2018-05-18T08:47:00Z"/>
          <w:rFonts w:ascii="Times New Roman" w:hAnsi="Times New Roman" w:cs="Times New Roman"/>
          <w:sz w:val="32"/>
          <w:szCs w:val="28"/>
          <w:rPrChange w:id="4353" w:author="Kai Pa" w:date="2018-05-21T21:31:00Z">
            <w:rPr>
              <w:ins w:id="4354" w:author="Kai Pa" w:date="2018-05-18T08:47:00Z"/>
              <w:rFonts w:ascii="Times New Roman" w:hAnsi="Times New Roman" w:cs="Times New Roman"/>
              <w:sz w:val="28"/>
              <w:szCs w:val="28"/>
            </w:rPr>
          </w:rPrChange>
        </w:rPr>
      </w:pPr>
      <w:ins w:id="4355" w:author="Kai Pa" w:date="2018-05-18T08:47:00Z">
        <w:r w:rsidRPr="00B90FBE">
          <w:rPr>
            <w:rFonts w:ascii="Times New Roman" w:hAnsi="Times New Roman" w:cs="Times New Roman"/>
            <w:sz w:val="32"/>
            <w:szCs w:val="28"/>
            <w:rPrChange w:id="4356" w:author="Kai Pa" w:date="2018-05-21T21:31:00Z">
              <w:rPr>
                <w:rFonts w:ascii="Times New Roman" w:hAnsi="Times New Roman" w:cs="Times New Roman"/>
                <w:sz w:val="28"/>
                <w:szCs w:val="28"/>
              </w:rPr>
            </w:rPrChange>
          </w:rPr>
          <w:t>Bước 2: Nhập D1, xuất hiện cửa sổ rút lãi.</w:t>
        </w:r>
      </w:ins>
    </w:p>
    <w:p w14:paraId="0485D870" w14:textId="77777777" w:rsidR="00A16568" w:rsidRPr="00B90FBE" w:rsidRDefault="00A16568" w:rsidP="00A16568">
      <w:pPr>
        <w:pStyle w:val="ListParagraph"/>
        <w:numPr>
          <w:ilvl w:val="0"/>
          <w:numId w:val="26"/>
        </w:numPr>
        <w:tabs>
          <w:tab w:val="left" w:pos="1605"/>
        </w:tabs>
        <w:rPr>
          <w:ins w:id="4357" w:author="Kai Pa" w:date="2018-05-18T08:47:00Z"/>
          <w:rFonts w:ascii="Times New Roman" w:hAnsi="Times New Roman" w:cs="Times New Roman"/>
          <w:sz w:val="32"/>
          <w:szCs w:val="28"/>
          <w:rPrChange w:id="4358" w:author="Kai Pa" w:date="2018-05-21T21:31:00Z">
            <w:rPr>
              <w:ins w:id="4359" w:author="Kai Pa" w:date="2018-05-18T08:47:00Z"/>
              <w:rFonts w:ascii="Times New Roman" w:hAnsi="Times New Roman" w:cs="Times New Roman"/>
              <w:sz w:val="28"/>
              <w:szCs w:val="28"/>
            </w:rPr>
          </w:rPrChange>
        </w:rPr>
      </w:pPr>
      <w:ins w:id="4360" w:author="Kai Pa" w:date="2018-05-18T08:47:00Z">
        <w:r w:rsidRPr="00B90FBE">
          <w:rPr>
            <w:rFonts w:ascii="Times New Roman" w:hAnsi="Times New Roman" w:cs="Times New Roman"/>
            <w:sz w:val="32"/>
            <w:szCs w:val="28"/>
            <w:rPrChange w:id="4361" w:author="Kai Pa" w:date="2018-05-21T21:31:00Z">
              <w:rPr>
                <w:rFonts w:ascii="Times New Roman" w:hAnsi="Times New Roman" w:cs="Times New Roman"/>
                <w:sz w:val="28"/>
                <w:szCs w:val="28"/>
              </w:rPr>
            </w:rPrChange>
          </w:rPr>
          <w:t>Bước 3: Đọc dữ liệu D3 từ bộ nhớ.</w:t>
        </w:r>
      </w:ins>
    </w:p>
    <w:p w14:paraId="1DCCEACD" w14:textId="77777777" w:rsidR="00A16568" w:rsidRPr="00B90FBE" w:rsidRDefault="00A16568" w:rsidP="00A16568">
      <w:pPr>
        <w:pStyle w:val="ListParagraph"/>
        <w:numPr>
          <w:ilvl w:val="0"/>
          <w:numId w:val="26"/>
        </w:numPr>
        <w:tabs>
          <w:tab w:val="left" w:pos="1605"/>
        </w:tabs>
        <w:rPr>
          <w:ins w:id="4362" w:author="Kai Pa" w:date="2018-05-18T08:47:00Z"/>
          <w:rFonts w:ascii="Times New Roman" w:hAnsi="Times New Roman" w:cs="Times New Roman"/>
          <w:sz w:val="32"/>
          <w:szCs w:val="28"/>
          <w:rPrChange w:id="4363" w:author="Kai Pa" w:date="2018-05-21T21:31:00Z">
            <w:rPr>
              <w:ins w:id="4364" w:author="Kai Pa" w:date="2018-05-18T08:47:00Z"/>
              <w:rFonts w:ascii="Times New Roman" w:hAnsi="Times New Roman" w:cs="Times New Roman"/>
              <w:sz w:val="28"/>
              <w:szCs w:val="28"/>
            </w:rPr>
          </w:rPrChange>
        </w:rPr>
      </w:pPr>
      <w:ins w:id="4365" w:author="Kai Pa" w:date="2018-05-18T08:47:00Z">
        <w:r w:rsidRPr="00B90FBE">
          <w:rPr>
            <w:rFonts w:ascii="Times New Roman" w:hAnsi="Times New Roman" w:cs="Times New Roman"/>
            <w:sz w:val="32"/>
            <w:szCs w:val="28"/>
            <w:rPrChange w:id="4366" w:author="Kai Pa" w:date="2018-05-21T21:31:00Z">
              <w:rPr>
                <w:rFonts w:ascii="Times New Roman" w:hAnsi="Times New Roman" w:cs="Times New Roman"/>
                <w:sz w:val="28"/>
                <w:szCs w:val="28"/>
              </w:rPr>
            </w:rPrChange>
          </w:rPr>
          <w:t>Bước 4: Tính số tiền lãi.</w:t>
        </w:r>
      </w:ins>
    </w:p>
    <w:p w14:paraId="59587118" w14:textId="77777777" w:rsidR="00A16568" w:rsidRPr="00B90FBE" w:rsidRDefault="00A16568" w:rsidP="00A16568">
      <w:pPr>
        <w:pStyle w:val="ListParagraph"/>
        <w:numPr>
          <w:ilvl w:val="0"/>
          <w:numId w:val="26"/>
        </w:numPr>
        <w:tabs>
          <w:tab w:val="left" w:pos="1605"/>
        </w:tabs>
        <w:rPr>
          <w:ins w:id="4367" w:author="Kai Pa" w:date="2018-05-18T08:47:00Z"/>
          <w:rFonts w:ascii="Times New Roman" w:hAnsi="Times New Roman" w:cs="Times New Roman"/>
          <w:sz w:val="32"/>
          <w:szCs w:val="28"/>
          <w:rPrChange w:id="4368" w:author="Kai Pa" w:date="2018-05-21T21:31:00Z">
            <w:rPr>
              <w:ins w:id="4369" w:author="Kai Pa" w:date="2018-05-18T08:47:00Z"/>
              <w:rFonts w:ascii="Times New Roman" w:hAnsi="Times New Roman" w:cs="Times New Roman"/>
              <w:sz w:val="28"/>
              <w:szCs w:val="28"/>
            </w:rPr>
          </w:rPrChange>
        </w:rPr>
      </w:pPr>
      <w:ins w:id="4370" w:author="Kai Pa" w:date="2018-05-18T08:47:00Z">
        <w:r w:rsidRPr="00B90FBE">
          <w:rPr>
            <w:rFonts w:ascii="Times New Roman" w:hAnsi="Times New Roman" w:cs="Times New Roman"/>
            <w:sz w:val="32"/>
            <w:szCs w:val="28"/>
            <w:rPrChange w:id="4371" w:author="Kai Pa" w:date="2018-05-21T21:31:00Z">
              <w:rPr>
                <w:rFonts w:ascii="Times New Roman" w:hAnsi="Times New Roman" w:cs="Times New Roman"/>
                <w:sz w:val="28"/>
                <w:szCs w:val="28"/>
              </w:rPr>
            </w:rPrChange>
          </w:rPr>
          <w:t>Bước 5: Lưu D4 vào bộ nhớ</w:t>
        </w:r>
      </w:ins>
    </w:p>
    <w:p w14:paraId="30F78F85" w14:textId="77777777" w:rsidR="00A16568" w:rsidRPr="00B90FBE" w:rsidRDefault="00A16568" w:rsidP="00A16568">
      <w:pPr>
        <w:pStyle w:val="ListParagraph"/>
        <w:numPr>
          <w:ilvl w:val="0"/>
          <w:numId w:val="26"/>
        </w:numPr>
        <w:tabs>
          <w:tab w:val="left" w:pos="1605"/>
        </w:tabs>
        <w:rPr>
          <w:ins w:id="4372" w:author="Kai Pa" w:date="2018-05-18T08:47:00Z"/>
          <w:rFonts w:ascii="Times New Roman" w:hAnsi="Times New Roman" w:cs="Times New Roman"/>
          <w:sz w:val="32"/>
          <w:szCs w:val="28"/>
          <w:rPrChange w:id="4373" w:author="Kai Pa" w:date="2018-05-21T21:31:00Z">
            <w:rPr>
              <w:ins w:id="4374" w:author="Kai Pa" w:date="2018-05-18T08:47:00Z"/>
              <w:rFonts w:ascii="Times New Roman" w:hAnsi="Times New Roman" w:cs="Times New Roman"/>
              <w:sz w:val="28"/>
              <w:szCs w:val="28"/>
            </w:rPr>
          </w:rPrChange>
        </w:rPr>
      </w:pPr>
      <w:ins w:id="4375" w:author="Kai Pa" w:date="2018-05-18T08:47:00Z">
        <w:r w:rsidRPr="00B90FBE">
          <w:rPr>
            <w:rFonts w:ascii="Times New Roman" w:hAnsi="Times New Roman" w:cs="Times New Roman"/>
            <w:sz w:val="32"/>
            <w:szCs w:val="28"/>
            <w:rPrChange w:id="4376" w:author="Kai Pa" w:date="2018-05-21T21:31:00Z">
              <w:rPr>
                <w:rFonts w:ascii="Times New Roman" w:hAnsi="Times New Roman" w:cs="Times New Roman"/>
                <w:sz w:val="28"/>
                <w:szCs w:val="28"/>
              </w:rPr>
            </w:rPrChange>
          </w:rPr>
          <w:t>Bước 6: Xuất D2</w:t>
        </w:r>
      </w:ins>
    </w:p>
    <w:p w14:paraId="2449A714" w14:textId="77777777" w:rsidR="00A16568" w:rsidRPr="00B90FBE" w:rsidRDefault="00A16568" w:rsidP="00A16568">
      <w:pPr>
        <w:pStyle w:val="ListParagraph"/>
        <w:numPr>
          <w:ilvl w:val="0"/>
          <w:numId w:val="26"/>
        </w:numPr>
        <w:tabs>
          <w:tab w:val="left" w:pos="1605"/>
        </w:tabs>
        <w:rPr>
          <w:ins w:id="4377" w:author="Kai Pa" w:date="2018-05-18T08:47:00Z"/>
          <w:rFonts w:ascii="Times New Roman" w:hAnsi="Times New Roman" w:cs="Times New Roman"/>
          <w:sz w:val="32"/>
          <w:szCs w:val="28"/>
          <w:rPrChange w:id="4378" w:author="Kai Pa" w:date="2018-05-21T21:31:00Z">
            <w:rPr>
              <w:ins w:id="4379" w:author="Kai Pa" w:date="2018-05-18T08:47:00Z"/>
              <w:rFonts w:ascii="Times New Roman" w:hAnsi="Times New Roman" w:cs="Times New Roman"/>
              <w:sz w:val="28"/>
              <w:szCs w:val="28"/>
            </w:rPr>
          </w:rPrChange>
        </w:rPr>
      </w:pPr>
      <w:ins w:id="4380" w:author="Kai Pa" w:date="2018-05-18T08:47:00Z">
        <w:r w:rsidRPr="00B90FBE">
          <w:rPr>
            <w:rFonts w:ascii="Times New Roman" w:hAnsi="Times New Roman" w:cs="Times New Roman"/>
            <w:sz w:val="32"/>
            <w:szCs w:val="28"/>
            <w:rPrChange w:id="4381" w:author="Kai Pa" w:date="2018-05-21T21:31:00Z">
              <w:rPr>
                <w:rFonts w:ascii="Times New Roman" w:hAnsi="Times New Roman" w:cs="Times New Roman"/>
                <w:sz w:val="28"/>
                <w:szCs w:val="28"/>
              </w:rPr>
            </w:rPrChange>
          </w:rPr>
          <w:t>Bước 6: In phiếu rút lãi D5</w:t>
        </w:r>
      </w:ins>
    </w:p>
    <w:p w14:paraId="389B61DD" w14:textId="77777777" w:rsidR="00A16568" w:rsidRPr="00B90FBE" w:rsidRDefault="00A16568" w:rsidP="00A16568">
      <w:pPr>
        <w:pStyle w:val="ListParagraph"/>
        <w:numPr>
          <w:ilvl w:val="0"/>
          <w:numId w:val="26"/>
        </w:numPr>
        <w:tabs>
          <w:tab w:val="left" w:pos="1605"/>
        </w:tabs>
        <w:rPr>
          <w:ins w:id="4382" w:author="Kai Pa" w:date="2018-05-18T08:47:00Z"/>
          <w:rFonts w:ascii="Times New Roman" w:hAnsi="Times New Roman" w:cs="Times New Roman"/>
          <w:sz w:val="32"/>
          <w:szCs w:val="28"/>
          <w:rPrChange w:id="4383" w:author="Kai Pa" w:date="2018-05-21T21:31:00Z">
            <w:rPr>
              <w:ins w:id="4384" w:author="Kai Pa" w:date="2018-05-18T08:47:00Z"/>
              <w:rFonts w:ascii="Times New Roman" w:hAnsi="Times New Roman" w:cs="Times New Roman"/>
              <w:sz w:val="28"/>
              <w:szCs w:val="28"/>
            </w:rPr>
          </w:rPrChange>
        </w:rPr>
      </w:pPr>
      <w:ins w:id="4385" w:author="Kai Pa" w:date="2018-05-18T08:47:00Z">
        <w:r w:rsidRPr="00B90FBE">
          <w:rPr>
            <w:rFonts w:ascii="Times New Roman" w:hAnsi="Times New Roman" w:cs="Times New Roman"/>
            <w:sz w:val="32"/>
            <w:szCs w:val="28"/>
            <w:rPrChange w:id="4386" w:author="Kai Pa" w:date="2018-05-21T21:31:00Z">
              <w:rPr>
                <w:rFonts w:ascii="Times New Roman" w:hAnsi="Times New Roman" w:cs="Times New Roman"/>
                <w:sz w:val="28"/>
                <w:szCs w:val="28"/>
              </w:rPr>
            </w:rPrChange>
          </w:rPr>
          <w:t>Bước 7: Đóng kết nối CSDL</w:t>
        </w:r>
      </w:ins>
    </w:p>
    <w:p w14:paraId="3C062C95" w14:textId="77777777" w:rsidR="00A16568" w:rsidRPr="00B90FBE" w:rsidRDefault="00A16568" w:rsidP="00A16568">
      <w:pPr>
        <w:pStyle w:val="ListParagraph"/>
        <w:numPr>
          <w:ilvl w:val="0"/>
          <w:numId w:val="26"/>
        </w:numPr>
        <w:tabs>
          <w:tab w:val="left" w:pos="1605"/>
        </w:tabs>
        <w:rPr>
          <w:ins w:id="4387" w:author="Kai Pa" w:date="2018-05-18T08:47:00Z"/>
          <w:rFonts w:ascii="Times New Roman" w:hAnsi="Times New Roman" w:cs="Times New Roman"/>
          <w:sz w:val="32"/>
          <w:szCs w:val="28"/>
          <w:rPrChange w:id="4388" w:author="Kai Pa" w:date="2018-05-21T21:31:00Z">
            <w:rPr>
              <w:ins w:id="4389" w:author="Kai Pa" w:date="2018-05-18T08:47:00Z"/>
              <w:rFonts w:ascii="Times New Roman" w:hAnsi="Times New Roman" w:cs="Times New Roman"/>
              <w:sz w:val="28"/>
              <w:szCs w:val="28"/>
            </w:rPr>
          </w:rPrChange>
        </w:rPr>
      </w:pPr>
      <w:ins w:id="4390" w:author="Kai Pa" w:date="2018-05-18T08:47:00Z">
        <w:r w:rsidRPr="00B90FBE">
          <w:rPr>
            <w:rFonts w:ascii="Times New Roman" w:hAnsi="Times New Roman" w:cs="Times New Roman"/>
            <w:sz w:val="32"/>
            <w:szCs w:val="28"/>
            <w:rPrChange w:id="4391" w:author="Kai Pa" w:date="2018-05-21T21:31:00Z">
              <w:rPr>
                <w:rFonts w:ascii="Times New Roman" w:hAnsi="Times New Roman" w:cs="Times New Roman"/>
                <w:sz w:val="28"/>
                <w:szCs w:val="28"/>
              </w:rPr>
            </w:rPrChange>
          </w:rPr>
          <w:t>Bước 8: Kết thúc.</w:t>
        </w:r>
      </w:ins>
    </w:p>
    <w:p w14:paraId="53E92D0A" w14:textId="3804624C" w:rsidR="00B90FBE" w:rsidRDefault="00B90FBE">
      <w:pPr>
        <w:rPr>
          <w:ins w:id="4392" w:author="Kai Pa" w:date="2018-05-21T21:35:00Z"/>
          <w:rFonts w:ascii="Times New Roman" w:hAnsi="Times New Roman" w:cs="Times New Roman"/>
          <w:sz w:val="40"/>
          <w:szCs w:val="28"/>
        </w:rPr>
      </w:pPr>
      <w:ins w:id="4393" w:author="Kai Pa" w:date="2018-05-21T21:35:00Z">
        <w:r>
          <w:rPr>
            <w:rFonts w:ascii="Times New Roman" w:hAnsi="Times New Roman" w:cs="Times New Roman"/>
            <w:sz w:val="40"/>
            <w:szCs w:val="28"/>
          </w:rPr>
          <w:br w:type="page"/>
        </w:r>
      </w:ins>
    </w:p>
    <w:p w14:paraId="2D318E1C" w14:textId="7BFBEAB0" w:rsidR="00A16568" w:rsidRPr="00B90FBE" w:rsidRDefault="00A16568" w:rsidP="00B90FBE">
      <w:pPr>
        <w:tabs>
          <w:tab w:val="left" w:pos="1605"/>
        </w:tabs>
        <w:rPr>
          <w:ins w:id="4394" w:author="Kai Pa" w:date="2018-05-18T08:47:00Z"/>
          <w:sz w:val="44"/>
          <w:szCs w:val="32"/>
          <w:rPrChange w:id="4395" w:author="Kai Pa" w:date="2018-05-21T21:35:00Z">
            <w:rPr>
              <w:ins w:id="4396" w:author="Kai Pa" w:date="2018-05-18T08:47:00Z"/>
              <w:sz w:val="32"/>
              <w:szCs w:val="32"/>
            </w:rPr>
          </w:rPrChange>
        </w:rPr>
        <w:pPrChange w:id="4397" w:author="Kai Pa" w:date="2018-05-21T21:35:00Z">
          <w:pPr>
            <w:pStyle w:val="ListParagraph"/>
            <w:tabs>
              <w:tab w:val="left" w:pos="1605"/>
            </w:tabs>
            <w:ind w:left="1425"/>
          </w:pPr>
        </w:pPrChange>
      </w:pPr>
    </w:p>
    <w:p w14:paraId="6125A5C1" w14:textId="77777777" w:rsidR="00A16568" w:rsidRPr="00B90FBE" w:rsidRDefault="00A16568" w:rsidP="00A16568">
      <w:pPr>
        <w:pStyle w:val="ListParagraph"/>
        <w:numPr>
          <w:ilvl w:val="0"/>
          <w:numId w:val="27"/>
        </w:numPr>
        <w:rPr>
          <w:ins w:id="4398" w:author="Kai Pa" w:date="2018-05-18T08:47:00Z"/>
          <w:sz w:val="32"/>
          <w:rPrChange w:id="4399" w:author="Kai Pa" w:date="2018-05-21T21:31:00Z">
            <w:rPr>
              <w:ins w:id="4400" w:author="Kai Pa" w:date="2018-05-18T08:47:00Z"/>
            </w:rPr>
          </w:rPrChange>
        </w:rPr>
      </w:pPr>
      <w:ins w:id="4401" w:author="Kai Pa" w:date="2018-05-18T08:47:00Z">
        <w:r w:rsidRPr="00B90FBE">
          <w:rPr>
            <w:noProof/>
            <w:sz w:val="32"/>
            <w:rPrChange w:id="4402" w:author="Kai Pa" w:date="2018-05-21T21:31:00Z">
              <w:rPr>
                <w:noProof/>
              </w:rPr>
            </w:rPrChange>
          </w:rPr>
          <mc:AlternateContent>
            <mc:Choice Requires="wps">
              <w:drawing>
                <wp:anchor distT="0" distB="0" distL="114300" distR="114300" simplePos="0" relativeHeight="251843584" behindDoc="0" locked="0" layoutInCell="1" allowOverlap="1" wp14:anchorId="166D11E8" wp14:editId="7154BF47">
                  <wp:simplePos x="0" y="0"/>
                  <wp:positionH relativeFrom="column">
                    <wp:posOffset>2095500</wp:posOffset>
                  </wp:positionH>
                  <wp:positionV relativeFrom="paragraph">
                    <wp:posOffset>120650</wp:posOffset>
                  </wp:positionV>
                  <wp:extent cx="1590675" cy="542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9A24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D11E8" id="Rectangle 92" o:spid="_x0000_s1052" style="position:absolute;left:0;text-align:left;margin-left:165pt;margin-top:9.5pt;width:125.25pt;height:4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EjgAIAAE4FAAAOAAAAZHJzL2Uyb0RvYy54bWysVE1v2zAMvQ/YfxB0X+wYSbsE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IZVgSOAAgAA&#10;TgUAAA4AAAAAAAAAAAAAAAAALgIAAGRycy9lMm9Eb2MueG1sUEsBAi0AFAAGAAgAAAAhAK4fAs3c&#10;AAAACgEAAA8AAAAAAAAAAAAAAAAA2gQAAGRycy9kb3ducmV2LnhtbFBLBQYAAAAABAAEAPMAAADj&#10;BQAAAAA=&#10;" fillcolor="#5b9bd5 [3204]" strokecolor="#1f4d78 [1604]" strokeweight="1pt">
                  <v:textbox>
                    <w:txbxContent>
                      <w:p w14:paraId="4419A244" w14:textId="77777777" w:rsidR="00CE702B" w:rsidRPr="00781C00" w:rsidRDefault="00CE702B"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4403" w:author="Kai Pa" w:date="2018-05-21T21:31:00Z">
              <w:rPr>
                <w:noProof/>
              </w:rPr>
            </w:rPrChange>
          </w:rPr>
          <mc:AlternateContent>
            <mc:Choice Requires="wps">
              <w:drawing>
                <wp:anchor distT="0" distB="0" distL="114300" distR="114300" simplePos="0" relativeHeight="251844608" behindDoc="0" locked="0" layoutInCell="1" allowOverlap="1" wp14:anchorId="5B3B0A5E" wp14:editId="0309907E">
                  <wp:simplePos x="0" y="0"/>
                  <wp:positionH relativeFrom="column">
                    <wp:posOffset>2824162</wp:posOffset>
                  </wp:positionH>
                  <wp:positionV relativeFrom="paragraph">
                    <wp:posOffset>985838</wp:posOffset>
                  </wp:positionV>
                  <wp:extent cx="753745" cy="132080"/>
                  <wp:effectExtent l="25083" t="13017" r="33337" b="14288"/>
                  <wp:wrapNone/>
                  <wp:docPr id="103" name="Right Arrow 10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9F70B" id="Right Arrow 103" o:spid="_x0000_s1026" type="#_x0000_t13" style="position:absolute;margin-left:222.35pt;margin-top:77.65pt;width:59.35pt;height:10.4pt;rotation:90;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" adj="19707" fillcolor="#5b9bd5 [3204]" strokecolor="#1f4d78 [1604]" strokeweight="1pt"/>
              </w:pict>
            </mc:Fallback>
          </mc:AlternateContent>
        </w:r>
      </w:ins>
    </w:p>
    <w:p w14:paraId="7C54D84B" w14:textId="77777777" w:rsidR="00A16568" w:rsidRPr="00B90FBE" w:rsidRDefault="00A16568" w:rsidP="00A16568">
      <w:pPr>
        <w:rPr>
          <w:ins w:id="4404" w:author="Kai Pa" w:date="2018-05-18T08:47:00Z"/>
          <w:sz w:val="32"/>
          <w:rPrChange w:id="4405" w:author="Kai Pa" w:date="2018-05-21T21:31:00Z">
            <w:rPr>
              <w:ins w:id="4406" w:author="Kai Pa" w:date="2018-05-18T08:47:00Z"/>
            </w:rPr>
          </w:rPrChange>
        </w:rPr>
      </w:pPr>
    </w:p>
    <w:p w14:paraId="5DFAA6C3" w14:textId="77777777" w:rsidR="00A16568" w:rsidRPr="00B90FBE" w:rsidRDefault="00A16568" w:rsidP="00A16568">
      <w:pPr>
        <w:rPr>
          <w:ins w:id="4407" w:author="Kai Pa" w:date="2018-05-18T08:47:00Z"/>
          <w:sz w:val="32"/>
          <w:rPrChange w:id="4408" w:author="Kai Pa" w:date="2018-05-21T21:31:00Z">
            <w:rPr>
              <w:ins w:id="4409" w:author="Kai Pa" w:date="2018-05-18T08:47:00Z"/>
            </w:rPr>
          </w:rPrChange>
        </w:rPr>
      </w:pPr>
    </w:p>
    <w:p w14:paraId="73DC67DF" w14:textId="77777777" w:rsidR="00A16568" w:rsidRPr="00B90FBE" w:rsidRDefault="00A16568" w:rsidP="00A16568">
      <w:pPr>
        <w:tabs>
          <w:tab w:val="left" w:pos="3405"/>
          <w:tab w:val="left" w:pos="5340"/>
        </w:tabs>
        <w:rPr>
          <w:ins w:id="4410" w:author="Kai Pa" w:date="2018-05-18T08:47:00Z"/>
          <w:rFonts w:ascii="Times New Roman" w:hAnsi="Times New Roman" w:cs="Times New Roman"/>
          <w:sz w:val="32"/>
          <w:rPrChange w:id="4411" w:author="Kai Pa" w:date="2018-05-21T21:31:00Z">
            <w:rPr>
              <w:ins w:id="4412" w:author="Kai Pa" w:date="2018-05-18T08:47:00Z"/>
              <w:rFonts w:ascii="Times New Roman" w:hAnsi="Times New Roman" w:cs="Times New Roman"/>
            </w:rPr>
          </w:rPrChange>
        </w:rPr>
      </w:pPr>
      <w:ins w:id="4413" w:author="Kai Pa" w:date="2018-05-18T08:47:00Z">
        <w:r w:rsidRPr="00B90FBE">
          <w:rPr>
            <w:noProof/>
            <w:sz w:val="32"/>
            <w:rPrChange w:id="4414" w:author="Kai Pa" w:date="2018-05-21T21:31:00Z">
              <w:rPr>
                <w:noProof/>
              </w:rPr>
            </w:rPrChange>
          </w:rPr>
          <mc:AlternateContent>
            <mc:Choice Requires="wps">
              <w:drawing>
                <wp:anchor distT="0" distB="0" distL="114300" distR="114300" simplePos="0" relativeHeight="251846656" behindDoc="0" locked="0" layoutInCell="1" allowOverlap="1" wp14:anchorId="20F8EB2C" wp14:editId="0862AFB6">
                  <wp:simplePos x="0" y="0"/>
                  <wp:positionH relativeFrom="column">
                    <wp:posOffset>2239010</wp:posOffset>
                  </wp:positionH>
                  <wp:positionV relativeFrom="paragraph">
                    <wp:posOffset>92710</wp:posOffset>
                  </wp:positionV>
                  <wp:extent cx="725073" cy="127782"/>
                  <wp:effectExtent l="12700" t="6350" r="31115" b="31115"/>
                  <wp:wrapNone/>
                  <wp:docPr id="104" name="Right Arrow 104"/>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8D17" id="Right Arrow 104" o:spid="_x0000_s1026" type="#_x0000_t13" style="position:absolute;margin-left:176.3pt;margin-top:7.3pt;width:57.1pt;height:10.05pt;rotation:-9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kjpgIAAK0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" adj="19697" fillcolor="#5b9bd5 [3204]" strokecolor="#1f4d78 [1604]" strokeweight="1pt"/>
              </w:pict>
            </mc:Fallback>
          </mc:AlternateContent>
        </w:r>
        <w:r w:rsidRPr="00B90FBE">
          <w:rPr>
            <w:sz w:val="32"/>
            <w:rPrChange w:id="4415" w:author="Kai Pa" w:date="2018-05-21T21:31:00Z">
              <w:rPr/>
            </w:rPrChange>
          </w:rPr>
          <w:tab/>
        </w:r>
        <w:r w:rsidRPr="00B90FBE">
          <w:rPr>
            <w:rFonts w:ascii="Times New Roman" w:hAnsi="Times New Roman" w:cs="Times New Roman"/>
            <w:sz w:val="40"/>
            <w:szCs w:val="28"/>
            <w:rPrChange w:id="4416" w:author="Kai Pa" w:date="2018-05-21T21:31:00Z">
              <w:rPr>
                <w:rFonts w:ascii="Times New Roman" w:hAnsi="Times New Roman" w:cs="Times New Roman"/>
                <w:sz w:val="28"/>
                <w:szCs w:val="28"/>
              </w:rPr>
            </w:rPrChange>
          </w:rPr>
          <w:t>D1</w:t>
        </w:r>
        <w:r w:rsidRPr="00B90FBE">
          <w:rPr>
            <w:sz w:val="32"/>
            <w:rPrChange w:id="4417" w:author="Kai Pa" w:date="2018-05-21T21:31:00Z">
              <w:rPr/>
            </w:rPrChange>
          </w:rPr>
          <w:tab/>
        </w:r>
        <w:r w:rsidRPr="00B90FBE">
          <w:rPr>
            <w:rFonts w:ascii="Times New Roman" w:hAnsi="Times New Roman" w:cs="Times New Roman"/>
            <w:sz w:val="40"/>
            <w:szCs w:val="28"/>
            <w:rPrChange w:id="4418" w:author="Kai Pa" w:date="2018-05-21T21:31:00Z">
              <w:rPr>
                <w:rFonts w:ascii="Times New Roman" w:hAnsi="Times New Roman" w:cs="Times New Roman"/>
                <w:sz w:val="28"/>
                <w:szCs w:val="28"/>
              </w:rPr>
            </w:rPrChange>
          </w:rPr>
          <w:t>D2</w:t>
        </w:r>
      </w:ins>
    </w:p>
    <w:p w14:paraId="6989B877" w14:textId="77777777" w:rsidR="00A16568" w:rsidRPr="00B90FBE" w:rsidRDefault="00A16568" w:rsidP="00A16568">
      <w:pPr>
        <w:rPr>
          <w:ins w:id="4419" w:author="Kai Pa" w:date="2018-05-18T08:47:00Z"/>
          <w:sz w:val="32"/>
          <w:rPrChange w:id="4420" w:author="Kai Pa" w:date="2018-05-21T21:31:00Z">
            <w:rPr>
              <w:ins w:id="4421" w:author="Kai Pa" w:date="2018-05-18T08:47:00Z"/>
            </w:rPr>
          </w:rPrChange>
        </w:rPr>
      </w:pPr>
      <w:ins w:id="4422" w:author="Kai Pa" w:date="2018-05-18T08:47:00Z">
        <w:r w:rsidRPr="00B90FBE">
          <w:rPr>
            <w:noProof/>
            <w:sz w:val="32"/>
            <w:rPrChange w:id="4423" w:author="Kai Pa" w:date="2018-05-21T21:31:00Z">
              <w:rPr>
                <w:noProof/>
              </w:rPr>
            </w:rPrChange>
          </w:rPr>
          <mc:AlternateContent>
            <mc:Choice Requires="wps">
              <w:drawing>
                <wp:anchor distT="0" distB="0" distL="114300" distR="114300" simplePos="0" relativeHeight="251842560" behindDoc="0" locked="0" layoutInCell="1" allowOverlap="1" wp14:anchorId="4CFB907D" wp14:editId="69E2EE2A">
                  <wp:simplePos x="0" y="0"/>
                  <wp:positionH relativeFrom="column">
                    <wp:posOffset>1790700</wp:posOffset>
                  </wp:positionH>
                  <wp:positionV relativeFrom="paragraph">
                    <wp:posOffset>196532</wp:posOffset>
                  </wp:positionV>
                  <wp:extent cx="2133600" cy="1000125"/>
                  <wp:effectExtent l="0" t="0" r="19050" b="28575"/>
                  <wp:wrapNone/>
                  <wp:docPr id="105" name="Oval 105"/>
                  <wp:cNvGraphicFramePr/>
                  <a:graphic xmlns:a="http://schemas.openxmlformats.org/drawingml/2006/main">
                    <a:graphicData uri="http://schemas.microsoft.com/office/word/2010/wordprocessingShape">
                      <wps:wsp>
                        <wps:cNvSpPr/>
                        <wps:spPr>
                          <a:xfrm>
                            <a:off x="0" y="0"/>
                            <a:ext cx="21336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16CB8" w14:textId="2BC82D80" w:rsidR="00CE702B" w:rsidRPr="00781C00" w:rsidRDefault="00CE702B" w:rsidP="00A16568">
                              <w:pPr>
                                <w:jc w:val="center"/>
                                <w:rPr>
                                  <w:rFonts w:ascii="Times New Roman" w:hAnsi="Times New Roman" w:cs="Times New Roman"/>
                                  <w:sz w:val="28"/>
                                  <w:szCs w:val="28"/>
                                </w:rPr>
                              </w:pPr>
                              <w:del w:id="4424" w:author="Kai Pa" w:date="2018-05-21T21:23:00Z">
                                <w:r w:rsidDel="00F373A6">
                                  <w:rPr>
                                    <w:rFonts w:ascii="Times New Roman" w:hAnsi="Times New Roman" w:cs="Times New Roman"/>
                                    <w:sz w:val="28"/>
                                    <w:szCs w:val="28"/>
                                  </w:rPr>
                                  <w:delText>Báo cáo tiền gửi tiết kiệm</w:delText>
                                </w:r>
                              </w:del>
                              <w:ins w:id="4425"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B907D" id="Oval 105" o:spid="_x0000_s1053" style="position:absolute;margin-left:141pt;margin-top:15.45pt;width:168pt;height:7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" fillcolor="#5b9bd5 [3204]" strokecolor="#1f4d78 [1604]" strokeweight="1pt">
                  <v:stroke joinstyle="miter"/>
                  <v:textbox>
                    <w:txbxContent>
                      <w:p w14:paraId="21E16CB8" w14:textId="2BC82D80" w:rsidR="00CE702B" w:rsidRPr="00781C00" w:rsidRDefault="00CE702B" w:rsidP="00A16568">
                        <w:pPr>
                          <w:jc w:val="center"/>
                          <w:rPr>
                            <w:rFonts w:ascii="Times New Roman" w:hAnsi="Times New Roman" w:cs="Times New Roman"/>
                            <w:sz w:val="28"/>
                            <w:szCs w:val="28"/>
                          </w:rPr>
                        </w:pPr>
                        <w:del w:id="4426" w:author="Kai Pa" w:date="2018-05-21T21:23:00Z">
                          <w:r w:rsidDel="00F373A6">
                            <w:rPr>
                              <w:rFonts w:ascii="Times New Roman" w:hAnsi="Times New Roman" w:cs="Times New Roman"/>
                              <w:sz w:val="28"/>
                              <w:szCs w:val="28"/>
                            </w:rPr>
                            <w:delText>Báo cáo tiền gửi tiết kiệm</w:delText>
                          </w:r>
                        </w:del>
                        <w:ins w:id="4427"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v:textbox>
                </v:oval>
              </w:pict>
            </mc:Fallback>
          </mc:AlternateContent>
        </w:r>
      </w:ins>
    </w:p>
    <w:p w14:paraId="6376A125" w14:textId="77777777" w:rsidR="00A16568" w:rsidRPr="00B90FBE" w:rsidRDefault="00A16568" w:rsidP="00A16568">
      <w:pPr>
        <w:tabs>
          <w:tab w:val="left" w:pos="6480"/>
        </w:tabs>
        <w:rPr>
          <w:ins w:id="4428" w:author="Kai Pa" w:date="2018-05-18T08:47:00Z"/>
          <w:rFonts w:ascii="Times New Roman" w:hAnsi="Times New Roman" w:cs="Times New Roman"/>
          <w:sz w:val="40"/>
          <w:szCs w:val="28"/>
          <w:rPrChange w:id="4429" w:author="Kai Pa" w:date="2018-05-21T21:31:00Z">
            <w:rPr>
              <w:ins w:id="4430" w:author="Kai Pa" w:date="2018-05-18T08:47:00Z"/>
              <w:rFonts w:ascii="Times New Roman" w:hAnsi="Times New Roman" w:cs="Times New Roman"/>
              <w:sz w:val="28"/>
              <w:szCs w:val="28"/>
            </w:rPr>
          </w:rPrChange>
        </w:rPr>
      </w:pPr>
      <w:ins w:id="4431" w:author="Kai Pa" w:date="2018-05-18T08:47:00Z">
        <w:r w:rsidRPr="00B90FBE">
          <w:rPr>
            <w:noProof/>
            <w:sz w:val="32"/>
            <w:rPrChange w:id="4432" w:author="Kai Pa" w:date="2018-05-21T21:31:00Z">
              <w:rPr>
                <w:noProof/>
              </w:rPr>
            </w:rPrChange>
          </w:rPr>
          <mc:AlternateContent>
            <mc:Choice Requires="wps">
              <w:drawing>
                <wp:anchor distT="0" distB="0" distL="114300" distR="114300" simplePos="0" relativeHeight="251851776" behindDoc="0" locked="0" layoutInCell="1" allowOverlap="1" wp14:anchorId="41D7AA88" wp14:editId="09B6051E">
                  <wp:simplePos x="0" y="0"/>
                  <wp:positionH relativeFrom="column">
                    <wp:posOffset>4781550</wp:posOffset>
                  </wp:positionH>
                  <wp:positionV relativeFrom="paragraph">
                    <wp:posOffset>75565</wp:posOffset>
                  </wp:positionV>
                  <wp:extent cx="857250" cy="4381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9DF68"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7AA88" id="Rectangle 106" o:spid="_x0000_s1054" style="position:absolute;margin-left:376.5pt;margin-top:5.95pt;width:67.5pt;height:3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" fillcolor="#5b9bd5 [3204]" strokecolor="#1f4d78 [1604]" strokeweight="1pt">
                  <v:textbox>
                    <w:txbxContent>
                      <w:p w14:paraId="1289DF68" w14:textId="77777777" w:rsidR="00CE702B" w:rsidRPr="00420BC6" w:rsidRDefault="00CE702B"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4433" w:author="Kai Pa" w:date="2018-05-21T21:31:00Z">
              <w:rPr>
                <w:noProof/>
              </w:rPr>
            </w:rPrChange>
          </w:rPr>
          <mc:AlternateContent>
            <mc:Choice Requires="wps">
              <w:drawing>
                <wp:anchor distT="0" distB="0" distL="114300" distR="114300" simplePos="0" relativeHeight="251850752" behindDoc="0" locked="0" layoutInCell="1" allowOverlap="1" wp14:anchorId="26EEFDFB" wp14:editId="399254DC">
                  <wp:simplePos x="0" y="0"/>
                  <wp:positionH relativeFrom="column">
                    <wp:posOffset>3971925</wp:posOffset>
                  </wp:positionH>
                  <wp:positionV relativeFrom="paragraph">
                    <wp:posOffset>247650</wp:posOffset>
                  </wp:positionV>
                  <wp:extent cx="753745" cy="132080"/>
                  <wp:effectExtent l="0" t="19050" r="46355" b="39370"/>
                  <wp:wrapNone/>
                  <wp:docPr id="107" name="Right Arrow 10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FE2B" id="Right Arrow 107" o:spid="_x0000_s1026" type="#_x0000_t13" style="position:absolute;margin-left:312.75pt;margin-top:19.5pt;width:59.35pt;height:10.4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" adj="19707" fillcolor="#5b9bd5 [3204]" strokecolor="#1f4d78 [1604]" strokeweight="1pt"/>
              </w:pict>
            </mc:Fallback>
          </mc:AlternateContent>
        </w:r>
        <w:r w:rsidRPr="00B90FBE">
          <w:rPr>
            <w:sz w:val="32"/>
            <w:rPrChange w:id="4434" w:author="Kai Pa" w:date="2018-05-21T21:31:00Z">
              <w:rPr/>
            </w:rPrChange>
          </w:rPr>
          <w:tab/>
        </w:r>
        <w:r w:rsidRPr="00B90FBE">
          <w:rPr>
            <w:rFonts w:ascii="Times New Roman" w:hAnsi="Times New Roman" w:cs="Times New Roman"/>
            <w:sz w:val="40"/>
            <w:szCs w:val="28"/>
            <w:rPrChange w:id="4435" w:author="Kai Pa" w:date="2018-05-21T21:31:00Z">
              <w:rPr>
                <w:rFonts w:ascii="Times New Roman" w:hAnsi="Times New Roman" w:cs="Times New Roman"/>
                <w:sz w:val="28"/>
                <w:szCs w:val="28"/>
              </w:rPr>
            </w:rPrChange>
          </w:rPr>
          <w:t>D5</w:t>
        </w:r>
      </w:ins>
    </w:p>
    <w:p w14:paraId="5910E234" w14:textId="77777777" w:rsidR="00A16568" w:rsidRPr="00B90FBE" w:rsidRDefault="00A16568" w:rsidP="00A16568">
      <w:pPr>
        <w:rPr>
          <w:ins w:id="4436" w:author="Kai Pa" w:date="2018-05-18T08:47:00Z"/>
          <w:sz w:val="32"/>
          <w:rPrChange w:id="4437" w:author="Kai Pa" w:date="2018-05-21T21:31:00Z">
            <w:rPr>
              <w:ins w:id="4438" w:author="Kai Pa" w:date="2018-05-18T08:47:00Z"/>
            </w:rPr>
          </w:rPrChange>
        </w:rPr>
      </w:pPr>
    </w:p>
    <w:p w14:paraId="77C2D5F4" w14:textId="77777777" w:rsidR="00A16568" w:rsidRPr="00B90FBE" w:rsidRDefault="00A16568" w:rsidP="00A16568">
      <w:pPr>
        <w:rPr>
          <w:ins w:id="4439" w:author="Kai Pa" w:date="2018-05-18T08:47:00Z"/>
          <w:sz w:val="32"/>
          <w:rPrChange w:id="4440" w:author="Kai Pa" w:date="2018-05-21T21:31:00Z">
            <w:rPr>
              <w:ins w:id="4441" w:author="Kai Pa" w:date="2018-05-18T08:47:00Z"/>
            </w:rPr>
          </w:rPrChange>
        </w:rPr>
      </w:pPr>
    </w:p>
    <w:p w14:paraId="0896F585" w14:textId="77777777" w:rsidR="00A16568" w:rsidRPr="00B90FBE" w:rsidRDefault="00A16568" w:rsidP="00A16568">
      <w:pPr>
        <w:tabs>
          <w:tab w:val="left" w:pos="3795"/>
        </w:tabs>
        <w:rPr>
          <w:ins w:id="4442" w:author="Kai Pa" w:date="2018-05-18T08:47:00Z"/>
          <w:sz w:val="32"/>
          <w:rPrChange w:id="4443" w:author="Kai Pa" w:date="2018-05-21T21:31:00Z">
            <w:rPr>
              <w:ins w:id="4444" w:author="Kai Pa" w:date="2018-05-18T08:47:00Z"/>
            </w:rPr>
          </w:rPrChange>
        </w:rPr>
      </w:pPr>
      <w:ins w:id="4445" w:author="Kai Pa" w:date="2018-05-18T08:47:00Z">
        <w:r w:rsidRPr="00B90FBE">
          <w:rPr>
            <w:sz w:val="32"/>
            <w:rPrChange w:id="4446" w:author="Kai Pa" w:date="2018-05-21T21:31:00Z">
              <w:rPr/>
            </w:rPrChange>
          </w:rPr>
          <w:tab/>
        </w:r>
      </w:ins>
    </w:p>
    <w:p w14:paraId="225596CE" w14:textId="3EA21AD7" w:rsidR="00A16568" w:rsidRPr="00B90FBE" w:rsidRDefault="00A16568" w:rsidP="00A16568">
      <w:pPr>
        <w:tabs>
          <w:tab w:val="left" w:pos="3795"/>
          <w:tab w:val="left" w:pos="5370"/>
        </w:tabs>
        <w:rPr>
          <w:ins w:id="4447" w:author="Kai Pa" w:date="2018-05-18T08:47:00Z"/>
          <w:sz w:val="40"/>
          <w:szCs w:val="28"/>
          <w:rPrChange w:id="4448" w:author="Kai Pa" w:date="2018-05-21T21:31:00Z">
            <w:rPr>
              <w:ins w:id="4449" w:author="Kai Pa" w:date="2018-05-18T08:47:00Z"/>
              <w:sz w:val="28"/>
              <w:szCs w:val="28"/>
            </w:rPr>
          </w:rPrChange>
        </w:rPr>
      </w:pPr>
      <w:ins w:id="4450" w:author="Kai Pa" w:date="2018-05-18T08:47:00Z">
        <w:r w:rsidRPr="00B90FBE">
          <w:rPr>
            <w:noProof/>
            <w:sz w:val="32"/>
            <w:rPrChange w:id="4451" w:author="Kai Pa" w:date="2018-05-21T21:31:00Z">
              <w:rPr>
                <w:noProof/>
              </w:rPr>
            </w:rPrChange>
          </w:rPr>
          <mc:AlternateContent>
            <mc:Choice Requires="wps">
              <w:drawing>
                <wp:anchor distT="0" distB="0" distL="114300" distR="114300" simplePos="0" relativeHeight="251845632" behindDoc="0" locked="0" layoutInCell="1" allowOverlap="1" wp14:anchorId="3DCE4B1F" wp14:editId="2E24BDE1">
                  <wp:simplePos x="0" y="0"/>
                  <wp:positionH relativeFrom="column">
                    <wp:posOffset>2838133</wp:posOffset>
                  </wp:positionH>
                  <wp:positionV relativeFrom="paragraph">
                    <wp:posOffset>40959</wp:posOffset>
                  </wp:positionV>
                  <wp:extent cx="753745" cy="132080"/>
                  <wp:effectExtent l="25083" t="0" r="33337" b="33338"/>
                  <wp:wrapNone/>
                  <wp:docPr id="108" name="Right Arrow 10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3BC0" id="Right Arrow 108" o:spid="_x0000_s1026" type="#_x0000_t13" style="position:absolute;margin-left:223.5pt;margin-top:3.25pt;width:59.35pt;height:10.4pt;rotation:-90;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" adj="19707" fillcolor="#5b9bd5 [3204]" strokecolor="#1f4d78 [1604]" strokeweight="1pt"/>
              </w:pict>
            </mc:Fallback>
          </mc:AlternateContent>
        </w:r>
        <w:r w:rsidRPr="00B90FBE">
          <w:rPr>
            <w:noProof/>
            <w:sz w:val="32"/>
            <w:rPrChange w:id="4452" w:author="Kai Pa" w:date="2018-05-21T21:31:00Z">
              <w:rPr>
                <w:noProof/>
              </w:rPr>
            </w:rPrChange>
          </w:rPr>
          <mc:AlternateContent>
            <mc:Choice Requires="wps">
              <w:drawing>
                <wp:anchor distT="0" distB="0" distL="114300" distR="114300" simplePos="0" relativeHeight="251847680" behindDoc="0" locked="0" layoutInCell="1" allowOverlap="1" wp14:anchorId="52951D81" wp14:editId="3D99C39E">
                  <wp:simplePos x="0" y="0"/>
                  <wp:positionH relativeFrom="column">
                    <wp:posOffset>2238057</wp:posOffset>
                  </wp:positionH>
                  <wp:positionV relativeFrom="paragraph">
                    <wp:posOffset>56515</wp:posOffset>
                  </wp:positionV>
                  <wp:extent cx="753745" cy="132080"/>
                  <wp:effectExtent l="25083" t="13017" r="33337" b="14288"/>
                  <wp:wrapNone/>
                  <wp:docPr id="117" name="Right Arrow 1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FC6F" id="Right Arrow 117" o:spid="_x0000_s1026" type="#_x0000_t13" style="position:absolute;margin-left:176.2pt;margin-top:4.45pt;width:59.35pt;height:10.4pt;rotation:9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4453"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4454" w:author="Kai Pa" w:date="2018-05-21T21:31:00Z">
              <w:rPr>
                <w:rFonts w:ascii="Times New Roman" w:hAnsi="Times New Roman" w:cs="Times New Roman"/>
                <w:sz w:val="28"/>
              </w:rPr>
            </w:rPrChange>
          </w:rPr>
          <w:t xml:space="preserve">            </w:t>
        </w:r>
      </w:ins>
      <w:ins w:id="4455" w:author="Kai Pa" w:date="2018-05-21T21:36:00Z">
        <w:r w:rsidR="00B90FBE">
          <w:rPr>
            <w:rFonts w:ascii="Times New Roman" w:hAnsi="Times New Roman" w:cs="Times New Roman"/>
            <w:sz w:val="32"/>
          </w:rPr>
          <w:t xml:space="preserve">  </w:t>
        </w:r>
      </w:ins>
      <w:ins w:id="4456" w:author="Kai Pa" w:date="2018-05-18T08:47:00Z">
        <w:r w:rsidR="00A76313" w:rsidRPr="00B90FBE">
          <w:rPr>
            <w:rFonts w:ascii="Times New Roman" w:hAnsi="Times New Roman" w:cs="Times New Roman"/>
            <w:sz w:val="32"/>
            <w:rPrChange w:id="4457"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4458"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4459" w:author="Kai Pa" w:date="2018-05-21T21:31:00Z">
              <w:rPr>
                <w:rFonts w:ascii="Times New Roman" w:hAnsi="Times New Roman" w:cs="Times New Roman"/>
                <w:sz w:val="28"/>
                <w:szCs w:val="28"/>
              </w:rPr>
            </w:rPrChange>
          </w:rPr>
          <w:t>D3</w:t>
        </w:r>
        <w:r w:rsidRPr="00B90FBE">
          <w:rPr>
            <w:sz w:val="32"/>
            <w:rPrChange w:id="4460" w:author="Kai Pa" w:date="2018-05-21T21:31:00Z">
              <w:rPr/>
            </w:rPrChange>
          </w:rPr>
          <w:tab/>
        </w:r>
        <w:r w:rsidRPr="00B90FBE">
          <w:rPr>
            <w:rFonts w:ascii="Times New Roman" w:hAnsi="Times New Roman" w:cs="Times New Roman"/>
            <w:sz w:val="40"/>
            <w:szCs w:val="28"/>
            <w:rPrChange w:id="4461" w:author="Kai Pa" w:date="2018-05-21T21:31:00Z">
              <w:rPr>
                <w:rFonts w:ascii="Times New Roman" w:hAnsi="Times New Roman" w:cs="Times New Roman"/>
                <w:sz w:val="28"/>
                <w:szCs w:val="28"/>
              </w:rPr>
            </w:rPrChange>
          </w:rPr>
          <w:t>D4</w:t>
        </w:r>
      </w:ins>
    </w:p>
    <w:p w14:paraId="48872C1C" w14:textId="77777777" w:rsidR="00A16568" w:rsidRPr="00B90FBE" w:rsidRDefault="00A16568" w:rsidP="00A16568">
      <w:pPr>
        <w:rPr>
          <w:ins w:id="4462" w:author="Kai Pa" w:date="2018-05-18T08:47:00Z"/>
          <w:sz w:val="40"/>
          <w:szCs w:val="28"/>
          <w:rPrChange w:id="4463" w:author="Kai Pa" w:date="2018-05-21T21:31:00Z">
            <w:rPr>
              <w:ins w:id="4464" w:author="Kai Pa" w:date="2018-05-18T08:47:00Z"/>
              <w:sz w:val="28"/>
              <w:szCs w:val="28"/>
            </w:rPr>
          </w:rPrChange>
        </w:rPr>
      </w:pPr>
      <w:ins w:id="4465" w:author="Kai Pa" w:date="2018-05-18T08:47:00Z">
        <w:r w:rsidRPr="00B90FBE">
          <w:rPr>
            <w:noProof/>
            <w:sz w:val="40"/>
            <w:szCs w:val="28"/>
            <w:rPrChange w:id="4466" w:author="Kai Pa" w:date="2018-05-21T21:31:00Z">
              <w:rPr>
                <w:noProof/>
                <w:sz w:val="28"/>
                <w:szCs w:val="28"/>
              </w:rPr>
            </w:rPrChange>
          </w:rPr>
          <mc:AlternateContent>
            <mc:Choice Requires="wps">
              <w:drawing>
                <wp:anchor distT="0" distB="0" distL="114300" distR="114300" simplePos="0" relativeHeight="251848704" behindDoc="0" locked="0" layoutInCell="1" allowOverlap="1" wp14:anchorId="4EF25180" wp14:editId="412D71D1">
                  <wp:simplePos x="0" y="0"/>
                  <wp:positionH relativeFrom="column">
                    <wp:posOffset>1818640</wp:posOffset>
                  </wp:positionH>
                  <wp:positionV relativeFrom="paragraph">
                    <wp:posOffset>277495</wp:posOffset>
                  </wp:positionV>
                  <wp:extent cx="22193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D3EC24" id="Straight Connector 109"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43.2pt,21.85pt" to="317.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" strokecolor="#5b9bd5 [3204]" strokeweight="1.5pt">
                  <v:stroke joinstyle="miter"/>
                </v:line>
              </w:pict>
            </mc:Fallback>
          </mc:AlternateContent>
        </w:r>
      </w:ins>
    </w:p>
    <w:p w14:paraId="04B40EC2" w14:textId="6BCB09DE" w:rsidR="00A16568" w:rsidRPr="00B90FBE" w:rsidRDefault="00A16568" w:rsidP="00A16568">
      <w:pPr>
        <w:tabs>
          <w:tab w:val="left" w:pos="1605"/>
        </w:tabs>
        <w:rPr>
          <w:ins w:id="4467" w:author="Kai Pa" w:date="2018-05-18T08:47:00Z"/>
          <w:rFonts w:ascii="Times New Roman" w:hAnsi="Times New Roman" w:cs="Times New Roman"/>
          <w:sz w:val="40"/>
          <w:szCs w:val="28"/>
          <w:rPrChange w:id="4468" w:author="Kai Pa" w:date="2018-05-21T21:31:00Z">
            <w:rPr>
              <w:ins w:id="4469" w:author="Kai Pa" w:date="2018-05-18T08:47:00Z"/>
              <w:rFonts w:ascii="Times New Roman" w:hAnsi="Times New Roman" w:cs="Times New Roman"/>
              <w:sz w:val="28"/>
              <w:szCs w:val="28"/>
            </w:rPr>
          </w:rPrChange>
        </w:rPr>
      </w:pPr>
      <w:ins w:id="4470" w:author="Kai Pa" w:date="2018-05-18T08:47:00Z">
        <w:r w:rsidRPr="00B90FBE">
          <w:rPr>
            <w:noProof/>
            <w:sz w:val="40"/>
            <w:szCs w:val="28"/>
            <w:rPrChange w:id="4471" w:author="Kai Pa" w:date="2018-05-21T21:31:00Z">
              <w:rPr>
                <w:noProof/>
                <w:sz w:val="28"/>
                <w:szCs w:val="28"/>
              </w:rPr>
            </w:rPrChange>
          </w:rPr>
          <mc:AlternateContent>
            <mc:Choice Requires="wps">
              <w:drawing>
                <wp:anchor distT="0" distB="0" distL="114300" distR="114300" simplePos="0" relativeHeight="251849728" behindDoc="0" locked="0" layoutInCell="1" allowOverlap="1" wp14:anchorId="0774425C" wp14:editId="12227853">
                  <wp:simplePos x="0" y="0"/>
                  <wp:positionH relativeFrom="column">
                    <wp:posOffset>1809750</wp:posOffset>
                  </wp:positionH>
                  <wp:positionV relativeFrom="paragraph">
                    <wp:posOffset>245745</wp:posOffset>
                  </wp:positionV>
                  <wp:extent cx="221932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35CCB2" id="Straight Connector 110"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HAkr6S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4472" w:author="Kai Pa" w:date="2018-05-21T21:31:00Z">
              <w:rPr>
                <w:rFonts w:ascii="Times New Roman" w:hAnsi="Times New Roman" w:cs="Times New Roman"/>
                <w:sz w:val="28"/>
                <w:szCs w:val="28"/>
              </w:rPr>
            </w:rPrChange>
          </w:rPr>
          <w:t xml:space="preserve">                                   Cơ sở dữ liệu</w:t>
        </w:r>
      </w:ins>
    </w:p>
    <w:p w14:paraId="0AA6E120" w14:textId="77777777" w:rsidR="00A16568" w:rsidRPr="00B90FBE" w:rsidRDefault="00A16568" w:rsidP="00A16568">
      <w:pPr>
        <w:pStyle w:val="ListParagraph"/>
        <w:tabs>
          <w:tab w:val="left" w:pos="1605"/>
        </w:tabs>
        <w:ind w:left="1080"/>
        <w:jc w:val="center"/>
        <w:rPr>
          <w:ins w:id="4473" w:author="Kai Pa" w:date="2018-05-18T08:47:00Z"/>
          <w:rFonts w:ascii="Times New Roman" w:hAnsi="Times New Roman" w:cs="Times New Roman"/>
          <w:i/>
          <w:sz w:val="40"/>
          <w:szCs w:val="28"/>
          <w:rPrChange w:id="4474" w:author="Kai Pa" w:date="2018-05-21T21:31:00Z">
            <w:rPr>
              <w:ins w:id="4475" w:author="Kai Pa" w:date="2018-05-18T08:47:00Z"/>
              <w:rFonts w:ascii="Times New Roman" w:hAnsi="Times New Roman" w:cs="Times New Roman"/>
              <w:i/>
              <w:sz w:val="28"/>
              <w:szCs w:val="28"/>
            </w:rPr>
          </w:rPrChange>
        </w:rPr>
      </w:pPr>
    </w:p>
    <w:p w14:paraId="3F174864" w14:textId="77777777" w:rsidR="00A16568" w:rsidRPr="00B90FBE" w:rsidRDefault="00A16568" w:rsidP="00A16568">
      <w:pPr>
        <w:pStyle w:val="ListParagraph"/>
        <w:tabs>
          <w:tab w:val="left" w:pos="1605"/>
        </w:tabs>
        <w:ind w:left="1080"/>
        <w:jc w:val="center"/>
        <w:rPr>
          <w:ins w:id="4476" w:author="Kai Pa" w:date="2018-05-18T08:47:00Z"/>
          <w:rFonts w:ascii="Times New Roman" w:hAnsi="Times New Roman" w:cs="Times New Roman"/>
          <w:i/>
          <w:sz w:val="40"/>
          <w:szCs w:val="28"/>
          <w:rPrChange w:id="4477" w:author="Kai Pa" w:date="2018-05-21T21:31:00Z">
            <w:rPr>
              <w:ins w:id="4478" w:author="Kai Pa" w:date="2018-05-18T08:47:00Z"/>
              <w:rFonts w:ascii="Times New Roman" w:hAnsi="Times New Roman" w:cs="Times New Roman"/>
              <w:i/>
              <w:sz w:val="28"/>
              <w:szCs w:val="28"/>
            </w:rPr>
          </w:rPrChange>
        </w:rPr>
      </w:pPr>
      <w:ins w:id="4479" w:author="Kai Pa" w:date="2018-05-18T08:47:00Z">
        <w:r w:rsidRPr="00B90FBE">
          <w:rPr>
            <w:rFonts w:ascii="Times New Roman" w:hAnsi="Times New Roman" w:cs="Times New Roman"/>
            <w:i/>
            <w:sz w:val="40"/>
            <w:szCs w:val="28"/>
            <w:rPrChange w:id="4480" w:author="Kai Pa" w:date="2018-05-21T21:31:00Z">
              <w:rPr>
                <w:rFonts w:ascii="Times New Roman" w:hAnsi="Times New Roman" w:cs="Times New Roman"/>
                <w:i/>
                <w:sz w:val="28"/>
                <w:szCs w:val="28"/>
              </w:rPr>
            </w:rPrChange>
          </w:rPr>
          <w:t>Sơ đồ DFD nghiệp vụ báo cáo tiền gửi tiết kiệm.</w:t>
        </w:r>
      </w:ins>
    </w:p>
    <w:p w14:paraId="7B40EDE8" w14:textId="77777777" w:rsidR="00A16568" w:rsidRPr="00B90FBE" w:rsidRDefault="00A16568" w:rsidP="00A16568">
      <w:pPr>
        <w:tabs>
          <w:tab w:val="left" w:pos="1605"/>
        </w:tabs>
        <w:rPr>
          <w:ins w:id="4481" w:author="Kai Pa" w:date="2018-05-18T08:47:00Z"/>
          <w:rFonts w:ascii="Times New Roman" w:hAnsi="Times New Roman" w:cs="Times New Roman"/>
          <w:sz w:val="32"/>
          <w:szCs w:val="28"/>
          <w:rPrChange w:id="4482" w:author="Kai Pa" w:date="2018-05-21T21:31:00Z">
            <w:rPr>
              <w:ins w:id="4483" w:author="Kai Pa" w:date="2018-05-18T08:47:00Z"/>
              <w:rFonts w:ascii="Times New Roman" w:hAnsi="Times New Roman" w:cs="Times New Roman"/>
              <w:sz w:val="28"/>
              <w:szCs w:val="28"/>
            </w:rPr>
          </w:rPrChange>
        </w:rPr>
      </w:pPr>
      <w:ins w:id="4484" w:author="Kai Pa" w:date="2018-05-18T08:47:00Z">
        <w:r w:rsidRPr="00B90FBE">
          <w:rPr>
            <w:rFonts w:ascii="Times New Roman" w:hAnsi="Times New Roman" w:cs="Times New Roman"/>
            <w:sz w:val="32"/>
            <w:szCs w:val="28"/>
            <w:rPrChange w:id="4485" w:author="Kai Pa" w:date="2018-05-21T21:31:00Z">
              <w:rPr>
                <w:rFonts w:ascii="Times New Roman" w:hAnsi="Times New Roman" w:cs="Times New Roman"/>
                <w:sz w:val="28"/>
                <w:szCs w:val="28"/>
              </w:rPr>
            </w:rPrChange>
          </w:rPr>
          <w:t xml:space="preserve">               D1 : MAGDV, CTGD + khoảng thời gian tra cứu</w:t>
        </w:r>
      </w:ins>
    </w:p>
    <w:p w14:paraId="04F3C55C" w14:textId="77777777" w:rsidR="00A16568" w:rsidRPr="00B90FBE" w:rsidRDefault="00A16568" w:rsidP="00A16568">
      <w:pPr>
        <w:rPr>
          <w:ins w:id="4486" w:author="Kai Pa" w:date="2018-05-18T08:47:00Z"/>
          <w:sz w:val="32"/>
          <w:szCs w:val="28"/>
          <w:rPrChange w:id="4487" w:author="Kai Pa" w:date="2018-05-21T21:31:00Z">
            <w:rPr>
              <w:ins w:id="4488" w:author="Kai Pa" w:date="2018-05-18T08:47:00Z"/>
              <w:sz w:val="32"/>
              <w:szCs w:val="32"/>
            </w:rPr>
          </w:rPrChange>
        </w:rPr>
      </w:pPr>
      <w:ins w:id="4489" w:author="Kai Pa" w:date="2018-05-18T08:47:00Z">
        <w:r w:rsidRPr="00B90FBE">
          <w:rPr>
            <w:rFonts w:ascii="Times New Roman" w:hAnsi="Times New Roman" w:cs="Times New Roman"/>
            <w:sz w:val="32"/>
            <w:szCs w:val="28"/>
            <w:rPrChange w:id="4490" w:author="Kai Pa" w:date="2018-05-21T21:31:00Z">
              <w:rPr>
                <w:rFonts w:ascii="Times New Roman" w:hAnsi="Times New Roman" w:cs="Times New Roman"/>
                <w:sz w:val="28"/>
                <w:szCs w:val="28"/>
              </w:rPr>
            </w:rPrChange>
          </w:rPr>
          <w:t xml:space="preserve">               D2 : </w:t>
        </w:r>
        <w:r w:rsidRPr="00B90FBE">
          <w:rPr>
            <w:sz w:val="32"/>
            <w:szCs w:val="28"/>
            <w:rPrChange w:id="4491" w:author="Kai Pa" w:date="2018-05-21T21:31:00Z">
              <w:rPr>
                <w:sz w:val="32"/>
                <w:szCs w:val="32"/>
              </w:rPr>
            </w:rPrChange>
          </w:rPr>
          <w:t>SOGD, MAKH, MAQUAYGD, NGAYGD + tổng số tiền gửi</w:t>
        </w:r>
      </w:ins>
    </w:p>
    <w:p w14:paraId="16E71970" w14:textId="77777777" w:rsidR="00A16568" w:rsidRPr="00B90FBE" w:rsidRDefault="00A16568" w:rsidP="00A16568">
      <w:pPr>
        <w:tabs>
          <w:tab w:val="left" w:pos="1605"/>
        </w:tabs>
        <w:rPr>
          <w:ins w:id="4492" w:author="Kai Pa" w:date="2018-05-18T08:47:00Z"/>
          <w:sz w:val="32"/>
          <w:szCs w:val="28"/>
          <w:rPrChange w:id="4493" w:author="Kai Pa" w:date="2018-05-21T21:31:00Z">
            <w:rPr>
              <w:ins w:id="4494" w:author="Kai Pa" w:date="2018-05-18T08:47:00Z"/>
              <w:sz w:val="32"/>
              <w:szCs w:val="32"/>
            </w:rPr>
          </w:rPrChange>
        </w:rPr>
      </w:pPr>
      <w:ins w:id="4495" w:author="Kai Pa" w:date="2018-05-18T08:47:00Z">
        <w:r w:rsidRPr="00B90FBE">
          <w:rPr>
            <w:rFonts w:ascii="Times New Roman" w:hAnsi="Times New Roman" w:cs="Times New Roman"/>
            <w:sz w:val="32"/>
            <w:szCs w:val="28"/>
            <w:rPrChange w:id="4496" w:author="Kai Pa" w:date="2018-05-21T21:31:00Z">
              <w:rPr>
                <w:rFonts w:ascii="Times New Roman" w:hAnsi="Times New Roman" w:cs="Times New Roman"/>
                <w:sz w:val="28"/>
                <w:szCs w:val="28"/>
              </w:rPr>
            </w:rPrChange>
          </w:rPr>
          <w:t xml:space="preserve">               D3 : </w:t>
        </w:r>
        <w:r w:rsidRPr="00B90FBE">
          <w:rPr>
            <w:sz w:val="32"/>
            <w:szCs w:val="28"/>
            <w:rPrChange w:id="4497" w:author="Kai Pa" w:date="2018-05-21T21:31:00Z">
              <w:rPr>
                <w:sz w:val="32"/>
                <w:szCs w:val="32"/>
              </w:rPr>
            </w:rPrChange>
          </w:rPr>
          <w:t>SOGD, MAKH, MAQUAYGD, NGAYGD + thông tin tiền gửi</w:t>
        </w:r>
      </w:ins>
    </w:p>
    <w:p w14:paraId="3AC7AE50" w14:textId="77777777" w:rsidR="00A16568" w:rsidRPr="00B90FBE" w:rsidRDefault="00A16568" w:rsidP="00A16568">
      <w:pPr>
        <w:tabs>
          <w:tab w:val="left" w:pos="1605"/>
        </w:tabs>
        <w:rPr>
          <w:ins w:id="4498" w:author="Kai Pa" w:date="2018-05-18T08:47:00Z"/>
          <w:sz w:val="32"/>
          <w:szCs w:val="28"/>
          <w:rPrChange w:id="4499" w:author="Kai Pa" w:date="2018-05-21T21:31:00Z">
            <w:rPr>
              <w:ins w:id="4500" w:author="Kai Pa" w:date="2018-05-18T08:47:00Z"/>
              <w:sz w:val="32"/>
              <w:szCs w:val="32"/>
            </w:rPr>
          </w:rPrChange>
        </w:rPr>
      </w:pPr>
      <w:ins w:id="4501" w:author="Kai Pa" w:date="2018-05-18T08:47:00Z">
        <w:r w:rsidRPr="00B90FBE">
          <w:rPr>
            <w:sz w:val="32"/>
            <w:szCs w:val="28"/>
            <w:rPrChange w:id="4502" w:author="Kai Pa" w:date="2018-05-21T21:31:00Z">
              <w:rPr>
                <w:sz w:val="32"/>
                <w:szCs w:val="32"/>
              </w:rPr>
            </w:rPrChange>
          </w:rPr>
          <w:t xml:space="preserve">               D4 : D2</w:t>
        </w:r>
      </w:ins>
    </w:p>
    <w:p w14:paraId="1976F7A0" w14:textId="77777777" w:rsidR="00A16568" w:rsidRPr="00B90FBE" w:rsidRDefault="00A16568" w:rsidP="00A16568">
      <w:pPr>
        <w:tabs>
          <w:tab w:val="left" w:pos="1605"/>
        </w:tabs>
        <w:rPr>
          <w:ins w:id="4503" w:author="Kai Pa" w:date="2018-05-18T08:47:00Z"/>
          <w:sz w:val="32"/>
          <w:szCs w:val="28"/>
          <w:rPrChange w:id="4504" w:author="Kai Pa" w:date="2018-05-21T21:31:00Z">
            <w:rPr>
              <w:ins w:id="4505" w:author="Kai Pa" w:date="2018-05-18T08:47:00Z"/>
              <w:sz w:val="32"/>
              <w:szCs w:val="32"/>
            </w:rPr>
          </w:rPrChange>
        </w:rPr>
      </w:pPr>
      <w:ins w:id="4506" w:author="Kai Pa" w:date="2018-05-18T08:47:00Z">
        <w:r w:rsidRPr="00B90FBE">
          <w:rPr>
            <w:sz w:val="32"/>
            <w:szCs w:val="28"/>
            <w:rPrChange w:id="4507" w:author="Kai Pa" w:date="2018-05-21T21:31:00Z">
              <w:rPr>
                <w:sz w:val="32"/>
                <w:szCs w:val="32"/>
              </w:rPr>
            </w:rPrChange>
          </w:rPr>
          <w:t xml:space="preserve">              D5 : D2 + D1</w:t>
        </w:r>
      </w:ins>
    </w:p>
    <w:p w14:paraId="04067053" w14:textId="77777777" w:rsidR="00A16568" w:rsidRPr="00B90FBE" w:rsidRDefault="00A16568" w:rsidP="00A16568">
      <w:pPr>
        <w:tabs>
          <w:tab w:val="left" w:pos="1605"/>
        </w:tabs>
        <w:rPr>
          <w:ins w:id="4508" w:author="Kai Pa" w:date="2018-05-18T08:47:00Z"/>
          <w:rFonts w:ascii="Times New Roman" w:hAnsi="Times New Roman" w:cs="Times New Roman"/>
          <w:sz w:val="32"/>
          <w:szCs w:val="28"/>
          <w:rPrChange w:id="4509" w:author="Kai Pa" w:date="2018-05-21T21:31:00Z">
            <w:rPr>
              <w:ins w:id="4510" w:author="Kai Pa" w:date="2018-05-18T08:47:00Z"/>
              <w:rFonts w:ascii="Times New Roman" w:hAnsi="Times New Roman" w:cs="Times New Roman"/>
              <w:sz w:val="28"/>
              <w:szCs w:val="28"/>
            </w:rPr>
          </w:rPrChange>
        </w:rPr>
      </w:pPr>
      <w:ins w:id="4511" w:author="Kai Pa" w:date="2018-05-18T08:47:00Z">
        <w:r w:rsidRPr="00B90FBE">
          <w:rPr>
            <w:rFonts w:ascii="Times New Roman" w:hAnsi="Times New Roman" w:cs="Times New Roman"/>
            <w:b/>
            <w:i/>
            <w:sz w:val="32"/>
            <w:szCs w:val="28"/>
            <w:u w:val="single"/>
            <w:rPrChange w:id="4512"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4513" w:author="Kai Pa" w:date="2018-05-21T21:31:00Z">
              <w:rPr>
                <w:rFonts w:ascii="Times New Roman" w:hAnsi="Times New Roman" w:cs="Times New Roman"/>
                <w:sz w:val="28"/>
                <w:szCs w:val="28"/>
              </w:rPr>
            </w:rPrChange>
          </w:rPr>
          <w:t xml:space="preserve">  B1: Kết nối CSDL</w:t>
        </w:r>
      </w:ins>
    </w:p>
    <w:p w14:paraId="060FC04D" w14:textId="77777777" w:rsidR="00A16568" w:rsidRPr="00B90FBE" w:rsidRDefault="00A16568" w:rsidP="00A16568">
      <w:pPr>
        <w:tabs>
          <w:tab w:val="left" w:pos="1605"/>
        </w:tabs>
        <w:rPr>
          <w:ins w:id="4514" w:author="Kai Pa" w:date="2018-05-18T08:47:00Z"/>
          <w:rFonts w:ascii="Times New Roman" w:hAnsi="Times New Roman" w:cs="Times New Roman"/>
          <w:sz w:val="32"/>
          <w:szCs w:val="28"/>
          <w:rPrChange w:id="4515" w:author="Kai Pa" w:date="2018-05-21T21:31:00Z">
            <w:rPr>
              <w:ins w:id="4516" w:author="Kai Pa" w:date="2018-05-18T08:47:00Z"/>
              <w:rFonts w:ascii="Times New Roman" w:hAnsi="Times New Roman" w:cs="Times New Roman"/>
              <w:sz w:val="28"/>
              <w:szCs w:val="28"/>
            </w:rPr>
          </w:rPrChange>
        </w:rPr>
      </w:pPr>
      <w:ins w:id="4517" w:author="Kai Pa" w:date="2018-05-18T08:47:00Z">
        <w:r w:rsidRPr="00B90FBE">
          <w:rPr>
            <w:rFonts w:ascii="Times New Roman" w:hAnsi="Times New Roman" w:cs="Times New Roman"/>
            <w:sz w:val="32"/>
            <w:szCs w:val="28"/>
            <w:rPrChange w:id="4518" w:author="Kai Pa" w:date="2018-05-21T21:31:00Z">
              <w:rPr>
                <w:rFonts w:ascii="Times New Roman" w:hAnsi="Times New Roman" w:cs="Times New Roman"/>
                <w:sz w:val="28"/>
                <w:szCs w:val="28"/>
              </w:rPr>
            </w:rPrChange>
          </w:rPr>
          <w:lastRenderedPageBreak/>
          <w:t xml:space="preserve">             B2 : Nhập D1</w:t>
        </w:r>
      </w:ins>
    </w:p>
    <w:p w14:paraId="2550FA87" w14:textId="77777777" w:rsidR="00A16568" w:rsidRPr="00B90FBE" w:rsidRDefault="00A16568" w:rsidP="00A16568">
      <w:pPr>
        <w:tabs>
          <w:tab w:val="left" w:pos="1605"/>
        </w:tabs>
        <w:rPr>
          <w:ins w:id="4519" w:author="Kai Pa" w:date="2018-05-18T08:47:00Z"/>
          <w:rFonts w:ascii="Times New Roman" w:hAnsi="Times New Roman" w:cs="Times New Roman"/>
          <w:sz w:val="32"/>
          <w:szCs w:val="28"/>
          <w:rPrChange w:id="4520" w:author="Kai Pa" w:date="2018-05-21T21:31:00Z">
            <w:rPr>
              <w:ins w:id="4521" w:author="Kai Pa" w:date="2018-05-18T08:47:00Z"/>
              <w:rFonts w:ascii="Times New Roman" w:hAnsi="Times New Roman" w:cs="Times New Roman"/>
              <w:sz w:val="28"/>
              <w:szCs w:val="28"/>
            </w:rPr>
          </w:rPrChange>
        </w:rPr>
      </w:pPr>
      <w:ins w:id="4522" w:author="Kai Pa" w:date="2018-05-18T08:47:00Z">
        <w:r w:rsidRPr="00B90FBE">
          <w:rPr>
            <w:rFonts w:ascii="Times New Roman" w:hAnsi="Times New Roman" w:cs="Times New Roman"/>
            <w:sz w:val="32"/>
            <w:szCs w:val="28"/>
            <w:rPrChange w:id="4523" w:author="Kai Pa" w:date="2018-05-21T21:31:00Z">
              <w:rPr>
                <w:rFonts w:ascii="Times New Roman" w:hAnsi="Times New Roman" w:cs="Times New Roman"/>
                <w:sz w:val="28"/>
                <w:szCs w:val="28"/>
              </w:rPr>
            </w:rPrChange>
          </w:rPr>
          <w:t xml:space="preserve">             B3: Lấy thông tin từ CSDL (D3)</w:t>
        </w:r>
      </w:ins>
    </w:p>
    <w:p w14:paraId="2EA7DB7F" w14:textId="77777777" w:rsidR="00A16568" w:rsidRPr="00B90FBE" w:rsidRDefault="00A16568" w:rsidP="00A16568">
      <w:pPr>
        <w:tabs>
          <w:tab w:val="left" w:pos="1605"/>
        </w:tabs>
        <w:rPr>
          <w:ins w:id="4524" w:author="Kai Pa" w:date="2018-05-18T08:47:00Z"/>
          <w:rFonts w:ascii="Times New Roman" w:hAnsi="Times New Roman" w:cs="Times New Roman"/>
          <w:sz w:val="32"/>
          <w:szCs w:val="28"/>
          <w:rPrChange w:id="4525" w:author="Kai Pa" w:date="2018-05-21T21:31:00Z">
            <w:rPr>
              <w:ins w:id="4526" w:author="Kai Pa" w:date="2018-05-18T08:47:00Z"/>
              <w:rFonts w:ascii="Times New Roman" w:hAnsi="Times New Roman" w:cs="Times New Roman"/>
              <w:sz w:val="28"/>
              <w:szCs w:val="28"/>
            </w:rPr>
          </w:rPrChange>
        </w:rPr>
      </w:pPr>
      <w:ins w:id="4527" w:author="Kai Pa" w:date="2018-05-18T08:47:00Z">
        <w:r w:rsidRPr="00B90FBE">
          <w:rPr>
            <w:rFonts w:ascii="Times New Roman" w:hAnsi="Times New Roman" w:cs="Times New Roman"/>
            <w:sz w:val="32"/>
            <w:szCs w:val="28"/>
            <w:rPrChange w:id="4528" w:author="Kai Pa" w:date="2018-05-21T21:31:00Z">
              <w:rPr>
                <w:rFonts w:ascii="Times New Roman" w:hAnsi="Times New Roman" w:cs="Times New Roman"/>
                <w:sz w:val="28"/>
                <w:szCs w:val="28"/>
              </w:rPr>
            </w:rPrChange>
          </w:rPr>
          <w:t xml:space="preserve">             B4: Tính tổng số tiền gửi STK của khách hàng trong thời gian nhất định.</w:t>
        </w:r>
      </w:ins>
    </w:p>
    <w:p w14:paraId="789C516E" w14:textId="77777777" w:rsidR="00A16568" w:rsidRPr="00B90FBE" w:rsidRDefault="00A16568" w:rsidP="00A16568">
      <w:pPr>
        <w:tabs>
          <w:tab w:val="left" w:pos="1605"/>
        </w:tabs>
        <w:rPr>
          <w:ins w:id="4529" w:author="Kai Pa" w:date="2018-05-18T08:47:00Z"/>
          <w:rFonts w:ascii="Times New Roman" w:hAnsi="Times New Roman" w:cs="Times New Roman"/>
          <w:sz w:val="32"/>
          <w:szCs w:val="28"/>
          <w:rPrChange w:id="4530" w:author="Kai Pa" w:date="2018-05-21T21:31:00Z">
            <w:rPr>
              <w:ins w:id="4531" w:author="Kai Pa" w:date="2018-05-18T08:47:00Z"/>
              <w:rFonts w:ascii="Times New Roman" w:hAnsi="Times New Roman" w:cs="Times New Roman"/>
              <w:sz w:val="28"/>
              <w:szCs w:val="28"/>
            </w:rPr>
          </w:rPrChange>
        </w:rPr>
      </w:pPr>
      <w:ins w:id="4532" w:author="Kai Pa" w:date="2018-05-18T08:47:00Z">
        <w:r w:rsidRPr="00B90FBE">
          <w:rPr>
            <w:rFonts w:ascii="Times New Roman" w:hAnsi="Times New Roman" w:cs="Times New Roman"/>
            <w:sz w:val="32"/>
            <w:szCs w:val="28"/>
            <w:rPrChange w:id="4533" w:author="Kai Pa" w:date="2018-05-21T21:31:00Z">
              <w:rPr>
                <w:rFonts w:ascii="Times New Roman" w:hAnsi="Times New Roman" w:cs="Times New Roman"/>
                <w:sz w:val="28"/>
                <w:szCs w:val="28"/>
              </w:rPr>
            </w:rPrChange>
          </w:rPr>
          <w:t xml:space="preserve">             B5: Lưu D4 vào CSDL</w:t>
        </w:r>
      </w:ins>
    </w:p>
    <w:p w14:paraId="1FECCEF1" w14:textId="77777777" w:rsidR="00A16568" w:rsidRPr="00B90FBE" w:rsidRDefault="00A16568" w:rsidP="00A16568">
      <w:pPr>
        <w:tabs>
          <w:tab w:val="left" w:pos="1605"/>
        </w:tabs>
        <w:rPr>
          <w:ins w:id="4534" w:author="Kai Pa" w:date="2018-05-18T08:47:00Z"/>
          <w:rFonts w:ascii="Times New Roman" w:hAnsi="Times New Roman" w:cs="Times New Roman"/>
          <w:sz w:val="32"/>
          <w:szCs w:val="28"/>
          <w:rPrChange w:id="4535" w:author="Kai Pa" w:date="2018-05-21T21:31:00Z">
            <w:rPr>
              <w:ins w:id="4536" w:author="Kai Pa" w:date="2018-05-18T08:47:00Z"/>
              <w:rFonts w:ascii="Times New Roman" w:hAnsi="Times New Roman" w:cs="Times New Roman"/>
              <w:sz w:val="28"/>
              <w:szCs w:val="28"/>
            </w:rPr>
          </w:rPrChange>
        </w:rPr>
      </w:pPr>
      <w:ins w:id="4537" w:author="Kai Pa" w:date="2018-05-18T08:47:00Z">
        <w:r w:rsidRPr="00B90FBE">
          <w:rPr>
            <w:rFonts w:ascii="Times New Roman" w:hAnsi="Times New Roman" w:cs="Times New Roman"/>
            <w:sz w:val="32"/>
            <w:szCs w:val="28"/>
            <w:rPrChange w:id="4538" w:author="Kai Pa" w:date="2018-05-21T21:31:00Z">
              <w:rPr>
                <w:rFonts w:ascii="Times New Roman" w:hAnsi="Times New Roman" w:cs="Times New Roman"/>
                <w:sz w:val="28"/>
                <w:szCs w:val="28"/>
              </w:rPr>
            </w:rPrChange>
          </w:rPr>
          <w:t xml:space="preserve">             B6: Xuất D2</w:t>
        </w:r>
      </w:ins>
    </w:p>
    <w:p w14:paraId="5ACBAF44" w14:textId="77777777" w:rsidR="00A16568" w:rsidRPr="00B90FBE" w:rsidRDefault="00A16568" w:rsidP="00A16568">
      <w:pPr>
        <w:tabs>
          <w:tab w:val="left" w:pos="1605"/>
        </w:tabs>
        <w:rPr>
          <w:ins w:id="4539" w:author="Kai Pa" w:date="2018-05-18T08:47:00Z"/>
          <w:rFonts w:ascii="Times New Roman" w:hAnsi="Times New Roman" w:cs="Times New Roman"/>
          <w:sz w:val="32"/>
          <w:szCs w:val="28"/>
          <w:rPrChange w:id="4540" w:author="Kai Pa" w:date="2018-05-21T21:31:00Z">
            <w:rPr>
              <w:ins w:id="4541" w:author="Kai Pa" w:date="2018-05-18T08:47:00Z"/>
              <w:rFonts w:ascii="Times New Roman" w:hAnsi="Times New Roman" w:cs="Times New Roman"/>
              <w:sz w:val="28"/>
              <w:szCs w:val="28"/>
            </w:rPr>
          </w:rPrChange>
        </w:rPr>
      </w:pPr>
      <w:ins w:id="4542" w:author="Kai Pa" w:date="2018-05-18T08:47:00Z">
        <w:r w:rsidRPr="00B90FBE">
          <w:rPr>
            <w:rFonts w:ascii="Times New Roman" w:hAnsi="Times New Roman" w:cs="Times New Roman"/>
            <w:sz w:val="32"/>
            <w:szCs w:val="28"/>
            <w:rPrChange w:id="4543" w:author="Kai Pa" w:date="2018-05-21T21:31:00Z">
              <w:rPr>
                <w:rFonts w:ascii="Times New Roman" w:hAnsi="Times New Roman" w:cs="Times New Roman"/>
                <w:sz w:val="28"/>
                <w:szCs w:val="28"/>
              </w:rPr>
            </w:rPrChange>
          </w:rPr>
          <w:t xml:space="preserve">             B7: In báo cáo D5</w:t>
        </w:r>
      </w:ins>
    </w:p>
    <w:p w14:paraId="530FBAFD" w14:textId="77777777" w:rsidR="00A16568" w:rsidRPr="00B90FBE" w:rsidRDefault="00A16568" w:rsidP="00A16568">
      <w:pPr>
        <w:tabs>
          <w:tab w:val="left" w:pos="1605"/>
        </w:tabs>
        <w:rPr>
          <w:ins w:id="4544" w:author="Kai Pa" w:date="2018-05-18T08:47:00Z"/>
          <w:rFonts w:ascii="Times New Roman" w:hAnsi="Times New Roman" w:cs="Times New Roman"/>
          <w:sz w:val="32"/>
          <w:szCs w:val="28"/>
          <w:rPrChange w:id="4545" w:author="Kai Pa" w:date="2018-05-21T21:31:00Z">
            <w:rPr>
              <w:ins w:id="4546" w:author="Kai Pa" w:date="2018-05-18T08:47:00Z"/>
              <w:rFonts w:ascii="Times New Roman" w:hAnsi="Times New Roman" w:cs="Times New Roman"/>
              <w:sz w:val="28"/>
              <w:szCs w:val="28"/>
            </w:rPr>
          </w:rPrChange>
        </w:rPr>
      </w:pPr>
      <w:ins w:id="4547" w:author="Kai Pa" w:date="2018-05-18T08:47:00Z">
        <w:r w:rsidRPr="00B90FBE">
          <w:rPr>
            <w:rFonts w:ascii="Times New Roman" w:hAnsi="Times New Roman" w:cs="Times New Roman"/>
            <w:sz w:val="32"/>
            <w:szCs w:val="28"/>
            <w:rPrChange w:id="4548" w:author="Kai Pa" w:date="2018-05-21T21:31:00Z">
              <w:rPr>
                <w:rFonts w:ascii="Times New Roman" w:hAnsi="Times New Roman" w:cs="Times New Roman"/>
                <w:sz w:val="28"/>
                <w:szCs w:val="28"/>
              </w:rPr>
            </w:rPrChange>
          </w:rPr>
          <w:t xml:space="preserve">             B8: Đóng kết nối với CSDL</w:t>
        </w:r>
      </w:ins>
    </w:p>
    <w:p w14:paraId="5E27A0C6" w14:textId="7973E56E" w:rsidR="0087474A" w:rsidRPr="00B90FBE" w:rsidRDefault="00A16568">
      <w:pPr>
        <w:tabs>
          <w:tab w:val="left" w:pos="1605"/>
        </w:tabs>
        <w:rPr>
          <w:ins w:id="4549" w:author="Kai Pa" w:date="2018-05-08T21:17:00Z"/>
          <w:rFonts w:ascii="Times New Roman" w:hAnsi="Times New Roman" w:cs="Times New Roman"/>
          <w:sz w:val="32"/>
          <w:szCs w:val="28"/>
          <w:rPrChange w:id="4550" w:author="Kai Pa" w:date="2018-05-21T21:31:00Z">
            <w:rPr>
              <w:ins w:id="4551" w:author="Kai Pa" w:date="2018-05-08T21:17:00Z"/>
            </w:rPr>
          </w:rPrChange>
        </w:rPr>
        <w:pPrChange w:id="4552" w:author="Kai Pa" w:date="2018-05-18T08:47:00Z">
          <w:pPr>
            <w:pStyle w:val="ListParagraph"/>
            <w:tabs>
              <w:tab w:val="left" w:pos="1605"/>
            </w:tabs>
          </w:pPr>
        </w:pPrChange>
      </w:pPr>
      <w:ins w:id="4553" w:author="Kai Pa" w:date="2018-05-18T08:47:00Z">
        <w:r w:rsidRPr="00B90FBE">
          <w:rPr>
            <w:rFonts w:ascii="Times New Roman" w:hAnsi="Times New Roman" w:cs="Times New Roman"/>
            <w:sz w:val="32"/>
            <w:szCs w:val="28"/>
            <w:rPrChange w:id="4554" w:author="Kai Pa" w:date="2018-05-21T21:31:00Z">
              <w:rPr>
                <w:rFonts w:ascii="Times New Roman" w:hAnsi="Times New Roman" w:cs="Times New Roman"/>
                <w:sz w:val="28"/>
                <w:szCs w:val="28"/>
              </w:rPr>
            </w:rPrChange>
          </w:rPr>
          <w:t xml:space="preserve">             B9: Kết thúc.</w:t>
        </w:r>
      </w:ins>
    </w:p>
    <w:p w14:paraId="409480AF" w14:textId="1A766427" w:rsidR="007E56BA" w:rsidRPr="00B90FBE" w:rsidDel="0087474A" w:rsidRDefault="007E56BA">
      <w:pPr>
        <w:pStyle w:val="ListParagraph"/>
        <w:rPr>
          <w:del w:id="4555" w:author="Kai Pa" w:date="2018-05-08T21:17:00Z"/>
          <w:sz w:val="32"/>
          <w:rPrChange w:id="4556" w:author="Kai Pa" w:date="2018-05-21T21:31:00Z">
            <w:rPr>
              <w:del w:id="4557" w:author="Kai Pa" w:date="2018-05-08T21:17:00Z"/>
            </w:rPr>
          </w:rPrChange>
        </w:rPr>
        <w:pPrChange w:id="4558" w:author="LÊ VĂN PA" w:date="2018-03-20T11:13:00Z">
          <w:pPr>
            <w:pStyle w:val="ListParagraph"/>
            <w:numPr>
              <w:numId w:val="3"/>
            </w:numPr>
            <w:ind w:hanging="360"/>
          </w:pPr>
        </w:pPrChange>
      </w:pPr>
    </w:p>
    <w:p w14:paraId="7AF36E27" w14:textId="7E6EB60A" w:rsidR="00226AF1" w:rsidRPr="00B90FBE" w:rsidDel="0087474A" w:rsidRDefault="00226AF1" w:rsidP="00226AF1">
      <w:pPr>
        <w:pStyle w:val="ListParagraph"/>
        <w:rPr>
          <w:ins w:id="4559" w:author="LÊ VĂN PA" w:date="2018-04-09T19:46:00Z"/>
          <w:del w:id="4560" w:author="Kai Pa" w:date="2018-05-08T21:17:00Z"/>
          <w:sz w:val="32"/>
          <w:rPrChange w:id="4561" w:author="Kai Pa" w:date="2018-05-21T21:31:00Z">
            <w:rPr>
              <w:ins w:id="4562" w:author="LÊ VĂN PA" w:date="2018-04-09T19:46:00Z"/>
              <w:del w:id="4563" w:author="Kai Pa" w:date="2018-05-08T21:17:00Z"/>
            </w:rPr>
          </w:rPrChange>
        </w:rPr>
      </w:pPr>
      <w:ins w:id="4564" w:author="LÊ VĂN PA" w:date="2018-04-09T19:46:00Z">
        <w:del w:id="4565" w:author="Kai Pa" w:date="2018-05-08T21:17:00Z">
          <w:r w:rsidRPr="00B90FBE" w:rsidDel="0087474A">
            <w:rPr>
              <w:noProof/>
              <w:sz w:val="32"/>
              <w:rPrChange w:id="4566" w:author="Kai Pa" w:date="2018-05-21T21:31:00Z">
                <w:rPr>
                  <w:noProof/>
                </w:rPr>
              </w:rPrChange>
            </w:rPr>
            <w:drawing>
              <wp:inline distT="0" distB="0" distL="0" distR="0" wp14:anchorId="4ED9B97B" wp14:editId="3D9A1198">
                <wp:extent cx="4016829" cy="2925075"/>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2323" cy="2936358"/>
                        </a:xfrm>
                        <a:prstGeom prst="rect">
                          <a:avLst/>
                        </a:prstGeom>
                      </pic:spPr>
                    </pic:pic>
                  </a:graphicData>
                </a:graphic>
              </wp:inline>
            </w:drawing>
          </w:r>
        </w:del>
      </w:ins>
    </w:p>
    <w:p w14:paraId="535641AB" w14:textId="0744374F" w:rsidR="00226AF1" w:rsidRPr="00B90FBE" w:rsidDel="0087474A" w:rsidRDefault="00226AF1" w:rsidP="00226AF1">
      <w:pPr>
        <w:pStyle w:val="ListParagraph"/>
        <w:rPr>
          <w:ins w:id="4567" w:author="LÊ VĂN PA" w:date="2018-04-09T19:46:00Z"/>
          <w:del w:id="4568" w:author="Kai Pa" w:date="2018-05-08T21:17:00Z"/>
          <w:sz w:val="32"/>
          <w:rPrChange w:id="4569" w:author="Kai Pa" w:date="2018-05-21T21:31:00Z">
            <w:rPr>
              <w:ins w:id="4570" w:author="LÊ VĂN PA" w:date="2018-04-09T19:46:00Z"/>
              <w:del w:id="4571" w:author="Kai Pa" w:date="2018-05-08T21:17:00Z"/>
            </w:rPr>
          </w:rPrChange>
        </w:rPr>
      </w:pPr>
      <w:ins w:id="4572" w:author="LÊ VĂN PA" w:date="2018-04-09T19:46:00Z">
        <w:del w:id="4573" w:author="Kai Pa" w:date="2018-05-08T21:17:00Z">
          <w:r w:rsidRPr="00B90FBE" w:rsidDel="0087474A">
            <w:rPr>
              <w:sz w:val="32"/>
              <w:rPrChange w:id="4574" w:author="Kai Pa" w:date="2018-05-21T21:31:00Z">
                <w:rPr/>
              </w:rPrChange>
            </w:rPr>
            <w:delText>D1: Họ tên, CMND, nơi cấp, ngày cấp, ngày sinh, giới tính, sdt, địa chỉ, loại tk</w:delText>
          </w:r>
        </w:del>
      </w:ins>
    </w:p>
    <w:p w14:paraId="2F2220B4" w14:textId="30A12CA9" w:rsidR="00226AF1" w:rsidRPr="00B90FBE" w:rsidDel="0087474A" w:rsidRDefault="00226AF1" w:rsidP="00226AF1">
      <w:pPr>
        <w:pStyle w:val="ListParagraph"/>
        <w:rPr>
          <w:ins w:id="4575" w:author="LÊ VĂN PA" w:date="2018-04-09T19:46:00Z"/>
          <w:del w:id="4576" w:author="Kai Pa" w:date="2018-05-08T21:17:00Z"/>
          <w:sz w:val="32"/>
          <w:rPrChange w:id="4577" w:author="Kai Pa" w:date="2018-05-21T21:31:00Z">
            <w:rPr>
              <w:ins w:id="4578" w:author="LÊ VĂN PA" w:date="2018-04-09T19:46:00Z"/>
              <w:del w:id="4579" w:author="Kai Pa" w:date="2018-05-08T21:17:00Z"/>
            </w:rPr>
          </w:rPrChange>
        </w:rPr>
      </w:pPr>
      <w:ins w:id="4580" w:author="LÊ VĂN PA" w:date="2018-04-09T19:46:00Z">
        <w:del w:id="4581" w:author="Kai Pa" w:date="2018-05-08T21:17:00Z">
          <w:r w:rsidRPr="00B90FBE" w:rsidDel="0087474A">
            <w:rPr>
              <w:sz w:val="32"/>
              <w:rPrChange w:id="4582" w:author="Kai Pa" w:date="2018-05-21T21:31:00Z">
                <w:rPr/>
              </w:rPrChange>
            </w:rPr>
            <w:delText>D2: D1</w:delText>
          </w:r>
        </w:del>
      </w:ins>
    </w:p>
    <w:p w14:paraId="4B4D5C3A" w14:textId="59BD30DC" w:rsidR="00226AF1" w:rsidRPr="00B90FBE" w:rsidDel="0087474A" w:rsidRDefault="00226AF1" w:rsidP="00226AF1">
      <w:pPr>
        <w:pStyle w:val="ListParagraph"/>
        <w:rPr>
          <w:ins w:id="4583" w:author="LÊ VĂN PA" w:date="2018-04-09T19:46:00Z"/>
          <w:del w:id="4584" w:author="Kai Pa" w:date="2018-05-08T21:17:00Z"/>
          <w:sz w:val="32"/>
          <w:rPrChange w:id="4585" w:author="Kai Pa" w:date="2018-05-21T21:31:00Z">
            <w:rPr>
              <w:ins w:id="4586" w:author="LÊ VĂN PA" w:date="2018-04-09T19:46:00Z"/>
              <w:del w:id="4587" w:author="Kai Pa" w:date="2018-05-08T21:17:00Z"/>
            </w:rPr>
          </w:rPrChange>
        </w:rPr>
      </w:pPr>
      <w:ins w:id="4588" w:author="LÊ VĂN PA" w:date="2018-04-09T19:46:00Z">
        <w:del w:id="4589" w:author="Kai Pa" w:date="2018-05-08T21:17:00Z">
          <w:r w:rsidRPr="00B90FBE" w:rsidDel="0087474A">
            <w:rPr>
              <w:sz w:val="32"/>
              <w:rPrChange w:id="4590" w:author="Kai Pa" w:date="2018-05-21T21:31:00Z">
                <w:rPr/>
              </w:rPrChange>
            </w:rPr>
            <w:delText>D3: D1 + mã kh, số stk, mã nhân viên, tên nhân viên, mã quầy gd, mã phòng gd, tên phòng gd, mã loại tk</w:delText>
          </w:r>
        </w:del>
      </w:ins>
    </w:p>
    <w:p w14:paraId="71D7F7CE" w14:textId="3CF4834D" w:rsidR="00226AF1" w:rsidRPr="00B90FBE" w:rsidDel="0087474A" w:rsidRDefault="00226AF1" w:rsidP="00226AF1">
      <w:pPr>
        <w:pStyle w:val="ListParagraph"/>
        <w:rPr>
          <w:ins w:id="4591" w:author="LÊ VĂN PA" w:date="2018-04-09T19:46:00Z"/>
          <w:del w:id="4592" w:author="Kai Pa" w:date="2018-05-08T21:17:00Z"/>
          <w:sz w:val="32"/>
          <w:rPrChange w:id="4593" w:author="Kai Pa" w:date="2018-05-21T21:31:00Z">
            <w:rPr>
              <w:ins w:id="4594" w:author="LÊ VĂN PA" w:date="2018-04-09T19:46:00Z"/>
              <w:del w:id="4595" w:author="Kai Pa" w:date="2018-05-08T21:17:00Z"/>
            </w:rPr>
          </w:rPrChange>
        </w:rPr>
      </w:pPr>
      <w:ins w:id="4596" w:author="LÊ VĂN PA" w:date="2018-04-09T19:46:00Z">
        <w:del w:id="4597" w:author="Kai Pa" w:date="2018-05-08T21:17:00Z">
          <w:r w:rsidRPr="00B90FBE" w:rsidDel="0087474A">
            <w:rPr>
              <w:sz w:val="32"/>
              <w:rPrChange w:id="4598" w:author="Kai Pa" w:date="2018-05-21T21:31:00Z">
                <w:rPr/>
              </w:rPrChange>
            </w:rPr>
            <w:delText>D4: D3</w:delText>
          </w:r>
        </w:del>
      </w:ins>
    </w:p>
    <w:p w14:paraId="055FCBF5" w14:textId="2EE7952F" w:rsidR="00226AF1" w:rsidRPr="00B90FBE" w:rsidDel="0087474A" w:rsidRDefault="00226AF1" w:rsidP="00226AF1">
      <w:pPr>
        <w:pStyle w:val="ListParagraph"/>
        <w:rPr>
          <w:ins w:id="4599" w:author="LÊ VĂN PA" w:date="2018-04-09T19:46:00Z"/>
          <w:del w:id="4600" w:author="Kai Pa" w:date="2018-05-08T21:17:00Z"/>
          <w:sz w:val="32"/>
          <w:rPrChange w:id="4601" w:author="Kai Pa" w:date="2018-05-21T21:31:00Z">
            <w:rPr>
              <w:ins w:id="4602" w:author="LÊ VĂN PA" w:date="2018-04-09T19:46:00Z"/>
              <w:del w:id="4603" w:author="Kai Pa" w:date="2018-05-08T21:17:00Z"/>
            </w:rPr>
          </w:rPrChange>
        </w:rPr>
      </w:pPr>
      <w:ins w:id="4604" w:author="LÊ VĂN PA" w:date="2018-04-09T19:46:00Z">
        <w:del w:id="4605" w:author="Kai Pa" w:date="2018-05-08T21:17:00Z">
          <w:r w:rsidRPr="00B90FBE" w:rsidDel="0087474A">
            <w:rPr>
              <w:sz w:val="32"/>
              <w:rPrChange w:id="4606" w:author="Kai Pa" w:date="2018-05-21T21:31:00Z">
                <w:rPr/>
              </w:rPrChange>
            </w:rPr>
            <w:delText>D5: D3</w:delText>
          </w:r>
        </w:del>
      </w:ins>
    </w:p>
    <w:p w14:paraId="6F5C2BFE" w14:textId="5CAF3855" w:rsidR="00226AF1" w:rsidRPr="00B90FBE" w:rsidDel="0087474A" w:rsidRDefault="00226AF1" w:rsidP="00226AF1">
      <w:pPr>
        <w:pStyle w:val="ListParagraph"/>
        <w:rPr>
          <w:ins w:id="4607" w:author="LÊ VĂN PA" w:date="2018-04-09T19:47:00Z"/>
          <w:del w:id="4608" w:author="Kai Pa" w:date="2018-05-08T21:17:00Z"/>
          <w:sz w:val="32"/>
          <w:rPrChange w:id="4609" w:author="Kai Pa" w:date="2018-05-21T21:31:00Z">
            <w:rPr>
              <w:ins w:id="4610" w:author="LÊ VĂN PA" w:date="2018-04-09T19:47:00Z"/>
              <w:del w:id="4611" w:author="Kai Pa" w:date="2018-05-08T21:17:00Z"/>
            </w:rPr>
          </w:rPrChange>
        </w:rPr>
      </w:pPr>
      <w:ins w:id="4612" w:author="LÊ VĂN PA" w:date="2018-04-09T19:47:00Z">
        <w:del w:id="4613" w:author="Kai Pa" w:date="2018-05-08T21:17:00Z">
          <w:r w:rsidRPr="00B90FBE" w:rsidDel="0087474A">
            <w:rPr>
              <w:noProof/>
              <w:sz w:val="32"/>
              <w:rPrChange w:id="4614" w:author="Kai Pa" w:date="2018-05-21T21:31:00Z">
                <w:rPr>
                  <w:noProof/>
                </w:rPr>
              </w:rPrChange>
            </w:rPr>
            <w:drawing>
              <wp:inline distT="0" distB="0" distL="0" distR="0" wp14:anchorId="6C7A6506" wp14:editId="52645C8A">
                <wp:extent cx="2061349" cy="2841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538" cy="2859349"/>
                        </a:xfrm>
                        <a:prstGeom prst="rect">
                          <a:avLst/>
                        </a:prstGeom>
                      </pic:spPr>
                    </pic:pic>
                  </a:graphicData>
                </a:graphic>
              </wp:inline>
            </w:drawing>
          </w:r>
        </w:del>
      </w:ins>
    </w:p>
    <w:p w14:paraId="4D26F39D" w14:textId="043ADE02" w:rsidR="00226AF1" w:rsidRPr="00B90FBE" w:rsidDel="0087474A" w:rsidRDefault="00226AF1" w:rsidP="00226AF1">
      <w:pPr>
        <w:pStyle w:val="ListParagraph"/>
        <w:rPr>
          <w:ins w:id="4615" w:author="LÊ VĂN PA" w:date="2018-04-09T19:47:00Z"/>
          <w:del w:id="4616" w:author="Kai Pa" w:date="2018-05-08T21:17:00Z"/>
          <w:sz w:val="32"/>
          <w:rPrChange w:id="4617" w:author="Kai Pa" w:date="2018-05-21T21:31:00Z">
            <w:rPr>
              <w:ins w:id="4618" w:author="LÊ VĂN PA" w:date="2018-04-09T19:47:00Z"/>
              <w:del w:id="4619" w:author="Kai Pa" w:date="2018-05-08T21:17:00Z"/>
            </w:rPr>
          </w:rPrChange>
        </w:rPr>
      </w:pPr>
      <w:ins w:id="4620" w:author="LÊ VĂN PA" w:date="2018-04-09T19:47:00Z">
        <w:del w:id="4621" w:author="Kai Pa" w:date="2018-05-08T21:17:00Z">
          <w:r w:rsidRPr="00B90FBE" w:rsidDel="0087474A">
            <w:rPr>
              <w:sz w:val="32"/>
              <w:rPrChange w:id="4622" w:author="Kai Pa" w:date="2018-05-21T21:31:00Z">
                <w:rPr/>
              </w:rPrChange>
            </w:rPr>
            <w:delText xml:space="preserve">D1: số stk, cmnd, </w:delText>
          </w:r>
        </w:del>
      </w:ins>
    </w:p>
    <w:p w14:paraId="6A5CAACB" w14:textId="495E8E5F" w:rsidR="00226AF1" w:rsidRPr="00B90FBE" w:rsidDel="0087474A" w:rsidRDefault="00226AF1" w:rsidP="00226AF1">
      <w:pPr>
        <w:pStyle w:val="ListParagraph"/>
        <w:rPr>
          <w:ins w:id="4623" w:author="LÊ VĂN PA" w:date="2018-04-09T19:47:00Z"/>
          <w:del w:id="4624" w:author="Kai Pa" w:date="2018-05-08T21:17:00Z"/>
          <w:sz w:val="32"/>
          <w:rPrChange w:id="4625" w:author="Kai Pa" w:date="2018-05-21T21:31:00Z">
            <w:rPr>
              <w:ins w:id="4626" w:author="LÊ VĂN PA" w:date="2018-04-09T19:47:00Z"/>
              <w:del w:id="4627" w:author="Kai Pa" w:date="2018-05-08T21:17:00Z"/>
            </w:rPr>
          </w:rPrChange>
        </w:rPr>
      </w:pPr>
      <w:ins w:id="4628" w:author="LÊ VĂN PA" w:date="2018-04-09T19:47:00Z">
        <w:del w:id="4629" w:author="Kai Pa" w:date="2018-05-08T21:17:00Z">
          <w:r w:rsidRPr="00B90FBE" w:rsidDel="0087474A">
            <w:rPr>
              <w:sz w:val="32"/>
              <w:rPrChange w:id="4630" w:author="Kai Pa" w:date="2018-05-21T21:31:00Z">
                <w:rPr/>
              </w:rPrChange>
            </w:rPr>
            <w:delText>D2: D1</w:delText>
          </w:r>
        </w:del>
      </w:ins>
    </w:p>
    <w:p w14:paraId="00112902" w14:textId="306F034C" w:rsidR="00226AF1" w:rsidRPr="00B90FBE" w:rsidDel="0087474A" w:rsidRDefault="00226AF1" w:rsidP="00226AF1">
      <w:pPr>
        <w:pStyle w:val="ListParagraph"/>
        <w:rPr>
          <w:ins w:id="4631" w:author="LÊ VĂN PA" w:date="2018-04-09T19:47:00Z"/>
          <w:del w:id="4632" w:author="Kai Pa" w:date="2018-05-08T21:17:00Z"/>
          <w:sz w:val="32"/>
          <w:rPrChange w:id="4633" w:author="Kai Pa" w:date="2018-05-21T21:31:00Z">
            <w:rPr>
              <w:ins w:id="4634" w:author="LÊ VĂN PA" w:date="2018-04-09T19:47:00Z"/>
              <w:del w:id="4635" w:author="Kai Pa" w:date="2018-05-08T21:17:00Z"/>
            </w:rPr>
          </w:rPrChange>
        </w:rPr>
      </w:pPr>
      <w:ins w:id="4636" w:author="LÊ VĂN PA" w:date="2018-04-09T19:47:00Z">
        <w:del w:id="4637" w:author="Kai Pa" w:date="2018-05-08T21:17:00Z">
          <w:r w:rsidRPr="00B90FBE" w:rsidDel="0087474A">
            <w:rPr>
              <w:sz w:val="32"/>
              <w:rPrChange w:id="4638" w:author="Kai Pa" w:date="2018-05-21T21:31:00Z">
                <w:rPr/>
              </w:rPrChange>
            </w:rPr>
            <w:delText>D3: tính toán lãi suất và trả về:  số stk, loại stk, số dư, cmnd, họ tên kh, số tiền rút, họ tên nhân viên, số quầy gd, tên phòng gd</w:delText>
          </w:r>
        </w:del>
      </w:ins>
    </w:p>
    <w:p w14:paraId="1296EECC" w14:textId="4620E887" w:rsidR="00226AF1" w:rsidRPr="00B90FBE" w:rsidDel="0087474A" w:rsidRDefault="00226AF1" w:rsidP="00226AF1">
      <w:pPr>
        <w:pStyle w:val="ListParagraph"/>
        <w:rPr>
          <w:ins w:id="4639" w:author="LÊ VĂN PA" w:date="2018-04-09T19:47:00Z"/>
          <w:del w:id="4640" w:author="Kai Pa" w:date="2018-05-08T21:17:00Z"/>
          <w:sz w:val="32"/>
          <w:rPrChange w:id="4641" w:author="Kai Pa" w:date="2018-05-21T21:31:00Z">
            <w:rPr>
              <w:ins w:id="4642" w:author="LÊ VĂN PA" w:date="2018-04-09T19:47:00Z"/>
              <w:del w:id="4643" w:author="Kai Pa" w:date="2018-05-08T21:17:00Z"/>
            </w:rPr>
          </w:rPrChange>
        </w:rPr>
      </w:pPr>
      <w:ins w:id="4644" w:author="LÊ VĂN PA" w:date="2018-04-09T19:47:00Z">
        <w:del w:id="4645" w:author="Kai Pa" w:date="2018-05-08T21:17:00Z">
          <w:r w:rsidRPr="00B90FBE" w:rsidDel="0087474A">
            <w:rPr>
              <w:sz w:val="32"/>
              <w:rPrChange w:id="4646" w:author="Kai Pa" w:date="2018-05-21T21:31:00Z">
                <w:rPr/>
              </w:rPrChange>
            </w:rPr>
            <w:delText>D4: D3</w:delText>
          </w:r>
        </w:del>
      </w:ins>
    </w:p>
    <w:p w14:paraId="0ED90491" w14:textId="4FD957D6" w:rsidR="00226AF1" w:rsidRPr="00B90FBE" w:rsidDel="0087474A" w:rsidRDefault="00226AF1" w:rsidP="00226AF1">
      <w:pPr>
        <w:pStyle w:val="ListParagraph"/>
        <w:rPr>
          <w:ins w:id="4647" w:author="LÊ VĂN PA" w:date="2018-04-09T19:47:00Z"/>
          <w:del w:id="4648" w:author="Kai Pa" w:date="2018-05-08T21:17:00Z"/>
          <w:sz w:val="32"/>
          <w:rPrChange w:id="4649" w:author="Kai Pa" w:date="2018-05-21T21:31:00Z">
            <w:rPr>
              <w:ins w:id="4650" w:author="LÊ VĂN PA" w:date="2018-04-09T19:47:00Z"/>
              <w:del w:id="4651" w:author="Kai Pa" w:date="2018-05-08T21:17:00Z"/>
            </w:rPr>
          </w:rPrChange>
        </w:rPr>
      </w:pPr>
      <w:ins w:id="4652" w:author="LÊ VĂN PA" w:date="2018-04-09T19:47:00Z">
        <w:del w:id="4653" w:author="Kai Pa" w:date="2018-05-08T21:17:00Z">
          <w:r w:rsidRPr="00B90FBE" w:rsidDel="0087474A">
            <w:rPr>
              <w:noProof/>
              <w:sz w:val="32"/>
              <w:rPrChange w:id="4654" w:author="Kai Pa" w:date="2018-05-21T21:31:00Z">
                <w:rPr>
                  <w:noProof/>
                </w:rPr>
              </w:rPrChange>
            </w:rPr>
            <w:drawing>
              <wp:inline distT="0" distB="0" distL="0" distR="0" wp14:anchorId="771D2CCA" wp14:editId="6F820723">
                <wp:extent cx="1926771" cy="3190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297" cy="3214886"/>
                        </a:xfrm>
                        <a:prstGeom prst="rect">
                          <a:avLst/>
                        </a:prstGeom>
                      </pic:spPr>
                    </pic:pic>
                  </a:graphicData>
                </a:graphic>
              </wp:inline>
            </w:drawing>
          </w:r>
        </w:del>
      </w:ins>
    </w:p>
    <w:p w14:paraId="6A6BA6B9" w14:textId="1C4283BD" w:rsidR="00226AF1" w:rsidRPr="00B90FBE" w:rsidDel="0087474A" w:rsidRDefault="00226AF1" w:rsidP="00226AF1">
      <w:pPr>
        <w:pStyle w:val="ListParagraph"/>
        <w:rPr>
          <w:ins w:id="4655" w:author="LÊ VĂN PA" w:date="2018-04-09T19:47:00Z"/>
          <w:del w:id="4656" w:author="Kai Pa" w:date="2018-05-08T21:17:00Z"/>
          <w:sz w:val="32"/>
          <w:rPrChange w:id="4657" w:author="Kai Pa" w:date="2018-05-21T21:31:00Z">
            <w:rPr>
              <w:ins w:id="4658" w:author="LÊ VĂN PA" w:date="2018-04-09T19:47:00Z"/>
              <w:del w:id="4659" w:author="Kai Pa" w:date="2018-05-08T21:17:00Z"/>
            </w:rPr>
          </w:rPrChange>
        </w:rPr>
      </w:pPr>
      <w:ins w:id="4660" w:author="LÊ VĂN PA" w:date="2018-04-09T19:47:00Z">
        <w:del w:id="4661" w:author="Kai Pa" w:date="2018-05-08T21:17:00Z">
          <w:r w:rsidRPr="00B90FBE" w:rsidDel="0087474A">
            <w:rPr>
              <w:sz w:val="32"/>
              <w:rPrChange w:id="4662" w:author="Kai Pa" w:date="2018-05-21T21:31:00Z">
                <w:rPr/>
              </w:rPrChange>
            </w:rPr>
            <w:delText>D1: số stk, cmnd,</w:delText>
          </w:r>
        </w:del>
      </w:ins>
    </w:p>
    <w:p w14:paraId="3EE7FCEB" w14:textId="1AA7388A" w:rsidR="00226AF1" w:rsidRPr="00B90FBE" w:rsidDel="0087474A" w:rsidRDefault="00226AF1" w:rsidP="00226AF1">
      <w:pPr>
        <w:pStyle w:val="ListParagraph"/>
        <w:rPr>
          <w:ins w:id="4663" w:author="LÊ VĂN PA" w:date="2018-04-09T19:47:00Z"/>
          <w:del w:id="4664" w:author="Kai Pa" w:date="2018-05-08T21:17:00Z"/>
          <w:sz w:val="32"/>
          <w:rPrChange w:id="4665" w:author="Kai Pa" w:date="2018-05-21T21:31:00Z">
            <w:rPr>
              <w:ins w:id="4666" w:author="LÊ VĂN PA" w:date="2018-04-09T19:47:00Z"/>
              <w:del w:id="4667" w:author="Kai Pa" w:date="2018-05-08T21:17:00Z"/>
            </w:rPr>
          </w:rPrChange>
        </w:rPr>
      </w:pPr>
      <w:ins w:id="4668" w:author="LÊ VĂN PA" w:date="2018-04-09T19:47:00Z">
        <w:del w:id="4669" w:author="Kai Pa" w:date="2018-05-08T21:17:00Z">
          <w:r w:rsidRPr="00B90FBE" w:rsidDel="0087474A">
            <w:rPr>
              <w:sz w:val="32"/>
              <w:rPrChange w:id="4670" w:author="Kai Pa" w:date="2018-05-21T21:31:00Z">
                <w:rPr/>
              </w:rPrChange>
            </w:rPr>
            <w:delText>D2: D1</w:delText>
          </w:r>
        </w:del>
      </w:ins>
    </w:p>
    <w:p w14:paraId="64DEAAEC" w14:textId="2F9B282B" w:rsidR="00226AF1" w:rsidRPr="00B90FBE" w:rsidDel="0087474A" w:rsidRDefault="00226AF1" w:rsidP="00226AF1">
      <w:pPr>
        <w:pStyle w:val="ListParagraph"/>
        <w:rPr>
          <w:ins w:id="4671" w:author="LÊ VĂN PA" w:date="2018-04-09T19:47:00Z"/>
          <w:del w:id="4672" w:author="Kai Pa" w:date="2018-05-08T21:17:00Z"/>
          <w:sz w:val="32"/>
          <w:rPrChange w:id="4673" w:author="Kai Pa" w:date="2018-05-21T21:31:00Z">
            <w:rPr>
              <w:ins w:id="4674" w:author="LÊ VĂN PA" w:date="2018-04-09T19:47:00Z"/>
              <w:del w:id="4675" w:author="Kai Pa" w:date="2018-05-08T21:17:00Z"/>
            </w:rPr>
          </w:rPrChange>
        </w:rPr>
      </w:pPr>
      <w:ins w:id="4676" w:author="LÊ VĂN PA" w:date="2018-04-09T19:47:00Z">
        <w:del w:id="4677" w:author="Kai Pa" w:date="2018-05-08T21:17:00Z">
          <w:r w:rsidRPr="00B90FBE" w:rsidDel="0087474A">
            <w:rPr>
              <w:sz w:val="32"/>
              <w:rPrChange w:id="4678" w:author="Kai Pa" w:date="2018-05-21T21:31:00Z">
                <w:rPr/>
              </w:rPrChange>
            </w:rPr>
            <w:delText>D3: tính toán lãi suất, cập nhật ngày đáo hạn và trả về:  số stk, loại stk, số dư, ngày đáo hạn, cmnd, họ tên kh, số tiền rút, họ tên nhân viên, số quầy gd, tên phòng gd</w:delText>
          </w:r>
        </w:del>
      </w:ins>
    </w:p>
    <w:p w14:paraId="3CEFBC32" w14:textId="128933F5" w:rsidR="00226AF1" w:rsidRPr="00B90FBE" w:rsidDel="0087474A" w:rsidRDefault="00226AF1" w:rsidP="00226AF1">
      <w:pPr>
        <w:pStyle w:val="ListParagraph"/>
        <w:rPr>
          <w:ins w:id="4679" w:author="LÊ VĂN PA" w:date="2018-04-09T19:47:00Z"/>
          <w:del w:id="4680" w:author="Kai Pa" w:date="2018-05-08T21:17:00Z"/>
          <w:sz w:val="32"/>
          <w:rPrChange w:id="4681" w:author="Kai Pa" w:date="2018-05-21T21:31:00Z">
            <w:rPr>
              <w:ins w:id="4682" w:author="LÊ VĂN PA" w:date="2018-04-09T19:47:00Z"/>
              <w:del w:id="4683" w:author="Kai Pa" w:date="2018-05-08T21:17:00Z"/>
            </w:rPr>
          </w:rPrChange>
        </w:rPr>
      </w:pPr>
      <w:ins w:id="4684" w:author="LÊ VĂN PA" w:date="2018-04-09T19:47:00Z">
        <w:del w:id="4685" w:author="Kai Pa" w:date="2018-05-08T21:17:00Z">
          <w:r w:rsidRPr="00B90FBE" w:rsidDel="0087474A">
            <w:rPr>
              <w:sz w:val="32"/>
              <w:rPrChange w:id="4686" w:author="Kai Pa" w:date="2018-05-21T21:31:00Z">
                <w:rPr/>
              </w:rPrChange>
            </w:rPr>
            <w:delText>D4: D3</w:delText>
          </w:r>
        </w:del>
      </w:ins>
    </w:p>
    <w:p w14:paraId="2D795F32" w14:textId="4C717C64" w:rsidR="00226AF1" w:rsidRPr="00B90FBE" w:rsidDel="0087474A" w:rsidRDefault="00226AF1">
      <w:pPr>
        <w:pStyle w:val="ListParagraph"/>
        <w:rPr>
          <w:ins w:id="4687" w:author="LÊ VĂN PA" w:date="2018-04-09T19:47:00Z"/>
          <w:del w:id="4688" w:author="Kai Pa" w:date="2018-05-08T21:17:00Z"/>
          <w:sz w:val="32"/>
          <w:rPrChange w:id="4689" w:author="Kai Pa" w:date="2018-05-21T21:31:00Z">
            <w:rPr>
              <w:ins w:id="4690" w:author="LÊ VĂN PA" w:date="2018-04-09T19:47:00Z"/>
              <w:del w:id="4691" w:author="Kai Pa" w:date="2018-05-08T21:17:00Z"/>
            </w:rPr>
          </w:rPrChange>
        </w:rPr>
      </w:pPr>
      <w:ins w:id="4692" w:author="LÊ VĂN PA" w:date="2018-04-09T19:49:00Z">
        <w:del w:id="4693" w:author="Kai Pa" w:date="2018-05-08T21:17:00Z">
          <w:r w:rsidRPr="00B90FBE" w:rsidDel="0087474A">
            <w:rPr>
              <w:noProof/>
              <w:sz w:val="32"/>
              <w:rPrChange w:id="4694" w:author="Kai Pa" w:date="2018-05-21T21:31:00Z">
                <w:rPr>
                  <w:noProof/>
                </w:rPr>
              </w:rPrChange>
            </w:rPr>
            <w:drawing>
              <wp:anchor distT="0" distB="0" distL="114300" distR="114300" simplePos="0" relativeHeight="251658240" behindDoc="0" locked="0" layoutInCell="1" allowOverlap="1" wp14:anchorId="783E8F57" wp14:editId="3B6FE047">
                <wp:simplePos x="0" y="0"/>
                <wp:positionH relativeFrom="column">
                  <wp:posOffset>3617776</wp:posOffset>
                </wp:positionH>
                <wp:positionV relativeFrom="paragraph">
                  <wp:posOffset>195580</wp:posOffset>
                </wp:positionV>
                <wp:extent cx="1893455" cy="289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3455" cy="2895600"/>
                        </a:xfrm>
                        <a:prstGeom prst="rect">
                          <a:avLst/>
                        </a:prstGeom>
                      </pic:spPr>
                    </pic:pic>
                  </a:graphicData>
                </a:graphic>
                <wp14:sizeRelH relativeFrom="margin">
                  <wp14:pctWidth>0</wp14:pctWidth>
                </wp14:sizeRelH>
                <wp14:sizeRelV relativeFrom="margin">
                  <wp14:pctHeight>0</wp14:pctHeight>
                </wp14:sizeRelV>
              </wp:anchor>
            </w:drawing>
          </w:r>
        </w:del>
      </w:ins>
      <w:ins w:id="4695" w:author="LÊ VĂN PA" w:date="2018-04-09T19:47:00Z">
        <w:del w:id="4696" w:author="Kai Pa" w:date="2018-05-08T21:17:00Z">
          <w:r w:rsidRPr="00B90FBE" w:rsidDel="0087474A">
            <w:rPr>
              <w:noProof/>
              <w:sz w:val="32"/>
              <w:rPrChange w:id="4697" w:author="Kai Pa" w:date="2018-05-21T21:31:00Z">
                <w:rPr>
                  <w:noProof/>
                </w:rPr>
              </w:rPrChange>
            </w:rPr>
            <w:drawing>
              <wp:inline distT="0" distB="0" distL="0" distR="0" wp14:anchorId="52F42405" wp14:editId="693D38B4">
                <wp:extent cx="1877431" cy="30915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230" cy="3119206"/>
                        </a:xfrm>
                        <a:prstGeom prst="rect">
                          <a:avLst/>
                        </a:prstGeom>
                      </pic:spPr>
                    </pic:pic>
                  </a:graphicData>
                </a:graphic>
              </wp:inline>
            </w:drawing>
          </w:r>
        </w:del>
      </w:ins>
    </w:p>
    <w:p w14:paraId="07D2E69D" w14:textId="709B733D" w:rsidR="00226AF1" w:rsidRPr="00B90FBE" w:rsidDel="0087474A" w:rsidRDefault="00226AF1">
      <w:pPr>
        <w:pStyle w:val="ListParagraph"/>
        <w:numPr>
          <w:ilvl w:val="0"/>
          <w:numId w:val="17"/>
        </w:numPr>
        <w:rPr>
          <w:ins w:id="4698" w:author="LÊ VĂN PA" w:date="2018-04-09T19:48:00Z"/>
          <w:del w:id="4699" w:author="Kai Pa" w:date="2018-05-08T21:17:00Z"/>
          <w:sz w:val="32"/>
          <w:rPrChange w:id="4700" w:author="Kai Pa" w:date="2018-05-21T21:31:00Z">
            <w:rPr>
              <w:ins w:id="4701" w:author="LÊ VĂN PA" w:date="2018-04-09T19:48:00Z"/>
              <w:del w:id="4702" w:author="Kai Pa" w:date="2018-05-08T21:17:00Z"/>
            </w:rPr>
          </w:rPrChange>
        </w:rPr>
        <w:pPrChange w:id="4703" w:author="LÊ VĂN PA" w:date="2018-04-09T19:48:00Z">
          <w:pPr>
            <w:pStyle w:val="ListParagraph"/>
          </w:pPr>
        </w:pPrChange>
      </w:pPr>
      <w:ins w:id="4704" w:author="LÊ VĂN PA" w:date="2018-04-09T19:48:00Z">
        <w:del w:id="4705" w:author="Kai Pa" w:date="2018-05-08T21:17:00Z">
          <w:r w:rsidRPr="00B90FBE" w:rsidDel="0087474A">
            <w:rPr>
              <w:sz w:val="32"/>
              <w:rPrChange w:id="4706" w:author="Kai Pa" w:date="2018-05-21T21:31:00Z">
                <w:rPr/>
              </w:rPrChange>
            </w:rPr>
            <w:delText>Thực hiện rút hoàn toàn:</w:delText>
          </w:r>
        </w:del>
      </w:ins>
    </w:p>
    <w:p w14:paraId="40E5BF12" w14:textId="3CCA612D" w:rsidR="00226AF1" w:rsidRPr="00B90FBE" w:rsidDel="0087474A" w:rsidRDefault="00226AF1" w:rsidP="00226AF1">
      <w:pPr>
        <w:pStyle w:val="ListParagraph"/>
        <w:rPr>
          <w:ins w:id="4707" w:author="LÊ VĂN PA" w:date="2018-04-09T19:48:00Z"/>
          <w:del w:id="4708" w:author="Kai Pa" w:date="2018-05-08T21:17:00Z"/>
          <w:sz w:val="32"/>
          <w:rPrChange w:id="4709" w:author="Kai Pa" w:date="2018-05-21T21:31:00Z">
            <w:rPr>
              <w:ins w:id="4710" w:author="LÊ VĂN PA" w:date="2018-04-09T19:48:00Z"/>
              <w:del w:id="4711" w:author="Kai Pa" w:date="2018-05-08T21:17:00Z"/>
            </w:rPr>
          </w:rPrChange>
        </w:rPr>
      </w:pPr>
      <w:ins w:id="4712" w:author="LÊ VĂN PA" w:date="2018-04-09T19:48:00Z">
        <w:del w:id="4713" w:author="Kai Pa" w:date="2018-05-08T21:17:00Z">
          <w:r w:rsidRPr="00B90FBE" w:rsidDel="0087474A">
            <w:rPr>
              <w:sz w:val="32"/>
              <w:rPrChange w:id="4714" w:author="Kai Pa" w:date="2018-05-21T21:31:00Z">
                <w:rPr/>
              </w:rPrChange>
            </w:rPr>
            <w:delText>D1: số stk, cmnd</w:delText>
          </w:r>
        </w:del>
      </w:ins>
    </w:p>
    <w:p w14:paraId="48DFEB8E" w14:textId="5B8AB806" w:rsidR="00226AF1" w:rsidRPr="00B90FBE" w:rsidDel="0087474A" w:rsidRDefault="00226AF1" w:rsidP="00226AF1">
      <w:pPr>
        <w:pStyle w:val="ListParagraph"/>
        <w:rPr>
          <w:ins w:id="4715" w:author="LÊ VĂN PA" w:date="2018-04-09T19:48:00Z"/>
          <w:del w:id="4716" w:author="Kai Pa" w:date="2018-05-08T21:17:00Z"/>
          <w:sz w:val="32"/>
          <w:rPrChange w:id="4717" w:author="Kai Pa" w:date="2018-05-21T21:31:00Z">
            <w:rPr>
              <w:ins w:id="4718" w:author="LÊ VĂN PA" w:date="2018-04-09T19:48:00Z"/>
              <w:del w:id="4719" w:author="Kai Pa" w:date="2018-05-08T21:17:00Z"/>
            </w:rPr>
          </w:rPrChange>
        </w:rPr>
      </w:pPr>
      <w:ins w:id="4720" w:author="LÊ VĂN PA" w:date="2018-04-09T19:48:00Z">
        <w:del w:id="4721" w:author="Kai Pa" w:date="2018-05-08T21:17:00Z">
          <w:r w:rsidRPr="00B90FBE" w:rsidDel="0087474A">
            <w:rPr>
              <w:sz w:val="32"/>
              <w:rPrChange w:id="4722" w:author="Kai Pa" w:date="2018-05-21T21:31:00Z">
                <w:rPr/>
              </w:rPrChange>
            </w:rPr>
            <w:delText>D2: D1</w:delText>
          </w:r>
        </w:del>
      </w:ins>
    </w:p>
    <w:p w14:paraId="515C9481" w14:textId="71C2FA73" w:rsidR="00226AF1" w:rsidRPr="00B90FBE" w:rsidDel="0087474A" w:rsidRDefault="00226AF1" w:rsidP="00226AF1">
      <w:pPr>
        <w:pStyle w:val="ListParagraph"/>
        <w:rPr>
          <w:ins w:id="4723" w:author="LÊ VĂN PA" w:date="2018-04-09T19:48:00Z"/>
          <w:del w:id="4724" w:author="Kai Pa" w:date="2018-05-08T21:17:00Z"/>
          <w:sz w:val="32"/>
          <w:rPrChange w:id="4725" w:author="Kai Pa" w:date="2018-05-21T21:31:00Z">
            <w:rPr>
              <w:ins w:id="4726" w:author="LÊ VĂN PA" w:date="2018-04-09T19:48:00Z"/>
              <w:del w:id="4727" w:author="Kai Pa" w:date="2018-05-08T21:17:00Z"/>
            </w:rPr>
          </w:rPrChange>
        </w:rPr>
      </w:pPr>
      <w:ins w:id="4728" w:author="LÊ VĂN PA" w:date="2018-04-09T19:48:00Z">
        <w:del w:id="4729" w:author="Kai Pa" w:date="2018-05-08T21:17:00Z">
          <w:r w:rsidRPr="00B90FBE" w:rsidDel="0087474A">
            <w:rPr>
              <w:sz w:val="32"/>
              <w:rPrChange w:id="4730" w:author="Kai Pa" w:date="2018-05-21T21:31:00Z">
                <w:rPr/>
              </w:rPrChange>
            </w:rPr>
            <w:delText>D3: tính toán lãi suất và trả về:  số stk, loại stk, số dư, cmnd, họ tên kh, số tiền rút, họ tên nhân viên, số quầy gd, tên phòng gd</w:delText>
          </w:r>
        </w:del>
      </w:ins>
    </w:p>
    <w:p w14:paraId="6DDBDEBE" w14:textId="3911908A" w:rsidR="00226AF1" w:rsidRPr="00B90FBE" w:rsidDel="0087474A" w:rsidRDefault="00226AF1" w:rsidP="00226AF1">
      <w:pPr>
        <w:pStyle w:val="ListParagraph"/>
        <w:rPr>
          <w:ins w:id="4731" w:author="LÊ VĂN PA" w:date="2018-04-09T19:48:00Z"/>
          <w:del w:id="4732" w:author="Kai Pa" w:date="2018-05-08T21:17:00Z"/>
          <w:sz w:val="32"/>
          <w:rPrChange w:id="4733" w:author="Kai Pa" w:date="2018-05-21T21:31:00Z">
            <w:rPr>
              <w:ins w:id="4734" w:author="LÊ VĂN PA" w:date="2018-04-09T19:48:00Z"/>
              <w:del w:id="4735" w:author="Kai Pa" w:date="2018-05-08T21:17:00Z"/>
            </w:rPr>
          </w:rPrChange>
        </w:rPr>
      </w:pPr>
      <w:ins w:id="4736" w:author="LÊ VĂN PA" w:date="2018-04-09T19:48:00Z">
        <w:del w:id="4737" w:author="Kai Pa" w:date="2018-05-08T21:17:00Z">
          <w:r w:rsidRPr="00B90FBE" w:rsidDel="0087474A">
            <w:rPr>
              <w:sz w:val="32"/>
              <w:rPrChange w:id="4738" w:author="Kai Pa" w:date="2018-05-21T21:31:00Z">
                <w:rPr/>
              </w:rPrChange>
            </w:rPr>
            <w:delText>D4: D3</w:delText>
          </w:r>
        </w:del>
      </w:ins>
    </w:p>
    <w:p w14:paraId="62CBC3F3" w14:textId="46080741" w:rsidR="00226AF1" w:rsidRPr="00B90FBE" w:rsidDel="0087474A" w:rsidRDefault="00226AF1" w:rsidP="00226AF1">
      <w:pPr>
        <w:pStyle w:val="ListParagraph"/>
        <w:numPr>
          <w:ilvl w:val="0"/>
          <w:numId w:val="17"/>
        </w:numPr>
        <w:rPr>
          <w:ins w:id="4739" w:author="LÊ VĂN PA" w:date="2018-04-09T19:49:00Z"/>
          <w:del w:id="4740" w:author="Kai Pa" w:date="2018-05-08T21:17:00Z"/>
          <w:sz w:val="32"/>
          <w:rPrChange w:id="4741" w:author="Kai Pa" w:date="2018-05-21T21:31:00Z">
            <w:rPr>
              <w:ins w:id="4742" w:author="LÊ VĂN PA" w:date="2018-04-09T19:49:00Z"/>
              <w:del w:id="4743" w:author="Kai Pa" w:date="2018-05-08T21:17:00Z"/>
            </w:rPr>
          </w:rPrChange>
        </w:rPr>
      </w:pPr>
      <w:ins w:id="4744" w:author="LÊ VĂN PA" w:date="2018-04-09T19:49:00Z">
        <w:del w:id="4745" w:author="Kai Pa" w:date="2018-05-08T21:17:00Z">
          <w:r w:rsidRPr="00B90FBE" w:rsidDel="0087474A">
            <w:rPr>
              <w:sz w:val="32"/>
              <w:rPrChange w:id="4746" w:author="Kai Pa" w:date="2018-05-21T21:31:00Z">
                <w:rPr/>
              </w:rPrChange>
            </w:rPr>
            <w:delText>Sau đó thực hiện gửi tiền tiết kiệm</w:delText>
          </w:r>
        </w:del>
      </w:ins>
    </w:p>
    <w:p w14:paraId="3E292648" w14:textId="73B84F32" w:rsidR="00226AF1" w:rsidRPr="00B90FBE" w:rsidDel="0087474A" w:rsidRDefault="00226AF1">
      <w:pPr>
        <w:ind w:left="720"/>
        <w:rPr>
          <w:ins w:id="4747" w:author="LÊ VĂN PA" w:date="2018-04-09T19:49:00Z"/>
          <w:del w:id="4748" w:author="Kai Pa" w:date="2018-05-08T21:17:00Z"/>
          <w:sz w:val="32"/>
          <w:rPrChange w:id="4749" w:author="Kai Pa" w:date="2018-05-21T21:31:00Z">
            <w:rPr>
              <w:ins w:id="4750" w:author="LÊ VĂN PA" w:date="2018-04-09T19:49:00Z"/>
              <w:del w:id="4751" w:author="Kai Pa" w:date="2018-05-08T21:17:00Z"/>
            </w:rPr>
          </w:rPrChange>
        </w:rPr>
        <w:pPrChange w:id="4752" w:author="LÊ VĂN PA" w:date="2018-04-09T19:49:00Z">
          <w:pPr>
            <w:pStyle w:val="ListParagraph"/>
            <w:numPr>
              <w:numId w:val="17"/>
            </w:numPr>
            <w:ind w:left="1080" w:hanging="360"/>
          </w:pPr>
        </w:pPrChange>
      </w:pPr>
      <w:ins w:id="4753" w:author="LÊ VĂN PA" w:date="2018-04-09T19:49:00Z">
        <w:del w:id="4754" w:author="Kai Pa" w:date="2018-05-08T21:17:00Z">
          <w:r w:rsidRPr="00B90FBE" w:rsidDel="0087474A">
            <w:rPr>
              <w:sz w:val="32"/>
              <w:rPrChange w:id="4755" w:author="Kai Pa" w:date="2018-05-21T21:31:00Z">
                <w:rPr/>
              </w:rPrChange>
            </w:rPr>
            <w:delText>C1: D4 : số stk, loại stk, số dư, cmnd, họ tên kh, số tiền rút, họ tên nhân viên, số quầy gd, tên phòng gd</w:delText>
          </w:r>
        </w:del>
      </w:ins>
    </w:p>
    <w:p w14:paraId="4BAE6C4D" w14:textId="5C77873D" w:rsidR="00226AF1" w:rsidRPr="00B90FBE" w:rsidDel="0087474A" w:rsidRDefault="00226AF1">
      <w:pPr>
        <w:ind w:left="720"/>
        <w:rPr>
          <w:ins w:id="4756" w:author="LÊ VĂN PA" w:date="2018-04-09T19:49:00Z"/>
          <w:del w:id="4757" w:author="Kai Pa" w:date="2018-05-08T21:17:00Z"/>
          <w:sz w:val="32"/>
          <w:rPrChange w:id="4758" w:author="Kai Pa" w:date="2018-05-21T21:31:00Z">
            <w:rPr>
              <w:ins w:id="4759" w:author="LÊ VĂN PA" w:date="2018-04-09T19:49:00Z"/>
              <w:del w:id="4760" w:author="Kai Pa" w:date="2018-05-08T21:17:00Z"/>
            </w:rPr>
          </w:rPrChange>
        </w:rPr>
        <w:pPrChange w:id="4761" w:author="LÊ VĂN PA" w:date="2018-04-09T19:49:00Z">
          <w:pPr>
            <w:pStyle w:val="ListParagraph"/>
            <w:numPr>
              <w:numId w:val="17"/>
            </w:numPr>
            <w:ind w:left="1080" w:hanging="360"/>
          </w:pPr>
        </w:pPrChange>
      </w:pPr>
      <w:ins w:id="4762" w:author="LÊ VĂN PA" w:date="2018-04-09T19:49:00Z">
        <w:del w:id="4763" w:author="Kai Pa" w:date="2018-05-08T21:17:00Z">
          <w:r w:rsidRPr="00B90FBE" w:rsidDel="0087474A">
            <w:rPr>
              <w:sz w:val="32"/>
              <w:rPrChange w:id="4764" w:author="Kai Pa" w:date="2018-05-21T21:31:00Z">
                <w:rPr/>
              </w:rPrChange>
            </w:rPr>
            <w:delText>C2: C1</w:delText>
          </w:r>
        </w:del>
      </w:ins>
    </w:p>
    <w:p w14:paraId="7D7D9F22" w14:textId="0BC909D8" w:rsidR="00226AF1" w:rsidRPr="00B90FBE" w:rsidDel="0087474A" w:rsidRDefault="00226AF1">
      <w:pPr>
        <w:ind w:left="720"/>
        <w:rPr>
          <w:ins w:id="4765" w:author="LÊ VĂN PA" w:date="2018-04-09T19:49:00Z"/>
          <w:del w:id="4766" w:author="Kai Pa" w:date="2018-05-08T21:17:00Z"/>
          <w:sz w:val="32"/>
          <w:rPrChange w:id="4767" w:author="Kai Pa" w:date="2018-05-21T21:31:00Z">
            <w:rPr>
              <w:ins w:id="4768" w:author="LÊ VĂN PA" w:date="2018-04-09T19:49:00Z"/>
              <w:del w:id="4769" w:author="Kai Pa" w:date="2018-05-08T21:17:00Z"/>
            </w:rPr>
          </w:rPrChange>
        </w:rPr>
        <w:pPrChange w:id="4770" w:author="LÊ VĂN PA" w:date="2018-04-09T19:49:00Z">
          <w:pPr>
            <w:pStyle w:val="ListParagraph"/>
            <w:numPr>
              <w:numId w:val="17"/>
            </w:numPr>
            <w:ind w:left="1080" w:hanging="360"/>
          </w:pPr>
        </w:pPrChange>
      </w:pPr>
      <w:ins w:id="4771" w:author="LÊ VĂN PA" w:date="2018-04-09T19:49:00Z">
        <w:del w:id="4772" w:author="Kai Pa" w:date="2018-05-08T21:17:00Z">
          <w:r w:rsidRPr="00B90FBE" w:rsidDel="0087474A">
            <w:rPr>
              <w:sz w:val="32"/>
              <w:rPrChange w:id="4773" w:author="Kai Pa" w:date="2018-05-21T21:31:00Z">
                <w:rPr/>
              </w:rPrChange>
            </w:rPr>
            <w:delText xml:space="preserve">C3: cập nhật ngày đáo hạn, loại stk, số dư, </w:delText>
          </w:r>
        </w:del>
      </w:ins>
    </w:p>
    <w:p w14:paraId="70EA4CA8" w14:textId="115F1363" w:rsidR="00226AF1" w:rsidRPr="00B90FBE" w:rsidDel="0087474A" w:rsidRDefault="00226AF1">
      <w:pPr>
        <w:ind w:left="720"/>
        <w:rPr>
          <w:ins w:id="4774" w:author="LÊ VĂN PA" w:date="2018-04-10T13:27:00Z"/>
          <w:del w:id="4775" w:author="Kai Pa" w:date="2018-05-08T21:17:00Z"/>
          <w:sz w:val="32"/>
          <w:rPrChange w:id="4776" w:author="Kai Pa" w:date="2018-05-21T21:31:00Z">
            <w:rPr>
              <w:ins w:id="4777" w:author="LÊ VĂN PA" w:date="2018-04-10T13:27:00Z"/>
              <w:del w:id="4778" w:author="Kai Pa" w:date="2018-05-08T21:17:00Z"/>
            </w:rPr>
          </w:rPrChange>
        </w:rPr>
      </w:pPr>
      <w:ins w:id="4779" w:author="LÊ VĂN PA" w:date="2018-04-09T19:49:00Z">
        <w:del w:id="4780" w:author="Kai Pa" w:date="2018-05-08T21:17:00Z">
          <w:r w:rsidRPr="00B90FBE" w:rsidDel="0087474A">
            <w:rPr>
              <w:sz w:val="32"/>
              <w:rPrChange w:id="4781" w:author="Kai Pa" w:date="2018-05-21T21:31:00Z">
                <w:rPr/>
              </w:rPrChange>
            </w:rPr>
            <w:delText>C4:C3</w:delText>
          </w:r>
        </w:del>
      </w:ins>
    </w:p>
    <w:p w14:paraId="5CEAD520" w14:textId="0D8300D2" w:rsidR="00D5381B" w:rsidRPr="00B90FBE" w:rsidDel="0087474A" w:rsidRDefault="00D5381B">
      <w:pPr>
        <w:ind w:left="720"/>
        <w:rPr>
          <w:ins w:id="4782" w:author="LÊ VĂN PA" w:date="2018-04-10T13:27:00Z"/>
          <w:del w:id="4783" w:author="Kai Pa" w:date="2018-05-08T21:17:00Z"/>
          <w:sz w:val="32"/>
          <w:rPrChange w:id="4784" w:author="Kai Pa" w:date="2018-05-21T21:31:00Z">
            <w:rPr>
              <w:ins w:id="4785" w:author="LÊ VĂN PA" w:date="2018-04-10T13:27:00Z"/>
              <w:del w:id="4786" w:author="Kai Pa" w:date="2018-05-08T21:17:00Z"/>
            </w:rPr>
          </w:rPrChange>
        </w:rPr>
      </w:pPr>
      <w:ins w:id="4787" w:author="LÊ VĂN PA" w:date="2018-04-10T13:27:00Z">
        <w:del w:id="4788" w:author="Kai Pa" w:date="2018-05-08T21:17:00Z">
          <w:r w:rsidRPr="00B90FBE" w:rsidDel="0087474A">
            <w:rPr>
              <w:noProof/>
              <w:sz w:val="32"/>
              <w:rPrChange w:id="4789" w:author="Kai Pa" w:date="2018-05-21T21:31:00Z">
                <w:rPr>
                  <w:noProof/>
                </w:rPr>
              </w:rPrChange>
            </w:rPr>
            <w:drawing>
              <wp:inline distT="0" distB="0" distL="0" distR="0" wp14:anchorId="5A2C92E2" wp14:editId="0A5B35F5">
                <wp:extent cx="2768600" cy="2963545"/>
                <wp:effectExtent l="0" t="0" r="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2963545"/>
                        </a:xfrm>
                        <a:prstGeom prst="rect">
                          <a:avLst/>
                        </a:prstGeom>
                        <a:noFill/>
                        <a:ln>
                          <a:noFill/>
                        </a:ln>
                      </pic:spPr>
                    </pic:pic>
                  </a:graphicData>
                </a:graphic>
              </wp:inline>
            </w:drawing>
          </w:r>
        </w:del>
      </w:ins>
    </w:p>
    <w:p w14:paraId="17D21714" w14:textId="5A283EBF" w:rsidR="00D5381B" w:rsidRPr="00B90FBE" w:rsidDel="0087474A" w:rsidRDefault="00D5381B" w:rsidP="00D5381B">
      <w:pPr>
        <w:ind w:left="720"/>
        <w:rPr>
          <w:ins w:id="4790" w:author="LÊ VĂN PA" w:date="2018-04-10T13:27:00Z"/>
          <w:del w:id="4791" w:author="Kai Pa" w:date="2018-05-08T21:17:00Z"/>
          <w:sz w:val="32"/>
          <w:rPrChange w:id="4792" w:author="Kai Pa" w:date="2018-05-21T21:31:00Z">
            <w:rPr>
              <w:ins w:id="4793" w:author="LÊ VĂN PA" w:date="2018-04-10T13:27:00Z"/>
              <w:del w:id="4794" w:author="Kai Pa" w:date="2018-05-08T21:17:00Z"/>
            </w:rPr>
          </w:rPrChange>
        </w:rPr>
      </w:pPr>
      <w:ins w:id="4795" w:author="LÊ VĂN PA" w:date="2018-04-10T13:27:00Z">
        <w:del w:id="4796" w:author="Kai Pa" w:date="2018-05-08T21:17:00Z">
          <w:r w:rsidRPr="00B90FBE" w:rsidDel="0087474A">
            <w:rPr>
              <w:sz w:val="32"/>
              <w:rPrChange w:id="4797" w:author="Kai Pa" w:date="2018-05-21T21:31:00Z">
                <w:rPr/>
              </w:rPrChange>
            </w:rPr>
            <w:delText xml:space="preserve">Giải thích                                                                                                    </w:delText>
          </w:r>
        </w:del>
      </w:ins>
    </w:p>
    <w:p w14:paraId="71CC23C4" w14:textId="64750EFB" w:rsidR="00D5381B" w:rsidRPr="00B90FBE" w:rsidDel="0087474A" w:rsidRDefault="00D5381B" w:rsidP="00D5381B">
      <w:pPr>
        <w:ind w:left="720"/>
        <w:rPr>
          <w:ins w:id="4798" w:author="LÊ VĂN PA" w:date="2018-04-10T13:27:00Z"/>
          <w:del w:id="4799" w:author="Kai Pa" w:date="2018-05-08T21:17:00Z"/>
          <w:sz w:val="32"/>
          <w:rPrChange w:id="4800" w:author="Kai Pa" w:date="2018-05-21T21:31:00Z">
            <w:rPr>
              <w:ins w:id="4801" w:author="LÊ VĂN PA" w:date="2018-04-10T13:27:00Z"/>
              <w:del w:id="4802" w:author="Kai Pa" w:date="2018-05-08T21:17:00Z"/>
            </w:rPr>
          </w:rPrChange>
        </w:rPr>
      </w:pPr>
      <w:ins w:id="4803" w:author="LÊ VĂN PA" w:date="2018-04-10T13:27:00Z">
        <w:del w:id="4804" w:author="Kai Pa" w:date="2018-05-08T21:17:00Z">
          <w:r w:rsidRPr="00B90FBE" w:rsidDel="0087474A">
            <w:rPr>
              <w:sz w:val="32"/>
              <w:rPrChange w:id="4805" w:author="Kai Pa" w:date="2018-05-21T21:31:00Z">
                <w:rPr/>
              </w:rPrChange>
            </w:rPr>
            <w:delText>D1 : Thông tin liên quan tới khách hàng có trong STK.</w:delText>
          </w:r>
        </w:del>
      </w:ins>
    </w:p>
    <w:p w14:paraId="3F851DAC" w14:textId="37C3AB6C" w:rsidR="00D5381B" w:rsidRPr="00B90FBE" w:rsidDel="0087474A" w:rsidRDefault="00D5381B" w:rsidP="00D5381B">
      <w:pPr>
        <w:ind w:left="720"/>
        <w:rPr>
          <w:ins w:id="4806" w:author="LÊ VĂN PA" w:date="2018-04-10T13:27:00Z"/>
          <w:del w:id="4807" w:author="Kai Pa" w:date="2018-05-08T21:17:00Z"/>
          <w:sz w:val="32"/>
          <w:rPrChange w:id="4808" w:author="Kai Pa" w:date="2018-05-21T21:31:00Z">
            <w:rPr>
              <w:ins w:id="4809" w:author="LÊ VĂN PA" w:date="2018-04-10T13:27:00Z"/>
              <w:del w:id="4810" w:author="Kai Pa" w:date="2018-05-08T21:17:00Z"/>
            </w:rPr>
          </w:rPrChange>
        </w:rPr>
      </w:pPr>
      <w:ins w:id="4811" w:author="LÊ VĂN PA" w:date="2018-04-10T13:27:00Z">
        <w:del w:id="4812" w:author="Kai Pa" w:date="2018-05-08T21:17:00Z">
          <w:r w:rsidRPr="00B90FBE" w:rsidDel="0087474A">
            <w:rPr>
              <w:sz w:val="32"/>
              <w:rPrChange w:id="4813" w:author="Kai Pa" w:date="2018-05-21T21:31:00Z">
                <w:rPr/>
              </w:rPrChange>
            </w:rPr>
            <w:delText>D2 : Thông tin cần tra cứu.</w:delText>
          </w:r>
        </w:del>
      </w:ins>
    </w:p>
    <w:p w14:paraId="70D038E8" w14:textId="13CFD53D" w:rsidR="00D5381B" w:rsidRPr="00B90FBE" w:rsidDel="0087474A" w:rsidRDefault="00D5381B" w:rsidP="00D5381B">
      <w:pPr>
        <w:ind w:left="720"/>
        <w:rPr>
          <w:ins w:id="4814" w:author="LÊ VĂN PA" w:date="2018-04-10T13:27:00Z"/>
          <w:del w:id="4815" w:author="Kai Pa" w:date="2018-05-08T21:17:00Z"/>
          <w:sz w:val="32"/>
          <w:rPrChange w:id="4816" w:author="Kai Pa" w:date="2018-05-21T21:31:00Z">
            <w:rPr>
              <w:ins w:id="4817" w:author="LÊ VĂN PA" w:date="2018-04-10T13:27:00Z"/>
              <w:del w:id="4818" w:author="Kai Pa" w:date="2018-05-08T21:17:00Z"/>
            </w:rPr>
          </w:rPrChange>
        </w:rPr>
      </w:pPr>
      <w:ins w:id="4819" w:author="LÊ VĂN PA" w:date="2018-04-10T13:27:00Z">
        <w:del w:id="4820" w:author="Kai Pa" w:date="2018-05-08T21:17:00Z">
          <w:r w:rsidRPr="00B90FBE" w:rsidDel="0087474A">
            <w:rPr>
              <w:sz w:val="32"/>
              <w:rPrChange w:id="4821" w:author="Kai Pa" w:date="2018-05-21T21:31:00Z">
                <w:rPr/>
              </w:rPrChange>
            </w:rPr>
            <w:delText>D3:  Thông tin cần tra cứu.</w:delText>
          </w:r>
        </w:del>
      </w:ins>
    </w:p>
    <w:p w14:paraId="7F240BEC" w14:textId="1825E5A2" w:rsidR="00D5381B" w:rsidRPr="00B90FBE" w:rsidDel="0087474A" w:rsidRDefault="00D5381B" w:rsidP="00D5381B">
      <w:pPr>
        <w:ind w:left="720"/>
        <w:rPr>
          <w:ins w:id="4822" w:author="LÊ VĂN PA" w:date="2018-04-10T13:27:00Z"/>
          <w:del w:id="4823" w:author="Kai Pa" w:date="2018-05-08T21:17:00Z"/>
          <w:sz w:val="32"/>
          <w:rPrChange w:id="4824" w:author="Kai Pa" w:date="2018-05-21T21:31:00Z">
            <w:rPr>
              <w:ins w:id="4825" w:author="LÊ VĂN PA" w:date="2018-04-10T13:27:00Z"/>
              <w:del w:id="4826" w:author="Kai Pa" w:date="2018-05-08T21:17:00Z"/>
            </w:rPr>
          </w:rPrChange>
        </w:rPr>
      </w:pPr>
      <w:ins w:id="4827" w:author="LÊ VĂN PA" w:date="2018-04-10T13:27:00Z">
        <w:del w:id="4828" w:author="Kai Pa" w:date="2018-05-08T21:17:00Z">
          <w:r w:rsidRPr="00B90FBE" w:rsidDel="0087474A">
            <w:rPr>
              <w:sz w:val="32"/>
              <w:rPrChange w:id="4829" w:author="Kai Pa" w:date="2018-05-21T21:31:00Z">
                <w:rPr/>
              </w:rPrChange>
            </w:rPr>
            <w:delText>D4 : D3</w:delText>
          </w:r>
        </w:del>
      </w:ins>
    </w:p>
    <w:p w14:paraId="24EA4F74" w14:textId="00E73453" w:rsidR="00D5381B" w:rsidRPr="00B90FBE" w:rsidDel="0087474A" w:rsidRDefault="00D5381B" w:rsidP="00D5381B">
      <w:pPr>
        <w:ind w:left="720"/>
        <w:rPr>
          <w:ins w:id="4830" w:author="LÊ VĂN PA" w:date="2018-04-10T13:27:00Z"/>
          <w:del w:id="4831" w:author="Kai Pa" w:date="2018-05-08T21:17:00Z"/>
          <w:sz w:val="32"/>
          <w:rPrChange w:id="4832" w:author="Kai Pa" w:date="2018-05-21T21:31:00Z">
            <w:rPr>
              <w:ins w:id="4833" w:author="LÊ VĂN PA" w:date="2018-04-10T13:27:00Z"/>
              <w:del w:id="4834" w:author="Kai Pa" w:date="2018-05-08T21:17:00Z"/>
            </w:rPr>
          </w:rPrChange>
        </w:rPr>
      </w:pPr>
    </w:p>
    <w:p w14:paraId="4BF6CC36" w14:textId="268C580A" w:rsidR="00D5381B" w:rsidRPr="00B90FBE" w:rsidDel="0087474A" w:rsidRDefault="00D5381B" w:rsidP="00D5381B">
      <w:pPr>
        <w:ind w:left="720"/>
        <w:rPr>
          <w:ins w:id="4835" w:author="LÊ VĂN PA" w:date="2018-04-10T13:27:00Z"/>
          <w:del w:id="4836" w:author="Kai Pa" w:date="2018-05-08T21:17:00Z"/>
          <w:sz w:val="32"/>
          <w:rPrChange w:id="4837" w:author="Kai Pa" w:date="2018-05-21T21:31:00Z">
            <w:rPr>
              <w:ins w:id="4838" w:author="LÊ VĂN PA" w:date="2018-04-10T13:27:00Z"/>
              <w:del w:id="4839" w:author="Kai Pa" w:date="2018-05-08T21:17:00Z"/>
            </w:rPr>
          </w:rPrChange>
        </w:rPr>
      </w:pPr>
      <w:ins w:id="4840" w:author="LÊ VĂN PA" w:date="2018-04-10T13:27:00Z">
        <w:del w:id="4841" w:author="Kai Pa" w:date="2018-05-08T21:17:00Z">
          <w:r w:rsidRPr="00B90FBE" w:rsidDel="0087474A">
            <w:rPr>
              <w:sz w:val="32"/>
              <w:rPrChange w:id="4842" w:author="Kai Pa" w:date="2018-05-21T21:31:00Z">
                <w:rPr/>
              </w:rPrChange>
            </w:rPr>
            <w:delText>Thuật toán xử lý</w:delText>
          </w:r>
        </w:del>
      </w:ins>
    </w:p>
    <w:p w14:paraId="560520DD" w14:textId="164D67D1" w:rsidR="00D5381B" w:rsidRPr="00B90FBE" w:rsidDel="0087474A" w:rsidRDefault="00D5381B" w:rsidP="00D5381B">
      <w:pPr>
        <w:ind w:left="720"/>
        <w:rPr>
          <w:ins w:id="4843" w:author="LÊ VĂN PA" w:date="2018-04-10T13:27:00Z"/>
          <w:del w:id="4844" w:author="Kai Pa" w:date="2018-05-08T21:17:00Z"/>
          <w:sz w:val="32"/>
          <w:rPrChange w:id="4845" w:author="Kai Pa" w:date="2018-05-21T21:31:00Z">
            <w:rPr>
              <w:ins w:id="4846" w:author="LÊ VĂN PA" w:date="2018-04-10T13:27:00Z"/>
              <w:del w:id="4847" w:author="Kai Pa" w:date="2018-05-08T21:17:00Z"/>
            </w:rPr>
          </w:rPrChange>
        </w:rPr>
      </w:pPr>
      <w:ins w:id="4848" w:author="LÊ VĂN PA" w:date="2018-04-10T13:27:00Z">
        <w:del w:id="4849" w:author="Kai Pa" w:date="2018-05-08T21:17:00Z">
          <w:r w:rsidRPr="00B90FBE" w:rsidDel="0087474A">
            <w:rPr>
              <w:sz w:val="32"/>
              <w:rPrChange w:id="4850" w:author="Kai Pa" w:date="2018-05-21T21:31:00Z">
                <w:rPr/>
              </w:rPrChange>
            </w:rPr>
            <w:delText>Nhập D1 (Họ và tên khách hàng, Mã khách hàng, Mã sổ tiết kiểm )</w:delText>
          </w:r>
        </w:del>
      </w:ins>
    </w:p>
    <w:p w14:paraId="1DCA91AF" w14:textId="06C24D66" w:rsidR="00D5381B" w:rsidRPr="00B90FBE" w:rsidDel="0087474A" w:rsidRDefault="00D5381B" w:rsidP="00D5381B">
      <w:pPr>
        <w:ind w:left="720"/>
        <w:rPr>
          <w:ins w:id="4851" w:author="LÊ VĂN PA" w:date="2018-04-10T13:27:00Z"/>
          <w:del w:id="4852" w:author="Kai Pa" w:date="2018-05-08T21:17:00Z"/>
          <w:sz w:val="32"/>
          <w:rPrChange w:id="4853" w:author="Kai Pa" w:date="2018-05-21T21:31:00Z">
            <w:rPr>
              <w:ins w:id="4854" w:author="LÊ VĂN PA" w:date="2018-04-10T13:27:00Z"/>
              <w:del w:id="4855" w:author="Kai Pa" w:date="2018-05-08T21:17:00Z"/>
            </w:rPr>
          </w:rPrChange>
        </w:rPr>
      </w:pPr>
      <w:ins w:id="4856" w:author="LÊ VĂN PA" w:date="2018-04-10T13:27:00Z">
        <w:del w:id="4857" w:author="Kai Pa" w:date="2018-05-08T21:17:00Z">
          <w:r w:rsidRPr="00B90FBE" w:rsidDel="0087474A">
            <w:rPr>
              <w:sz w:val="32"/>
              <w:rPrChange w:id="4858" w:author="Kai Pa" w:date="2018-05-21T21:31:00Z">
                <w:rPr/>
              </w:rPrChange>
            </w:rPr>
            <w:delText>Xử lý D3. Lưu D3 ( thông tin tra cứu)</w:delText>
          </w:r>
        </w:del>
      </w:ins>
    </w:p>
    <w:p w14:paraId="7F43A06A" w14:textId="3285B5A2" w:rsidR="00D5381B" w:rsidRPr="00B90FBE" w:rsidDel="0087474A" w:rsidRDefault="00D5381B" w:rsidP="00D5381B">
      <w:pPr>
        <w:ind w:left="720"/>
        <w:rPr>
          <w:ins w:id="4859" w:author="LÊ VĂN PA" w:date="2018-04-10T13:27:00Z"/>
          <w:del w:id="4860" w:author="Kai Pa" w:date="2018-05-08T21:17:00Z"/>
          <w:sz w:val="32"/>
          <w:rPrChange w:id="4861" w:author="Kai Pa" w:date="2018-05-21T21:31:00Z">
            <w:rPr>
              <w:ins w:id="4862" w:author="LÊ VĂN PA" w:date="2018-04-10T13:27:00Z"/>
              <w:del w:id="4863" w:author="Kai Pa" w:date="2018-05-08T21:17:00Z"/>
            </w:rPr>
          </w:rPrChange>
        </w:rPr>
      </w:pPr>
      <w:ins w:id="4864" w:author="LÊ VĂN PA" w:date="2018-04-10T13:27:00Z">
        <w:del w:id="4865" w:author="Kai Pa" w:date="2018-05-08T21:17:00Z">
          <w:r w:rsidRPr="00B90FBE" w:rsidDel="0087474A">
            <w:rPr>
              <w:sz w:val="32"/>
              <w:rPrChange w:id="4866" w:author="Kai Pa" w:date="2018-05-21T21:31:00Z">
                <w:rPr/>
              </w:rPrChange>
            </w:rPr>
            <w:delText>Xử lý D4. (Kết quả tra cứu bao gổm : Mã sổ tiết kiệm, Mã loại tiết kiệm, Ngày bắt đầu , Ngày kết thúc, Ngày tính lãi)</w:delText>
          </w:r>
        </w:del>
      </w:ins>
    </w:p>
    <w:p w14:paraId="7D436014" w14:textId="6387DCEF" w:rsidR="00D5381B" w:rsidRPr="00B90FBE" w:rsidDel="0087474A" w:rsidRDefault="00D5381B" w:rsidP="00D5381B">
      <w:pPr>
        <w:ind w:left="720"/>
        <w:rPr>
          <w:ins w:id="4867" w:author="LÊ VĂN PA" w:date="2018-04-10T13:27:00Z"/>
          <w:del w:id="4868" w:author="Kai Pa" w:date="2018-05-08T21:17:00Z"/>
          <w:sz w:val="32"/>
          <w:rPrChange w:id="4869" w:author="Kai Pa" w:date="2018-05-21T21:31:00Z">
            <w:rPr>
              <w:ins w:id="4870" w:author="LÊ VĂN PA" w:date="2018-04-10T13:27:00Z"/>
              <w:del w:id="4871" w:author="Kai Pa" w:date="2018-05-08T21:17:00Z"/>
            </w:rPr>
          </w:rPrChange>
        </w:rPr>
      </w:pPr>
      <w:ins w:id="4872" w:author="LÊ VĂN PA" w:date="2018-04-10T13:27:00Z">
        <w:del w:id="4873" w:author="Kai Pa" w:date="2018-05-08T21:17:00Z">
          <w:r w:rsidRPr="00B90FBE" w:rsidDel="0087474A">
            <w:rPr>
              <w:sz w:val="32"/>
              <w:rPrChange w:id="4874" w:author="Kai Pa" w:date="2018-05-21T21:31:00Z">
                <w:rPr/>
              </w:rPrChange>
            </w:rPr>
            <w:delText>Xuất D2.</w:delText>
          </w:r>
        </w:del>
      </w:ins>
    </w:p>
    <w:p w14:paraId="2C6A1BCC" w14:textId="4D331D67" w:rsidR="00D5381B" w:rsidRPr="00B90FBE" w:rsidDel="0087474A" w:rsidRDefault="00D5381B" w:rsidP="00D5381B">
      <w:pPr>
        <w:ind w:left="720"/>
        <w:rPr>
          <w:ins w:id="4875" w:author="LÊ VĂN PA" w:date="2018-04-10T13:27:00Z"/>
          <w:del w:id="4876" w:author="Kai Pa" w:date="2018-05-08T21:17:00Z"/>
          <w:sz w:val="32"/>
          <w:rPrChange w:id="4877" w:author="Kai Pa" w:date="2018-05-21T21:31:00Z">
            <w:rPr>
              <w:ins w:id="4878" w:author="LÊ VĂN PA" w:date="2018-04-10T13:27:00Z"/>
              <w:del w:id="4879" w:author="Kai Pa" w:date="2018-05-08T21:17:00Z"/>
            </w:rPr>
          </w:rPrChange>
        </w:rPr>
      </w:pPr>
      <w:ins w:id="4880" w:author="LÊ VĂN PA" w:date="2018-04-10T13:28:00Z">
        <w:del w:id="4881" w:author="Kai Pa" w:date="2018-05-08T21:17:00Z">
          <w:r w:rsidRPr="00B90FBE" w:rsidDel="0087474A">
            <w:rPr>
              <w:noProof/>
              <w:sz w:val="32"/>
              <w:rPrChange w:id="4882" w:author="Kai Pa" w:date="2018-05-21T21:31:00Z">
                <w:rPr>
                  <w:noProof/>
                </w:rPr>
              </w:rPrChange>
            </w:rPr>
            <w:drawing>
              <wp:inline distT="0" distB="0" distL="0" distR="0" wp14:anchorId="77EB0E68" wp14:editId="25D21B43">
                <wp:extent cx="2870200" cy="2946400"/>
                <wp:effectExtent l="0" t="0" r="635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2946400"/>
                        </a:xfrm>
                        <a:prstGeom prst="rect">
                          <a:avLst/>
                        </a:prstGeom>
                        <a:noFill/>
                        <a:ln>
                          <a:noFill/>
                        </a:ln>
                      </pic:spPr>
                    </pic:pic>
                  </a:graphicData>
                </a:graphic>
              </wp:inline>
            </w:drawing>
          </w:r>
        </w:del>
      </w:ins>
    </w:p>
    <w:p w14:paraId="21EBF7D8" w14:textId="23BDFFA7" w:rsidR="00D5381B" w:rsidRPr="00B90FBE" w:rsidDel="0087474A" w:rsidRDefault="00D5381B" w:rsidP="00D5381B">
      <w:pPr>
        <w:pStyle w:val="ListParagraph"/>
        <w:rPr>
          <w:ins w:id="4883" w:author="LÊ VĂN PA" w:date="2018-04-10T13:28:00Z"/>
          <w:del w:id="4884" w:author="Kai Pa" w:date="2018-05-08T21:17:00Z"/>
          <w:noProof/>
          <w:sz w:val="32"/>
          <w:rPrChange w:id="4885" w:author="Kai Pa" w:date="2018-05-21T21:31:00Z">
            <w:rPr>
              <w:ins w:id="4886" w:author="LÊ VĂN PA" w:date="2018-04-10T13:28:00Z"/>
              <w:del w:id="4887" w:author="Kai Pa" w:date="2018-05-08T21:17:00Z"/>
              <w:noProof/>
            </w:rPr>
          </w:rPrChange>
        </w:rPr>
      </w:pPr>
      <w:ins w:id="4888" w:author="LÊ VĂN PA" w:date="2018-04-10T13:28:00Z">
        <w:del w:id="4889" w:author="Kai Pa" w:date="2018-05-08T21:17:00Z">
          <w:r w:rsidRPr="00B90FBE" w:rsidDel="0087474A">
            <w:rPr>
              <w:noProof/>
              <w:sz w:val="32"/>
              <w:rPrChange w:id="4890" w:author="Kai Pa" w:date="2018-05-21T21:31:00Z">
                <w:rPr>
                  <w:noProof/>
                </w:rPr>
              </w:rPrChange>
            </w:rPr>
            <w:delText xml:space="preserve">Giải thích </w:delText>
          </w:r>
        </w:del>
      </w:ins>
    </w:p>
    <w:p w14:paraId="748FCCDE" w14:textId="27C1E6E4" w:rsidR="00D5381B" w:rsidRPr="00B90FBE" w:rsidDel="0087474A" w:rsidRDefault="00D5381B" w:rsidP="00D5381B">
      <w:pPr>
        <w:pStyle w:val="ListParagraph"/>
        <w:rPr>
          <w:ins w:id="4891" w:author="LÊ VĂN PA" w:date="2018-04-10T13:28:00Z"/>
          <w:del w:id="4892" w:author="Kai Pa" w:date="2018-05-08T21:17:00Z"/>
          <w:noProof/>
          <w:sz w:val="32"/>
          <w:rPrChange w:id="4893" w:author="Kai Pa" w:date="2018-05-21T21:31:00Z">
            <w:rPr>
              <w:ins w:id="4894" w:author="LÊ VĂN PA" w:date="2018-04-10T13:28:00Z"/>
              <w:del w:id="4895" w:author="Kai Pa" w:date="2018-05-08T21:17:00Z"/>
              <w:noProof/>
            </w:rPr>
          </w:rPrChange>
        </w:rPr>
      </w:pPr>
      <w:ins w:id="4896" w:author="LÊ VĂN PA" w:date="2018-04-10T13:28:00Z">
        <w:del w:id="4897" w:author="Kai Pa" w:date="2018-05-08T21:17:00Z">
          <w:r w:rsidRPr="00B90FBE" w:rsidDel="0087474A">
            <w:rPr>
              <w:noProof/>
              <w:sz w:val="32"/>
              <w:rPrChange w:id="4898" w:author="Kai Pa" w:date="2018-05-21T21:31:00Z">
                <w:rPr>
                  <w:noProof/>
                </w:rPr>
              </w:rPrChange>
            </w:rPr>
            <w:delText xml:space="preserve">    D1 :  Thông tin khách hàng cần rút lãi có trong STK.</w:delText>
          </w:r>
        </w:del>
      </w:ins>
    </w:p>
    <w:p w14:paraId="4BB351B7" w14:textId="6BC2141B" w:rsidR="00D5381B" w:rsidRPr="00B90FBE" w:rsidDel="0087474A" w:rsidRDefault="00D5381B" w:rsidP="00D5381B">
      <w:pPr>
        <w:pStyle w:val="ListParagraph"/>
        <w:rPr>
          <w:ins w:id="4899" w:author="LÊ VĂN PA" w:date="2018-04-10T13:28:00Z"/>
          <w:del w:id="4900" w:author="Kai Pa" w:date="2018-05-08T21:17:00Z"/>
          <w:noProof/>
          <w:sz w:val="32"/>
          <w:rPrChange w:id="4901" w:author="Kai Pa" w:date="2018-05-21T21:31:00Z">
            <w:rPr>
              <w:ins w:id="4902" w:author="LÊ VĂN PA" w:date="2018-04-10T13:28:00Z"/>
              <w:del w:id="4903" w:author="Kai Pa" w:date="2018-05-08T21:17:00Z"/>
              <w:noProof/>
            </w:rPr>
          </w:rPrChange>
        </w:rPr>
      </w:pPr>
      <w:ins w:id="4904" w:author="LÊ VĂN PA" w:date="2018-04-10T13:28:00Z">
        <w:del w:id="4905" w:author="Kai Pa" w:date="2018-05-08T21:17:00Z">
          <w:r w:rsidRPr="00B90FBE" w:rsidDel="0087474A">
            <w:rPr>
              <w:noProof/>
              <w:sz w:val="32"/>
              <w:rPrChange w:id="4906" w:author="Kai Pa" w:date="2018-05-21T21:31:00Z">
                <w:rPr>
                  <w:noProof/>
                </w:rPr>
              </w:rPrChange>
            </w:rPr>
            <w:delText xml:space="preserve">    D2 :  Số tiền lãi tiết kiệm.</w:delText>
          </w:r>
        </w:del>
      </w:ins>
    </w:p>
    <w:p w14:paraId="3952B711" w14:textId="437ACAE5" w:rsidR="00D5381B" w:rsidRPr="00B90FBE" w:rsidDel="0087474A" w:rsidRDefault="00D5381B" w:rsidP="00D5381B">
      <w:pPr>
        <w:pStyle w:val="ListParagraph"/>
        <w:rPr>
          <w:ins w:id="4907" w:author="LÊ VĂN PA" w:date="2018-04-10T13:28:00Z"/>
          <w:del w:id="4908" w:author="Kai Pa" w:date="2018-05-08T21:17:00Z"/>
          <w:noProof/>
          <w:sz w:val="32"/>
          <w:rPrChange w:id="4909" w:author="Kai Pa" w:date="2018-05-21T21:31:00Z">
            <w:rPr>
              <w:ins w:id="4910" w:author="LÊ VĂN PA" w:date="2018-04-10T13:28:00Z"/>
              <w:del w:id="4911" w:author="Kai Pa" w:date="2018-05-08T21:17:00Z"/>
              <w:noProof/>
            </w:rPr>
          </w:rPrChange>
        </w:rPr>
      </w:pPr>
      <w:ins w:id="4912" w:author="LÊ VĂN PA" w:date="2018-04-10T13:28:00Z">
        <w:del w:id="4913" w:author="Kai Pa" w:date="2018-05-08T21:17:00Z">
          <w:r w:rsidRPr="00B90FBE" w:rsidDel="0087474A">
            <w:rPr>
              <w:noProof/>
              <w:sz w:val="32"/>
              <w:rPrChange w:id="4914" w:author="Kai Pa" w:date="2018-05-21T21:31:00Z">
                <w:rPr>
                  <w:noProof/>
                </w:rPr>
              </w:rPrChange>
            </w:rPr>
            <w:delText xml:space="preserve">    D3 :  Thông tin tính lãi.</w:delText>
          </w:r>
        </w:del>
      </w:ins>
    </w:p>
    <w:p w14:paraId="3545DBFF" w14:textId="548798CB" w:rsidR="00D5381B" w:rsidRPr="00B90FBE" w:rsidDel="0087474A" w:rsidRDefault="00D5381B" w:rsidP="00D5381B">
      <w:pPr>
        <w:pStyle w:val="ListParagraph"/>
        <w:rPr>
          <w:ins w:id="4915" w:author="LÊ VĂN PA" w:date="2018-04-10T13:28:00Z"/>
          <w:del w:id="4916" w:author="Kai Pa" w:date="2018-05-08T21:17:00Z"/>
          <w:noProof/>
          <w:sz w:val="32"/>
          <w:rPrChange w:id="4917" w:author="Kai Pa" w:date="2018-05-21T21:31:00Z">
            <w:rPr>
              <w:ins w:id="4918" w:author="LÊ VĂN PA" w:date="2018-04-10T13:28:00Z"/>
              <w:del w:id="4919" w:author="Kai Pa" w:date="2018-05-08T21:17:00Z"/>
              <w:noProof/>
            </w:rPr>
          </w:rPrChange>
        </w:rPr>
      </w:pPr>
      <w:ins w:id="4920" w:author="LÊ VĂN PA" w:date="2018-04-10T13:28:00Z">
        <w:del w:id="4921" w:author="Kai Pa" w:date="2018-05-08T21:17:00Z">
          <w:r w:rsidRPr="00B90FBE" w:rsidDel="0087474A">
            <w:rPr>
              <w:noProof/>
              <w:sz w:val="32"/>
              <w:rPrChange w:id="4922" w:author="Kai Pa" w:date="2018-05-21T21:31:00Z">
                <w:rPr>
                  <w:noProof/>
                </w:rPr>
              </w:rPrChange>
            </w:rPr>
            <w:delText xml:space="preserve">    D4 :  Tổng số tiền lãi của khách hàng.</w:delText>
          </w:r>
        </w:del>
      </w:ins>
    </w:p>
    <w:p w14:paraId="541590CA" w14:textId="70FD7E1B" w:rsidR="00D5381B" w:rsidRPr="00B90FBE" w:rsidDel="0087474A" w:rsidRDefault="00D5381B" w:rsidP="00D5381B">
      <w:pPr>
        <w:pStyle w:val="ListParagraph"/>
        <w:rPr>
          <w:ins w:id="4923" w:author="LÊ VĂN PA" w:date="2018-04-10T13:28:00Z"/>
          <w:del w:id="4924" w:author="Kai Pa" w:date="2018-05-08T21:17:00Z"/>
          <w:noProof/>
          <w:sz w:val="32"/>
          <w:rPrChange w:id="4925" w:author="Kai Pa" w:date="2018-05-21T21:31:00Z">
            <w:rPr>
              <w:ins w:id="4926" w:author="LÊ VĂN PA" w:date="2018-04-10T13:28:00Z"/>
              <w:del w:id="4927" w:author="Kai Pa" w:date="2018-05-08T21:17:00Z"/>
              <w:noProof/>
            </w:rPr>
          </w:rPrChange>
        </w:rPr>
      </w:pPr>
    </w:p>
    <w:p w14:paraId="5A607657" w14:textId="576ACAF5" w:rsidR="00D5381B" w:rsidRPr="00B90FBE" w:rsidDel="0087474A" w:rsidRDefault="00D5381B" w:rsidP="00D5381B">
      <w:pPr>
        <w:pStyle w:val="ListParagraph"/>
        <w:rPr>
          <w:ins w:id="4928" w:author="LÊ VĂN PA" w:date="2018-04-10T13:28:00Z"/>
          <w:del w:id="4929" w:author="Kai Pa" w:date="2018-05-08T21:17:00Z"/>
          <w:noProof/>
          <w:sz w:val="32"/>
          <w:rPrChange w:id="4930" w:author="Kai Pa" w:date="2018-05-21T21:31:00Z">
            <w:rPr>
              <w:ins w:id="4931" w:author="LÊ VĂN PA" w:date="2018-04-10T13:28:00Z"/>
              <w:del w:id="4932" w:author="Kai Pa" w:date="2018-05-08T21:17:00Z"/>
              <w:noProof/>
            </w:rPr>
          </w:rPrChange>
        </w:rPr>
      </w:pPr>
      <w:ins w:id="4933" w:author="LÊ VĂN PA" w:date="2018-04-10T13:28:00Z">
        <w:del w:id="4934" w:author="Kai Pa" w:date="2018-05-08T21:17:00Z">
          <w:r w:rsidRPr="00B90FBE" w:rsidDel="0087474A">
            <w:rPr>
              <w:noProof/>
              <w:sz w:val="32"/>
              <w:rPrChange w:id="4935" w:author="Kai Pa" w:date="2018-05-21T21:31:00Z">
                <w:rPr>
                  <w:noProof/>
                </w:rPr>
              </w:rPrChange>
            </w:rPr>
            <w:delText>Thuật toán xử lý</w:delText>
          </w:r>
        </w:del>
      </w:ins>
    </w:p>
    <w:p w14:paraId="41A8C318" w14:textId="073B7DA3" w:rsidR="00D5381B" w:rsidRPr="00B90FBE" w:rsidDel="0087474A" w:rsidRDefault="00D5381B" w:rsidP="00D5381B">
      <w:pPr>
        <w:pStyle w:val="ListParagraph"/>
        <w:rPr>
          <w:ins w:id="4936" w:author="LÊ VĂN PA" w:date="2018-04-10T13:28:00Z"/>
          <w:del w:id="4937" w:author="Kai Pa" w:date="2018-05-08T21:17:00Z"/>
          <w:noProof/>
          <w:sz w:val="32"/>
          <w:rPrChange w:id="4938" w:author="Kai Pa" w:date="2018-05-21T21:31:00Z">
            <w:rPr>
              <w:ins w:id="4939" w:author="LÊ VĂN PA" w:date="2018-04-10T13:28:00Z"/>
              <w:del w:id="4940" w:author="Kai Pa" w:date="2018-05-08T21:17:00Z"/>
              <w:noProof/>
            </w:rPr>
          </w:rPrChange>
        </w:rPr>
      </w:pPr>
      <w:ins w:id="4941" w:author="LÊ VĂN PA" w:date="2018-04-10T13:28:00Z">
        <w:del w:id="4942" w:author="Kai Pa" w:date="2018-05-08T21:17:00Z">
          <w:r w:rsidRPr="00B90FBE" w:rsidDel="0087474A">
            <w:rPr>
              <w:noProof/>
              <w:sz w:val="32"/>
              <w:rPrChange w:id="4943" w:author="Kai Pa" w:date="2018-05-21T21:31:00Z">
                <w:rPr>
                  <w:noProof/>
                </w:rPr>
              </w:rPrChange>
            </w:rPr>
            <w:delText xml:space="preserve">     Nhập D1 ( Họ và tên khách hàng, Tên loại tiết kiểm, Mã sổ tiết kiệm, Ngày tính lãi, Mã loại   tiền, Lãi suất)</w:delText>
          </w:r>
        </w:del>
      </w:ins>
    </w:p>
    <w:p w14:paraId="0251413F" w14:textId="55BE4458" w:rsidR="00D5381B" w:rsidRPr="00B90FBE" w:rsidDel="0087474A" w:rsidRDefault="00D5381B" w:rsidP="00D5381B">
      <w:pPr>
        <w:pStyle w:val="ListParagraph"/>
        <w:rPr>
          <w:ins w:id="4944" w:author="LÊ VĂN PA" w:date="2018-04-10T13:28:00Z"/>
          <w:del w:id="4945" w:author="Kai Pa" w:date="2018-05-08T21:17:00Z"/>
          <w:noProof/>
          <w:sz w:val="32"/>
          <w:rPrChange w:id="4946" w:author="Kai Pa" w:date="2018-05-21T21:31:00Z">
            <w:rPr>
              <w:ins w:id="4947" w:author="LÊ VĂN PA" w:date="2018-04-10T13:28:00Z"/>
              <w:del w:id="4948" w:author="Kai Pa" w:date="2018-05-08T21:17:00Z"/>
              <w:noProof/>
            </w:rPr>
          </w:rPrChange>
        </w:rPr>
      </w:pPr>
      <w:ins w:id="4949" w:author="LÊ VĂN PA" w:date="2018-04-10T13:28:00Z">
        <w:del w:id="4950" w:author="Kai Pa" w:date="2018-05-08T21:17:00Z">
          <w:r w:rsidRPr="00B90FBE" w:rsidDel="0087474A">
            <w:rPr>
              <w:noProof/>
              <w:sz w:val="32"/>
              <w:rPrChange w:id="4951" w:author="Kai Pa" w:date="2018-05-21T21:31:00Z">
                <w:rPr>
                  <w:noProof/>
                </w:rPr>
              </w:rPrChange>
            </w:rPr>
            <w:delText xml:space="preserve">     Xử lý D3. Lưu D3 ( thông tin tính lãi tiết kiệm)</w:delText>
          </w:r>
        </w:del>
      </w:ins>
    </w:p>
    <w:p w14:paraId="0240B2FB" w14:textId="58325880" w:rsidR="00D5381B" w:rsidRPr="00B90FBE" w:rsidDel="0087474A" w:rsidRDefault="00D5381B" w:rsidP="00D5381B">
      <w:pPr>
        <w:pStyle w:val="ListParagraph"/>
        <w:rPr>
          <w:ins w:id="4952" w:author="LÊ VĂN PA" w:date="2018-04-10T13:28:00Z"/>
          <w:del w:id="4953" w:author="Kai Pa" w:date="2018-05-08T21:17:00Z"/>
          <w:noProof/>
          <w:sz w:val="32"/>
          <w:rPrChange w:id="4954" w:author="Kai Pa" w:date="2018-05-21T21:31:00Z">
            <w:rPr>
              <w:ins w:id="4955" w:author="LÊ VĂN PA" w:date="2018-04-10T13:28:00Z"/>
              <w:del w:id="4956" w:author="Kai Pa" w:date="2018-05-08T21:17:00Z"/>
              <w:noProof/>
            </w:rPr>
          </w:rPrChange>
        </w:rPr>
      </w:pPr>
      <w:ins w:id="4957" w:author="LÊ VĂN PA" w:date="2018-04-10T13:28:00Z">
        <w:del w:id="4958" w:author="Kai Pa" w:date="2018-05-08T21:17:00Z">
          <w:r w:rsidRPr="00B90FBE" w:rsidDel="0087474A">
            <w:rPr>
              <w:noProof/>
              <w:sz w:val="32"/>
              <w:rPrChange w:id="4959" w:author="Kai Pa" w:date="2018-05-21T21:31:00Z">
                <w:rPr>
                  <w:noProof/>
                </w:rPr>
              </w:rPrChange>
            </w:rPr>
            <w:delText xml:space="preserve">     Xử lý D4. (Thông tin tiền lãi tiết kiểm )</w:delText>
          </w:r>
        </w:del>
      </w:ins>
    </w:p>
    <w:p w14:paraId="071EF74B" w14:textId="48A86412" w:rsidR="00D5381B" w:rsidRPr="00B90FBE" w:rsidDel="0087474A" w:rsidRDefault="00D5381B" w:rsidP="00D5381B">
      <w:pPr>
        <w:pStyle w:val="ListParagraph"/>
        <w:rPr>
          <w:ins w:id="4960" w:author="LÊ VĂN PA" w:date="2018-04-10T13:28:00Z"/>
          <w:del w:id="4961" w:author="Kai Pa" w:date="2018-05-08T21:17:00Z"/>
          <w:noProof/>
          <w:sz w:val="32"/>
          <w:rPrChange w:id="4962" w:author="Kai Pa" w:date="2018-05-21T21:31:00Z">
            <w:rPr>
              <w:ins w:id="4963" w:author="LÊ VĂN PA" w:date="2018-04-10T13:28:00Z"/>
              <w:del w:id="4964" w:author="Kai Pa" w:date="2018-05-08T21:17:00Z"/>
              <w:noProof/>
            </w:rPr>
          </w:rPrChange>
        </w:rPr>
      </w:pPr>
      <w:ins w:id="4965" w:author="LÊ VĂN PA" w:date="2018-04-10T13:28:00Z">
        <w:del w:id="4966" w:author="Kai Pa" w:date="2018-05-08T21:17:00Z">
          <w:r w:rsidRPr="00B90FBE" w:rsidDel="0087474A">
            <w:rPr>
              <w:noProof/>
              <w:sz w:val="32"/>
              <w:rPrChange w:id="4967" w:author="Kai Pa" w:date="2018-05-21T21:31:00Z">
                <w:rPr>
                  <w:noProof/>
                </w:rPr>
              </w:rPrChange>
            </w:rPr>
            <w:delText xml:space="preserve">     Xuất D2. (Tổng số tiền lãi tiết kiểm)</w:delText>
          </w:r>
        </w:del>
      </w:ins>
    </w:p>
    <w:p w14:paraId="512E6C4B" w14:textId="3A42E783" w:rsidR="00D5381B" w:rsidRPr="00B90FBE" w:rsidDel="0087474A" w:rsidRDefault="00D5381B">
      <w:pPr>
        <w:ind w:left="720"/>
        <w:rPr>
          <w:ins w:id="4968" w:author="LÊ VĂN PA" w:date="2018-04-10T13:28:00Z"/>
          <w:del w:id="4969" w:author="Kai Pa" w:date="2018-05-08T21:17:00Z"/>
          <w:sz w:val="32"/>
          <w:rPrChange w:id="4970" w:author="Kai Pa" w:date="2018-05-21T21:31:00Z">
            <w:rPr>
              <w:ins w:id="4971" w:author="LÊ VĂN PA" w:date="2018-04-10T13:28:00Z"/>
              <w:del w:id="4972" w:author="Kai Pa" w:date="2018-05-08T21:17:00Z"/>
            </w:rPr>
          </w:rPrChange>
        </w:rPr>
      </w:pPr>
      <w:ins w:id="4973" w:author="LÊ VĂN PA" w:date="2018-04-10T13:28:00Z">
        <w:del w:id="4974" w:author="Kai Pa" w:date="2018-05-08T21:17:00Z">
          <w:r w:rsidRPr="00B90FBE" w:rsidDel="0087474A">
            <w:rPr>
              <w:noProof/>
              <w:sz w:val="32"/>
              <w:rPrChange w:id="4975" w:author="Kai Pa" w:date="2018-05-21T21:31:00Z">
                <w:rPr>
                  <w:noProof/>
                </w:rPr>
              </w:rPrChange>
            </w:rPr>
            <w:drawing>
              <wp:inline distT="0" distB="0" distL="0" distR="0" wp14:anchorId="521DC008" wp14:editId="5A5CDD4E">
                <wp:extent cx="2714625" cy="2486025"/>
                <wp:effectExtent l="0" t="0" r="9525" b="9525"/>
                <wp:docPr id="11" name="Picture 11" descr="C:\Users\Adm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del>
      </w:ins>
    </w:p>
    <w:p w14:paraId="6C9F65A4" w14:textId="438663E9" w:rsidR="00D5381B" w:rsidRPr="00B90FBE" w:rsidDel="0087474A" w:rsidRDefault="00D5381B" w:rsidP="00D5381B">
      <w:pPr>
        <w:pStyle w:val="ListParagraph"/>
        <w:rPr>
          <w:ins w:id="4976" w:author="LÊ VĂN PA" w:date="2018-04-10T13:28:00Z"/>
          <w:del w:id="4977" w:author="Kai Pa" w:date="2018-05-08T21:17:00Z"/>
          <w:sz w:val="32"/>
          <w:rPrChange w:id="4978" w:author="Kai Pa" w:date="2018-05-21T21:31:00Z">
            <w:rPr>
              <w:ins w:id="4979" w:author="LÊ VĂN PA" w:date="2018-04-10T13:28:00Z"/>
              <w:del w:id="4980" w:author="Kai Pa" w:date="2018-05-08T21:17:00Z"/>
            </w:rPr>
          </w:rPrChange>
        </w:rPr>
      </w:pPr>
      <w:ins w:id="4981" w:author="LÊ VĂN PA" w:date="2018-04-10T13:28:00Z">
        <w:del w:id="4982" w:author="Kai Pa" w:date="2018-05-08T21:17:00Z">
          <w:r w:rsidRPr="00B90FBE" w:rsidDel="0087474A">
            <w:rPr>
              <w:sz w:val="32"/>
              <w:rPrChange w:id="4983" w:author="Kai Pa" w:date="2018-05-21T21:31:00Z">
                <w:rPr/>
              </w:rPrChange>
            </w:rPr>
            <w:delText>Giải thích</w:delText>
          </w:r>
        </w:del>
      </w:ins>
    </w:p>
    <w:p w14:paraId="3A0B31E6" w14:textId="2A631EC6" w:rsidR="00D5381B" w:rsidRPr="00B90FBE" w:rsidDel="0087474A" w:rsidRDefault="00D5381B" w:rsidP="00D5381B">
      <w:pPr>
        <w:pStyle w:val="ListParagraph"/>
        <w:rPr>
          <w:ins w:id="4984" w:author="LÊ VĂN PA" w:date="2018-04-10T13:28:00Z"/>
          <w:del w:id="4985" w:author="Kai Pa" w:date="2018-05-08T21:17:00Z"/>
          <w:sz w:val="32"/>
          <w:rPrChange w:id="4986" w:author="Kai Pa" w:date="2018-05-21T21:31:00Z">
            <w:rPr>
              <w:ins w:id="4987" w:author="LÊ VĂN PA" w:date="2018-04-10T13:28:00Z"/>
              <w:del w:id="4988" w:author="Kai Pa" w:date="2018-05-08T21:17:00Z"/>
            </w:rPr>
          </w:rPrChange>
        </w:rPr>
      </w:pPr>
      <w:ins w:id="4989" w:author="LÊ VĂN PA" w:date="2018-04-10T13:28:00Z">
        <w:del w:id="4990" w:author="Kai Pa" w:date="2018-05-08T21:17:00Z">
          <w:r w:rsidRPr="00B90FBE" w:rsidDel="0087474A">
            <w:rPr>
              <w:sz w:val="32"/>
              <w:rPrChange w:id="4991" w:author="Kai Pa" w:date="2018-05-21T21:31:00Z">
                <w:rPr/>
              </w:rPrChange>
            </w:rPr>
            <w:delText>D1 : Thông tin khách hàng cần cập nhật trong STK.</w:delText>
          </w:r>
        </w:del>
      </w:ins>
    </w:p>
    <w:p w14:paraId="5A861EFE" w14:textId="1D7ED6D5" w:rsidR="00D5381B" w:rsidRPr="00B90FBE" w:rsidDel="0087474A" w:rsidRDefault="00D5381B" w:rsidP="00D5381B">
      <w:pPr>
        <w:pStyle w:val="ListParagraph"/>
        <w:rPr>
          <w:ins w:id="4992" w:author="LÊ VĂN PA" w:date="2018-04-10T13:28:00Z"/>
          <w:del w:id="4993" w:author="Kai Pa" w:date="2018-05-08T21:17:00Z"/>
          <w:sz w:val="32"/>
          <w:rPrChange w:id="4994" w:author="Kai Pa" w:date="2018-05-21T21:31:00Z">
            <w:rPr>
              <w:ins w:id="4995" w:author="LÊ VĂN PA" w:date="2018-04-10T13:28:00Z"/>
              <w:del w:id="4996" w:author="Kai Pa" w:date="2018-05-08T21:17:00Z"/>
            </w:rPr>
          </w:rPrChange>
        </w:rPr>
      </w:pPr>
      <w:ins w:id="4997" w:author="LÊ VĂN PA" w:date="2018-04-10T13:28:00Z">
        <w:del w:id="4998" w:author="Kai Pa" w:date="2018-05-08T21:17:00Z">
          <w:r w:rsidRPr="00B90FBE" w:rsidDel="0087474A">
            <w:rPr>
              <w:sz w:val="32"/>
              <w:rPrChange w:id="4999" w:author="Kai Pa" w:date="2018-05-21T21:31:00Z">
                <w:rPr/>
              </w:rPrChange>
            </w:rPr>
            <w:delText>D2 : Thông tin sổ tiết kiệm của khách hàng sau khi được cập nhật.</w:delText>
          </w:r>
        </w:del>
      </w:ins>
    </w:p>
    <w:p w14:paraId="665FD954" w14:textId="10C14B5B" w:rsidR="00D5381B" w:rsidRPr="00B90FBE" w:rsidDel="0087474A" w:rsidRDefault="00D5381B" w:rsidP="00D5381B">
      <w:pPr>
        <w:pStyle w:val="ListParagraph"/>
        <w:rPr>
          <w:ins w:id="5000" w:author="LÊ VĂN PA" w:date="2018-04-10T13:28:00Z"/>
          <w:del w:id="5001" w:author="Kai Pa" w:date="2018-05-08T21:17:00Z"/>
          <w:sz w:val="32"/>
          <w:rPrChange w:id="5002" w:author="Kai Pa" w:date="2018-05-21T21:31:00Z">
            <w:rPr>
              <w:ins w:id="5003" w:author="LÊ VĂN PA" w:date="2018-04-10T13:28:00Z"/>
              <w:del w:id="5004" w:author="Kai Pa" w:date="2018-05-08T21:17:00Z"/>
            </w:rPr>
          </w:rPrChange>
        </w:rPr>
      </w:pPr>
      <w:ins w:id="5005" w:author="LÊ VĂN PA" w:date="2018-04-10T13:28:00Z">
        <w:del w:id="5006" w:author="Kai Pa" w:date="2018-05-08T21:17:00Z">
          <w:r w:rsidRPr="00B90FBE" w:rsidDel="0087474A">
            <w:rPr>
              <w:sz w:val="32"/>
              <w:rPrChange w:id="5007" w:author="Kai Pa" w:date="2018-05-21T21:31:00Z">
                <w:rPr/>
              </w:rPrChange>
            </w:rPr>
            <w:delText>D3 : Thông tin đă được cập nhật.</w:delText>
          </w:r>
        </w:del>
      </w:ins>
    </w:p>
    <w:p w14:paraId="06214A4E" w14:textId="2C4089F6" w:rsidR="00D5381B" w:rsidRPr="00B90FBE" w:rsidDel="0087474A" w:rsidRDefault="00D5381B" w:rsidP="00D5381B">
      <w:pPr>
        <w:pStyle w:val="ListParagraph"/>
        <w:rPr>
          <w:ins w:id="5008" w:author="LÊ VĂN PA" w:date="2018-04-10T13:28:00Z"/>
          <w:del w:id="5009" w:author="Kai Pa" w:date="2018-05-08T21:17:00Z"/>
          <w:sz w:val="32"/>
          <w:rPrChange w:id="5010" w:author="Kai Pa" w:date="2018-05-21T21:31:00Z">
            <w:rPr>
              <w:ins w:id="5011" w:author="LÊ VĂN PA" w:date="2018-04-10T13:28:00Z"/>
              <w:del w:id="5012" w:author="Kai Pa" w:date="2018-05-08T21:17:00Z"/>
            </w:rPr>
          </w:rPrChange>
        </w:rPr>
      </w:pPr>
      <w:ins w:id="5013" w:author="LÊ VĂN PA" w:date="2018-04-10T13:28:00Z">
        <w:del w:id="5014" w:author="Kai Pa" w:date="2018-05-08T21:17:00Z">
          <w:r w:rsidRPr="00B90FBE" w:rsidDel="0087474A">
            <w:rPr>
              <w:sz w:val="32"/>
              <w:rPrChange w:id="5015" w:author="Kai Pa" w:date="2018-05-21T21:31:00Z">
                <w:rPr/>
              </w:rPrChange>
            </w:rPr>
            <w:delText>D4 : D3</w:delText>
          </w:r>
        </w:del>
      </w:ins>
    </w:p>
    <w:p w14:paraId="462C3D32" w14:textId="42F97790" w:rsidR="00D5381B" w:rsidRPr="00B90FBE" w:rsidDel="0087474A" w:rsidRDefault="00D5381B" w:rsidP="00D5381B">
      <w:pPr>
        <w:pStyle w:val="ListParagraph"/>
        <w:rPr>
          <w:ins w:id="5016" w:author="LÊ VĂN PA" w:date="2018-04-10T13:28:00Z"/>
          <w:del w:id="5017" w:author="Kai Pa" w:date="2018-05-08T21:17:00Z"/>
          <w:sz w:val="32"/>
          <w:rPrChange w:id="5018" w:author="Kai Pa" w:date="2018-05-21T21:31:00Z">
            <w:rPr>
              <w:ins w:id="5019" w:author="LÊ VĂN PA" w:date="2018-04-10T13:28:00Z"/>
              <w:del w:id="5020" w:author="Kai Pa" w:date="2018-05-08T21:17:00Z"/>
            </w:rPr>
          </w:rPrChange>
        </w:rPr>
      </w:pPr>
    </w:p>
    <w:p w14:paraId="2A347D1C" w14:textId="1D49A424" w:rsidR="00D5381B" w:rsidRPr="00B90FBE" w:rsidDel="0087474A" w:rsidRDefault="00D5381B" w:rsidP="00D5381B">
      <w:pPr>
        <w:pStyle w:val="ListParagraph"/>
        <w:rPr>
          <w:ins w:id="5021" w:author="LÊ VĂN PA" w:date="2018-04-10T13:28:00Z"/>
          <w:del w:id="5022" w:author="Kai Pa" w:date="2018-05-08T21:17:00Z"/>
          <w:sz w:val="32"/>
          <w:rPrChange w:id="5023" w:author="Kai Pa" w:date="2018-05-21T21:31:00Z">
            <w:rPr>
              <w:ins w:id="5024" w:author="LÊ VĂN PA" w:date="2018-04-10T13:28:00Z"/>
              <w:del w:id="5025" w:author="Kai Pa" w:date="2018-05-08T21:17:00Z"/>
            </w:rPr>
          </w:rPrChange>
        </w:rPr>
      </w:pPr>
      <w:ins w:id="5026" w:author="LÊ VĂN PA" w:date="2018-04-10T13:28:00Z">
        <w:del w:id="5027" w:author="Kai Pa" w:date="2018-05-08T21:17:00Z">
          <w:r w:rsidRPr="00B90FBE" w:rsidDel="0087474A">
            <w:rPr>
              <w:sz w:val="32"/>
              <w:rPrChange w:id="5028" w:author="Kai Pa" w:date="2018-05-21T21:31:00Z">
                <w:rPr/>
              </w:rPrChange>
            </w:rPr>
            <w:delText>Thuật toán xử lý</w:delText>
          </w:r>
        </w:del>
      </w:ins>
    </w:p>
    <w:p w14:paraId="3AB05BC3" w14:textId="5C1313C3" w:rsidR="00D5381B" w:rsidRPr="00B90FBE" w:rsidDel="0087474A" w:rsidRDefault="00D5381B" w:rsidP="00D5381B">
      <w:pPr>
        <w:pStyle w:val="ListParagraph"/>
        <w:rPr>
          <w:ins w:id="5029" w:author="LÊ VĂN PA" w:date="2018-04-10T13:28:00Z"/>
          <w:del w:id="5030" w:author="Kai Pa" w:date="2018-05-08T21:17:00Z"/>
          <w:sz w:val="32"/>
          <w:rPrChange w:id="5031" w:author="Kai Pa" w:date="2018-05-21T21:31:00Z">
            <w:rPr>
              <w:ins w:id="5032" w:author="LÊ VĂN PA" w:date="2018-04-10T13:28:00Z"/>
              <w:del w:id="5033" w:author="Kai Pa" w:date="2018-05-08T21:17:00Z"/>
            </w:rPr>
          </w:rPrChange>
        </w:rPr>
      </w:pPr>
      <w:ins w:id="5034" w:author="LÊ VĂN PA" w:date="2018-04-10T13:28:00Z">
        <w:del w:id="5035" w:author="Kai Pa" w:date="2018-05-08T21:17:00Z">
          <w:r w:rsidRPr="00B90FBE" w:rsidDel="0087474A">
            <w:rPr>
              <w:sz w:val="32"/>
              <w:rPrChange w:id="5036" w:author="Kai Pa" w:date="2018-05-21T21:31:00Z">
                <w:rPr/>
              </w:rPrChange>
            </w:rPr>
            <w:delText>Nhập D1 ( Mã sổ tiết kiệm, Mã loại tiết kiệm, Mã cập nhật, ngày cập nhật, Loại tiền, Số dư )</w:delText>
          </w:r>
        </w:del>
      </w:ins>
    </w:p>
    <w:p w14:paraId="1ABD1159" w14:textId="4610AEE4" w:rsidR="00D5381B" w:rsidRPr="00B90FBE" w:rsidDel="0087474A" w:rsidRDefault="00D5381B" w:rsidP="00D5381B">
      <w:pPr>
        <w:pStyle w:val="ListParagraph"/>
        <w:rPr>
          <w:ins w:id="5037" w:author="LÊ VĂN PA" w:date="2018-04-10T13:28:00Z"/>
          <w:del w:id="5038" w:author="Kai Pa" w:date="2018-05-08T21:17:00Z"/>
          <w:sz w:val="32"/>
          <w:rPrChange w:id="5039" w:author="Kai Pa" w:date="2018-05-21T21:31:00Z">
            <w:rPr>
              <w:ins w:id="5040" w:author="LÊ VĂN PA" w:date="2018-04-10T13:28:00Z"/>
              <w:del w:id="5041" w:author="Kai Pa" w:date="2018-05-08T21:17:00Z"/>
            </w:rPr>
          </w:rPrChange>
        </w:rPr>
      </w:pPr>
      <w:ins w:id="5042" w:author="LÊ VĂN PA" w:date="2018-04-10T13:28:00Z">
        <w:del w:id="5043" w:author="Kai Pa" w:date="2018-05-08T21:17:00Z">
          <w:r w:rsidRPr="00B90FBE" w:rsidDel="0087474A">
            <w:rPr>
              <w:sz w:val="32"/>
              <w:rPrChange w:id="5044" w:author="Kai Pa" w:date="2018-05-21T21:31:00Z">
                <w:rPr/>
              </w:rPrChange>
            </w:rPr>
            <w:delText>Xử lý D3 ( Thông tin sau khi cập nhật). Lưu D3</w:delText>
          </w:r>
        </w:del>
      </w:ins>
    </w:p>
    <w:p w14:paraId="624F3E13" w14:textId="1A8FAD3D" w:rsidR="00D5381B" w:rsidRPr="00B90FBE" w:rsidDel="0087474A" w:rsidRDefault="00D5381B" w:rsidP="00D5381B">
      <w:pPr>
        <w:pStyle w:val="ListParagraph"/>
        <w:rPr>
          <w:ins w:id="5045" w:author="LÊ VĂN PA" w:date="2018-04-10T13:28:00Z"/>
          <w:del w:id="5046" w:author="Kai Pa" w:date="2018-05-08T21:17:00Z"/>
          <w:sz w:val="32"/>
          <w:rPrChange w:id="5047" w:author="Kai Pa" w:date="2018-05-21T21:31:00Z">
            <w:rPr>
              <w:ins w:id="5048" w:author="LÊ VĂN PA" w:date="2018-04-10T13:28:00Z"/>
              <w:del w:id="5049" w:author="Kai Pa" w:date="2018-05-08T21:17:00Z"/>
            </w:rPr>
          </w:rPrChange>
        </w:rPr>
      </w:pPr>
      <w:ins w:id="5050" w:author="LÊ VĂN PA" w:date="2018-04-10T13:28:00Z">
        <w:del w:id="5051" w:author="Kai Pa" w:date="2018-05-08T21:17:00Z">
          <w:r w:rsidRPr="00B90FBE" w:rsidDel="0087474A">
            <w:rPr>
              <w:sz w:val="32"/>
              <w:rPrChange w:id="5052" w:author="Kai Pa" w:date="2018-05-21T21:31:00Z">
                <w:rPr/>
              </w:rPrChange>
            </w:rPr>
            <w:delText>Xử lý D4. (Thông tin STK sau lần cập nhật mới nhất )</w:delText>
          </w:r>
        </w:del>
      </w:ins>
    </w:p>
    <w:p w14:paraId="150D4854" w14:textId="2CD3975E" w:rsidR="00D5381B" w:rsidRPr="00B90FBE" w:rsidDel="0087474A" w:rsidRDefault="00D5381B" w:rsidP="00D5381B">
      <w:pPr>
        <w:pStyle w:val="ListParagraph"/>
        <w:rPr>
          <w:ins w:id="5053" w:author="LÊ VĂN PA" w:date="2018-04-10T13:28:00Z"/>
          <w:del w:id="5054" w:author="Kai Pa" w:date="2018-05-08T21:17:00Z"/>
          <w:sz w:val="32"/>
          <w:rPrChange w:id="5055" w:author="Kai Pa" w:date="2018-05-21T21:31:00Z">
            <w:rPr>
              <w:ins w:id="5056" w:author="LÊ VĂN PA" w:date="2018-04-10T13:28:00Z"/>
              <w:del w:id="5057" w:author="Kai Pa" w:date="2018-05-08T21:17:00Z"/>
            </w:rPr>
          </w:rPrChange>
        </w:rPr>
      </w:pPr>
      <w:ins w:id="5058" w:author="LÊ VĂN PA" w:date="2018-04-10T13:28:00Z">
        <w:del w:id="5059" w:author="Kai Pa" w:date="2018-05-08T21:17:00Z">
          <w:r w:rsidRPr="00B90FBE" w:rsidDel="0087474A">
            <w:rPr>
              <w:sz w:val="32"/>
              <w:rPrChange w:id="5060" w:author="Kai Pa" w:date="2018-05-21T21:31:00Z">
                <w:rPr/>
              </w:rPrChange>
            </w:rPr>
            <w:delText>Xuất D2. ( Thông tin STK của khách hàng đã được cập nhật )</w:delText>
          </w:r>
        </w:del>
      </w:ins>
    </w:p>
    <w:p w14:paraId="2DD60732" w14:textId="0431E7AC" w:rsidR="00D5381B" w:rsidRPr="00B90FBE" w:rsidDel="0087474A" w:rsidRDefault="00D5381B">
      <w:pPr>
        <w:ind w:left="720"/>
        <w:rPr>
          <w:ins w:id="5061" w:author="LÊ VĂN PA" w:date="2018-04-10T13:28:00Z"/>
          <w:del w:id="5062" w:author="Kai Pa" w:date="2018-05-08T21:17:00Z"/>
          <w:sz w:val="32"/>
          <w:rPrChange w:id="5063" w:author="Kai Pa" w:date="2018-05-21T21:31:00Z">
            <w:rPr>
              <w:ins w:id="5064" w:author="LÊ VĂN PA" w:date="2018-04-10T13:28:00Z"/>
              <w:del w:id="5065" w:author="Kai Pa" w:date="2018-05-08T21:17:00Z"/>
            </w:rPr>
          </w:rPrChange>
        </w:rPr>
      </w:pPr>
      <w:ins w:id="5066" w:author="LÊ VĂN PA" w:date="2018-04-10T13:28:00Z">
        <w:del w:id="5067" w:author="Kai Pa" w:date="2018-05-08T21:17:00Z">
          <w:r w:rsidRPr="00B90FBE" w:rsidDel="0087474A">
            <w:rPr>
              <w:noProof/>
              <w:sz w:val="32"/>
              <w:rPrChange w:id="5068" w:author="Kai Pa" w:date="2018-05-21T21:31:00Z">
                <w:rPr>
                  <w:noProof/>
                </w:rPr>
              </w:rPrChange>
            </w:rPr>
            <w:drawing>
              <wp:inline distT="0" distB="0" distL="0" distR="0" wp14:anchorId="327F6185" wp14:editId="30DA7EF4">
                <wp:extent cx="2827655" cy="2844800"/>
                <wp:effectExtent l="0" t="0" r="0"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7655" cy="2844800"/>
                        </a:xfrm>
                        <a:prstGeom prst="rect">
                          <a:avLst/>
                        </a:prstGeom>
                        <a:noFill/>
                        <a:ln>
                          <a:noFill/>
                        </a:ln>
                      </pic:spPr>
                    </pic:pic>
                  </a:graphicData>
                </a:graphic>
              </wp:inline>
            </w:drawing>
          </w:r>
        </w:del>
      </w:ins>
    </w:p>
    <w:p w14:paraId="35492108" w14:textId="2BF76ABA" w:rsidR="00D5381B" w:rsidRPr="00B90FBE" w:rsidDel="0087474A" w:rsidRDefault="00D5381B" w:rsidP="00D5381B">
      <w:pPr>
        <w:pStyle w:val="ListParagraph"/>
        <w:rPr>
          <w:ins w:id="5069" w:author="LÊ VĂN PA" w:date="2018-04-10T13:28:00Z"/>
          <w:del w:id="5070" w:author="Kai Pa" w:date="2018-05-08T21:17:00Z"/>
          <w:sz w:val="32"/>
          <w:rPrChange w:id="5071" w:author="Kai Pa" w:date="2018-05-21T21:31:00Z">
            <w:rPr>
              <w:ins w:id="5072" w:author="LÊ VĂN PA" w:date="2018-04-10T13:28:00Z"/>
              <w:del w:id="5073" w:author="Kai Pa" w:date="2018-05-08T21:17:00Z"/>
            </w:rPr>
          </w:rPrChange>
        </w:rPr>
      </w:pPr>
      <w:ins w:id="5074" w:author="LÊ VĂN PA" w:date="2018-04-10T13:28:00Z">
        <w:del w:id="5075" w:author="Kai Pa" w:date="2018-05-08T21:17:00Z">
          <w:r w:rsidRPr="00B90FBE" w:rsidDel="0087474A">
            <w:rPr>
              <w:sz w:val="32"/>
              <w:rPrChange w:id="5076" w:author="Kai Pa" w:date="2018-05-21T21:31:00Z">
                <w:rPr/>
              </w:rPrChange>
            </w:rPr>
            <w:delText>Giải thích</w:delText>
          </w:r>
        </w:del>
      </w:ins>
    </w:p>
    <w:p w14:paraId="518512D0" w14:textId="47B14A86" w:rsidR="00D5381B" w:rsidRPr="00B90FBE" w:rsidDel="0087474A" w:rsidRDefault="00D5381B" w:rsidP="00D5381B">
      <w:pPr>
        <w:pStyle w:val="ListParagraph"/>
        <w:rPr>
          <w:ins w:id="5077" w:author="LÊ VĂN PA" w:date="2018-04-10T13:28:00Z"/>
          <w:del w:id="5078" w:author="Kai Pa" w:date="2018-05-08T21:17:00Z"/>
          <w:sz w:val="32"/>
          <w:rPrChange w:id="5079" w:author="Kai Pa" w:date="2018-05-21T21:31:00Z">
            <w:rPr>
              <w:ins w:id="5080" w:author="LÊ VĂN PA" w:date="2018-04-10T13:28:00Z"/>
              <w:del w:id="5081" w:author="Kai Pa" w:date="2018-05-08T21:17:00Z"/>
            </w:rPr>
          </w:rPrChange>
        </w:rPr>
      </w:pPr>
      <w:ins w:id="5082" w:author="LÊ VĂN PA" w:date="2018-04-10T13:28:00Z">
        <w:del w:id="5083" w:author="Kai Pa" w:date="2018-05-08T21:17:00Z">
          <w:r w:rsidRPr="00B90FBE" w:rsidDel="0087474A">
            <w:rPr>
              <w:sz w:val="32"/>
              <w:rPrChange w:id="5084" w:author="Kai Pa" w:date="2018-05-21T21:31:00Z">
                <w:rPr/>
              </w:rPrChange>
            </w:rPr>
            <w:delText>D1 :  Thông tin liên quan tới loại STK.</w:delText>
          </w:r>
        </w:del>
      </w:ins>
    </w:p>
    <w:p w14:paraId="792F8668" w14:textId="3F683728" w:rsidR="00D5381B" w:rsidRPr="00B90FBE" w:rsidDel="0087474A" w:rsidRDefault="00D5381B" w:rsidP="00D5381B">
      <w:pPr>
        <w:pStyle w:val="ListParagraph"/>
        <w:rPr>
          <w:ins w:id="5085" w:author="LÊ VĂN PA" w:date="2018-04-10T13:28:00Z"/>
          <w:del w:id="5086" w:author="Kai Pa" w:date="2018-05-08T21:17:00Z"/>
          <w:sz w:val="32"/>
          <w:rPrChange w:id="5087" w:author="Kai Pa" w:date="2018-05-21T21:31:00Z">
            <w:rPr>
              <w:ins w:id="5088" w:author="LÊ VĂN PA" w:date="2018-04-10T13:28:00Z"/>
              <w:del w:id="5089" w:author="Kai Pa" w:date="2018-05-08T21:17:00Z"/>
            </w:rPr>
          </w:rPrChange>
        </w:rPr>
      </w:pPr>
      <w:ins w:id="5090" w:author="LÊ VĂN PA" w:date="2018-04-10T13:28:00Z">
        <w:del w:id="5091" w:author="Kai Pa" w:date="2018-05-08T21:17:00Z">
          <w:r w:rsidRPr="00B90FBE" w:rsidDel="0087474A">
            <w:rPr>
              <w:sz w:val="32"/>
              <w:rPrChange w:id="5092" w:author="Kai Pa" w:date="2018-05-21T21:31:00Z">
                <w:rPr/>
              </w:rPrChange>
            </w:rPr>
            <w:delText>D2 :  Loại STK đã được cập nhật.</w:delText>
          </w:r>
        </w:del>
      </w:ins>
    </w:p>
    <w:p w14:paraId="2F44439C" w14:textId="018E1CE0" w:rsidR="00D5381B" w:rsidRPr="00B90FBE" w:rsidDel="0087474A" w:rsidRDefault="00D5381B" w:rsidP="00D5381B">
      <w:pPr>
        <w:pStyle w:val="ListParagraph"/>
        <w:rPr>
          <w:ins w:id="5093" w:author="LÊ VĂN PA" w:date="2018-04-10T13:28:00Z"/>
          <w:del w:id="5094" w:author="Kai Pa" w:date="2018-05-08T21:17:00Z"/>
          <w:sz w:val="32"/>
          <w:rPrChange w:id="5095" w:author="Kai Pa" w:date="2018-05-21T21:31:00Z">
            <w:rPr>
              <w:ins w:id="5096" w:author="LÊ VĂN PA" w:date="2018-04-10T13:28:00Z"/>
              <w:del w:id="5097" w:author="Kai Pa" w:date="2018-05-08T21:17:00Z"/>
            </w:rPr>
          </w:rPrChange>
        </w:rPr>
      </w:pPr>
      <w:ins w:id="5098" w:author="LÊ VĂN PA" w:date="2018-04-10T13:28:00Z">
        <w:del w:id="5099" w:author="Kai Pa" w:date="2018-05-08T21:17:00Z">
          <w:r w:rsidRPr="00B90FBE" w:rsidDel="0087474A">
            <w:rPr>
              <w:sz w:val="32"/>
              <w:rPrChange w:id="5100" w:author="Kai Pa" w:date="2018-05-21T21:31:00Z">
                <w:rPr/>
              </w:rPrChange>
            </w:rPr>
            <w:delText>D3 : Thông tin loại STK  đã được cập nhật.</w:delText>
          </w:r>
        </w:del>
      </w:ins>
    </w:p>
    <w:p w14:paraId="68E28D03" w14:textId="5F237A93" w:rsidR="00D5381B" w:rsidRPr="00B90FBE" w:rsidDel="0087474A" w:rsidRDefault="00D5381B" w:rsidP="00D5381B">
      <w:pPr>
        <w:pStyle w:val="ListParagraph"/>
        <w:rPr>
          <w:ins w:id="5101" w:author="LÊ VĂN PA" w:date="2018-04-10T13:28:00Z"/>
          <w:del w:id="5102" w:author="Kai Pa" w:date="2018-05-08T21:17:00Z"/>
          <w:sz w:val="32"/>
          <w:rPrChange w:id="5103" w:author="Kai Pa" w:date="2018-05-21T21:31:00Z">
            <w:rPr>
              <w:ins w:id="5104" w:author="LÊ VĂN PA" w:date="2018-04-10T13:28:00Z"/>
              <w:del w:id="5105" w:author="Kai Pa" w:date="2018-05-08T21:17:00Z"/>
            </w:rPr>
          </w:rPrChange>
        </w:rPr>
      </w:pPr>
      <w:ins w:id="5106" w:author="LÊ VĂN PA" w:date="2018-04-10T13:28:00Z">
        <w:del w:id="5107" w:author="Kai Pa" w:date="2018-05-08T21:17:00Z">
          <w:r w:rsidRPr="00B90FBE" w:rsidDel="0087474A">
            <w:rPr>
              <w:sz w:val="32"/>
              <w:rPrChange w:id="5108" w:author="Kai Pa" w:date="2018-05-21T21:31:00Z">
                <w:rPr/>
              </w:rPrChange>
            </w:rPr>
            <w:delText>D4 : D3</w:delText>
          </w:r>
        </w:del>
      </w:ins>
    </w:p>
    <w:p w14:paraId="5648A805" w14:textId="6F224D17" w:rsidR="00D5381B" w:rsidRPr="00B90FBE" w:rsidDel="0087474A" w:rsidRDefault="00D5381B" w:rsidP="00D5381B">
      <w:pPr>
        <w:pStyle w:val="ListParagraph"/>
        <w:rPr>
          <w:ins w:id="5109" w:author="LÊ VĂN PA" w:date="2018-04-10T13:28:00Z"/>
          <w:del w:id="5110" w:author="Kai Pa" w:date="2018-05-08T21:17:00Z"/>
          <w:sz w:val="32"/>
          <w:rPrChange w:id="5111" w:author="Kai Pa" w:date="2018-05-21T21:31:00Z">
            <w:rPr>
              <w:ins w:id="5112" w:author="LÊ VĂN PA" w:date="2018-04-10T13:28:00Z"/>
              <w:del w:id="5113" w:author="Kai Pa" w:date="2018-05-08T21:17:00Z"/>
            </w:rPr>
          </w:rPrChange>
        </w:rPr>
      </w:pPr>
    </w:p>
    <w:p w14:paraId="3C62B24A" w14:textId="65AA42E8" w:rsidR="00D5381B" w:rsidRPr="00B90FBE" w:rsidDel="0087474A" w:rsidRDefault="00D5381B" w:rsidP="00D5381B">
      <w:pPr>
        <w:pStyle w:val="ListParagraph"/>
        <w:rPr>
          <w:ins w:id="5114" w:author="LÊ VĂN PA" w:date="2018-04-10T13:28:00Z"/>
          <w:del w:id="5115" w:author="Kai Pa" w:date="2018-05-08T21:17:00Z"/>
          <w:sz w:val="32"/>
          <w:rPrChange w:id="5116" w:author="Kai Pa" w:date="2018-05-21T21:31:00Z">
            <w:rPr>
              <w:ins w:id="5117" w:author="LÊ VĂN PA" w:date="2018-04-10T13:28:00Z"/>
              <w:del w:id="5118" w:author="Kai Pa" w:date="2018-05-08T21:17:00Z"/>
            </w:rPr>
          </w:rPrChange>
        </w:rPr>
      </w:pPr>
      <w:ins w:id="5119" w:author="LÊ VĂN PA" w:date="2018-04-10T13:28:00Z">
        <w:del w:id="5120" w:author="Kai Pa" w:date="2018-05-08T21:17:00Z">
          <w:r w:rsidRPr="00B90FBE" w:rsidDel="0087474A">
            <w:rPr>
              <w:sz w:val="32"/>
              <w:rPrChange w:id="5121" w:author="Kai Pa" w:date="2018-05-21T21:31:00Z">
                <w:rPr/>
              </w:rPrChange>
            </w:rPr>
            <w:delText>Thuật toán xử lý</w:delText>
          </w:r>
        </w:del>
      </w:ins>
    </w:p>
    <w:p w14:paraId="315E9EFE" w14:textId="51A6BE82" w:rsidR="00D5381B" w:rsidRPr="00B90FBE" w:rsidDel="0087474A" w:rsidRDefault="00D5381B" w:rsidP="00D5381B">
      <w:pPr>
        <w:rPr>
          <w:ins w:id="5122" w:author="LÊ VĂN PA" w:date="2018-04-10T13:28:00Z"/>
          <w:del w:id="5123" w:author="Kai Pa" w:date="2018-05-08T21:17:00Z"/>
          <w:sz w:val="32"/>
          <w:rPrChange w:id="5124" w:author="Kai Pa" w:date="2018-05-21T21:31:00Z">
            <w:rPr>
              <w:ins w:id="5125" w:author="LÊ VĂN PA" w:date="2018-04-10T13:28:00Z"/>
              <w:del w:id="5126" w:author="Kai Pa" w:date="2018-05-08T21:17:00Z"/>
            </w:rPr>
          </w:rPrChange>
        </w:rPr>
      </w:pPr>
      <w:ins w:id="5127" w:author="LÊ VĂN PA" w:date="2018-04-10T13:28:00Z">
        <w:del w:id="5128" w:author="Kai Pa" w:date="2018-05-08T21:17:00Z">
          <w:r w:rsidRPr="00B90FBE" w:rsidDel="0087474A">
            <w:rPr>
              <w:sz w:val="32"/>
              <w:rPrChange w:id="5129" w:author="Kai Pa" w:date="2018-05-21T21:31:00Z">
                <w:rPr/>
              </w:rPrChange>
            </w:rPr>
            <w:delText xml:space="preserve">              Nhập D1 (Họ và tên khách hàng, Mã sổ tiết kiệm, Mã loại tiết kiệm)</w:delText>
          </w:r>
        </w:del>
      </w:ins>
    </w:p>
    <w:p w14:paraId="16065583" w14:textId="3C9A35F5" w:rsidR="00D5381B" w:rsidRPr="00B90FBE" w:rsidDel="0087474A" w:rsidRDefault="00D5381B" w:rsidP="00D5381B">
      <w:pPr>
        <w:rPr>
          <w:ins w:id="5130" w:author="LÊ VĂN PA" w:date="2018-04-10T13:28:00Z"/>
          <w:del w:id="5131" w:author="Kai Pa" w:date="2018-05-08T21:17:00Z"/>
          <w:sz w:val="32"/>
          <w:rPrChange w:id="5132" w:author="Kai Pa" w:date="2018-05-21T21:31:00Z">
            <w:rPr>
              <w:ins w:id="5133" w:author="LÊ VĂN PA" w:date="2018-04-10T13:28:00Z"/>
              <w:del w:id="5134" w:author="Kai Pa" w:date="2018-05-08T21:17:00Z"/>
            </w:rPr>
          </w:rPrChange>
        </w:rPr>
      </w:pPr>
      <w:ins w:id="5135" w:author="LÊ VĂN PA" w:date="2018-04-10T13:28:00Z">
        <w:del w:id="5136" w:author="Kai Pa" w:date="2018-05-08T21:17:00Z">
          <w:r w:rsidRPr="00B90FBE" w:rsidDel="0087474A">
            <w:rPr>
              <w:sz w:val="32"/>
              <w:rPrChange w:id="5137" w:author="Kai Pa" w:date="2018-05-21T21:31:00Z">
                <w:rPr/>
              </w:rPrChange>
            </w:rPr>
            <w:delText xml:space="preserve">              Xử lý D3 (Các thông tin cập nhật bao gồm (Mã cập nhật, Số dư, Ngày cập nhật, Loại tiền ). Lưu D3</w:delText>
          </w:r>
        </w:del>
      </w:ins>
    </w:p>
    <w:p w14:paraId="0C0B30E6" w14:textId="4EAE66E4" w:rsidR="00D5381B" w:rsidRPr="00B90FBE" w:rsidDel="0087474A" w:rsidRDefault="00D5381B" w:rsidP="00D5381B">
      <w:pPr>
        <w:rPr>
          <w:ins w:id="5138" w:author="LÊ VĂN PA" w:date="2018-04-10T13:28:00Z"/>
          <w:del w:id="5139" w:author="Kai Pa" w:date="2018-05-08T21:17:00Z"/>
          <w:sz w:val="32"/>
          <w:rPrChange w:id="5140" w:author="Kai Pa" w:date="2018-05-21T21:31:00Z">
            <w:rPr>
              <w:ins w:id="5141" w:author="LÊ VĂN PA" w:date="2018-04-10T13:28:00Z"/>
              <w:del w:id="5142" w:author="Kai Pa" w:date="2018-05-08T21:17:00Z"/>
            </w:rPr>
          </w:rPrChange>
        </w:rPr>
      </w:pPr>
      <w:ins w:id="5143" w:author="LÊ VĂN PA" w:date="2018-04-10T13:28:00Z">
        <w:del w:id="5144" w:author="Kai Pa" w:date="2018-05-08T21:17:00Z">
          <w:r w:rsidRPr="00B90FBE" w:rsidDel="0087474A">
            <w:rPr>
              <w:sz w:val="32"/>
              <w:rPrChange w:id="5145" w:author="Kai Pa" w:date="2018-05-21T21:31:00Z">
                <w:rPr/>
              </w:rPrChange>
            </w:rPr>
            <w:delText xml:space="preserve">              Xử lý D4 (Thông tin loại sổ TK sau khi cập nhật)</w:delText>
          </w:r>
        </w:del>
      </w:ins>
    </w:p>
    <w:p w14:paraId="245FA4C6" w14:textId="1909108B" w:rsidR="00D5381B" w:rsidRPr="00B90FBE" w:rsidDel="0087474A" w:rsidRDefault="00D5381B" w:rsidP="00D5381B">
      <w:pPr>
        <w:rPr>
          <w:ins w:id="5146" w:author="LÊ VĂN PA" w:date="2018-04-10T13:28:00Z"/>
          <w:del w:id="5147" w:author="Kai Pa" w:date="2018-05-08T21:17:00Z"/>
          <w:sz w:val="32"/>
          <w:rPrChange w:id="5148" w:author="Kai Pa" w:date="2018-05-21T21:31:00Z">
            <w:rPr>
              <w:ins w:id="5149" w:author="LÊ VĂN PA" w:date="2018-04-10T13:28:00Z"/>
              <w:del w:id="5150" w:author="Kai Pa" w:date="2018-05-08T21:17:00Z"/>
            </w:rPr>
          </w:rPrChange>
        </w:rPr>
      </w:pPr>
      <w:ins w:id="5151" w:author="LÊ VĂN PA" w:date="2018-04-10T13:28:00Z">
        <w:del w:id="5152" w:author="Kai Pa" w:date="2018-05-08T21:17:00Z">
          <w:r w:rsidRPr="00B90FBE" w:rsidDel="0087474A">
            <w:rPr>
              <w:sz w:val="32"/>
              <w:rPrChange w:id="5153" w:author="Kai Pa" w:date="2018-05-21T21:31:00Z">
                <w:rPr/>
              </w:rPrChange>
            </w:rPr>
            <w:delText xml:space="preserve">              Xuất D2. (Loại sổ TK đã được cập nhật)</w:delText>
          </w:r>
        </w:del>
      </w:ins>
    </w:p>
    <w:p w14:paraId="4C587387" w14:textId="0BCC70A0" w:rsidR="00D5381B" w:rsidRPr="00B90FBE" w:rsidDel="0087474A" w:rsidRDefault="00D5381B">
      <w:pPr>
        <w:ind w:left="720"/>
        <w:rPr>
          <w:ins w:id="5154" w:author="LÊ VĂN PA" w:date="2018-04-09T19:48:00Z"/>
          <w:del w:id="5155" w:author="Kai Pa" w:date="2018-05-08T21:17:00Z"/>
          <w:sz w:val="32"/>
          <w:rPrChange w:id="5156" w:author="Kai Pa" w:date="2018-05-21T21:31:00Z">
            <w:rPr>
              <w:ins w:id="5157" w:author="LÊ VĂN PA" w:date="2018-04-09T19:48:00Z"/>
              <w:del w:id="5158" w:author="Kai Pa" w:date="2018-05-08T21:17:00Z"/>
            </w:rPr>
          </w:rPrChange>
        </w:rPr>
        <w:pPrChange w:id="5159" w:author="LÊ VĂN PA" w:date="2018-04-09T19:49:00Z">
          <w:pPr>
            <w:pStyle w:val="ListParagraph"/>
          </w:pPr>
        </w:pPrChange>
      </w:pPr>
    </w:p>
    <w:p w14:paraId="7A12D14E" w14:textId="77777777" w:rsidR="00226AF1" w:rsidRPr="00B90FBE" w:rsidRDefault="00226AF1">
      <w:pPr>
        <w:pStyle w:val="ListParagraph"/>
        <w:rPr>
          <w:ins w:id="5160" w:author="LÊ VĂN PA" w:date="2018-04-09T19:45:00Z"/>
          <w:sz w:val="32"/>
          <w:rPrChange w:id="5161" w:author="Kai Pa" w:date="2018-05-21T21:31:00Z">
            <w:rPr>
              <w:ins w:id="5162" w:author="LÊ VĂN PA" w:date="2018-04-09T19:45:00Z"/>
            </w:rPr>
          </w:rPrChange>
        </w:rPr>
        <w:pPrChange w:id="5163" w:author="LÊ VĂN PA" w:date="2018-04-09T19:45:00Z">
          <w:pPr>
            <w:pStyle w:val="ListParagraph"/>
            <w:numPr>
              <w:numId w:val="3"/>
            </w:numPr>
            <w:ind w:hanging="360"/>
          </w:pPr>
        </w:pPrChange>
      </w:pPr>
    </w:p>
    <w:p w14:paraId="67D5BBB6" w14:textId="77777777" w:rsidR="00226AF1" w:rsidRPr="00B90FBE" w:rsidRDefault="00226AF1">
      <w:pPr>
        <w:pStyle w:val="ListParagraph"/>
        <w:rPr>
          <w:ins w:id="5164" w:author="LÊ VĂN PA" w:date="2018-04-09T19:45:00Z"/>
          <w:sz w:val="32"/>
          <w:rPrChange w:id="5165" w:author="Kai Pa" w:date="2018-05-21T21:31:00Z">
            <w:rPr>
              <w:ins w:id="5166" w:author="LÊ VĂN PA" w:date="2018-04-09T19:45:00Z"/>
            </w:rPr>
          </w:rPrChange>
        </w:rPr>
        <w:pPrChange w:id="5167" w:author="LÊ VĂN PA" w:date="2018-04-09T19:45:00Z">
          <w:pPr>
            <w:pStyle w:val="ListParagraph"/>
            <w:numPr>
              <w:numId w:val="3"/>
            </w:numPr>
            <w:ind w:hanging="360"/>
          </w:pPr>
        </w:pPrChange>
      </w:pPr>
    </w:p>
    <w:p w14:paraId="246A924D" w14:textId="0F43CF5C" w:rsidR="00BC30BA" w:rsidRPr="00B90FBE" w:rsidDel="005E4D59" w:rsidRDefault="00BC30BA" w:rsidP="00CE702B">
      <w:pPr>
        <w:pStyle w:val="ListParagraph"/>
        <w:numPr>
          <w:ilvl w:val="0"/>
          <w:numId w:val="3"/>
        </w:numPr>
        <w:outlineLvl w:val="1"/>
        <w:rPr>
          <w:ins w:id="5168" w:author="LÊ VĂN PA" w:date="2018-03-20T11:05:00Z"/>
          <w:del w:id="5169" w:author="Kai Pa" w:date="2018-05-21T21:36:00Z"/>
          <w:rFonts w:asciiTheme="majorHAnsi" w:eastAsiaTheme="majorEastAsia" w:hAnsiTheme="majorHAnsi" w:cstheme="majorBidi"/>
          <w:color w:val="2E74B5" w:themeColor="accent1" w:themeShade="BF"/>
          <w:sz w:val="36"/>
          <w:szCs w:val="26"/>
          <w:u w:val="single"/>
          <w:rPrChange w:id="5170" w:author="Kai Pa" w:date="2018-05-21T21:31:00Z">
            <w:rPr>
              <w:ins w:id="5171" w:author="LÊ VĂN PA" w:date="2018-03-20T11:05:00Z"/>
              <w:del w:id="5172" w:author="Kai Pa" w:date="2018-05-21T21:36:00Z"/>
            </w:rPr>
          </w:rPrChange>
        </w:rPr>
      </w:pPr>
      <w:bookmarkStart w:id="5173" w:name="_Toc514700578"/>
      <w:r w:rsidRPr="005E4D59">
        <w:rPr>
          <w:rFonts w:asciiTheme="majorHAnsi" w:eastAsiaTheme="majorEastAsia" w:hAnsiTheme="majorHAnsi" w:cstheme="majorBidi"/>
          <w:color w:val="2E74B5" w:themeColor="accent1" w:themeShade="BF"/>
          <w:sz w:val="36"/>
          <w:szCs w:val="26"/>
          <w:u w:val="single"/>
          <w:rPrChange w:id="5174" w:author="Kai Pa" w:date="2018-05-21T21:36:00Z">
            <w:rPr/>
          </w:rPrChange>
        </w:rPr>
        <w:lastRenderedPageBreak/>
        <w:t>Mô hình hóa dữ liệu (ERD Model)</w:t>
      </w:r>
      <w:bookmarkEnd w:id="5173"/>
    </w:p>
    <w:p w14:paraId="6C8E9658" w14:textId="56B8655B" w:rsidR="00CD0F29" w:rsidRPr="005E4D59" w:rsidRDefault="00CD0F29" w:rsidP="00CE702B">
      <w:pPr>
        <w:pStyle w:val="ListParagraph"/>
        <w:numPr>
          <w:ilvl w:val="0"/>
          <w:numId w:val="3"/>
        </w:numPr>
        <w:outlineLvl w:val="1"/>
        <w:rPr>
          <w:sz w:val="32"/>
          <w:rPrChange w:id="5175" w:author="Kai Pa" w:date="2018-05-21T21:36:00Z">
            <w:rPr/>
          </w:rPrChange>
        </w:rPr>
        <w:pPrChange w:id="5176" w:author="LÊ VĂN PA" w:date="2018-03-20T11:17:00Z">
          <w:pPr>
            <w:pStyle w:val="ListParagraph"/>
            <w:numPr>
              <w:numId w:val="3"/>
            </w:numPr>
            <w:ind w:hanging="360"/>
          </w:pPr>
        </w:pPrChange>
      </w:pPr>
      <w:ins w:id="5177" w:author="LÊ VĂN PA" w:date="2018-03-20T11:16:00Z">
        <w:r w:rsidRPr="00B90FBE">
          <w:rPr>
            <w:noProof/>
            <w:sz w:val="32"/>
            <w:rPrChange w:id="5178" w:author="Kai Pa" w:date="2018-05-21T21:31:00Z">
              <w:rPr>
                <w:noProof/>
              </w:rPr>
            </w:rPrChange>
          </w:rPr>
          <w:drawing>
            <wp:inline distT="0" distB="0" distL="0" distR="0" wp14:anchorId="31BB5A1C" wp14:editId="2B2056B5">
              <wp:extent cx="5745480" cy="53086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E.jpg"/>
                      <pic:cNvPicPr/>
                    </pic:nvPicPr>
                    <pic:blipFill rotWithShape="1">
                      <a:blip r:embed="rId19" cstate="print">
                        <a:extLst>
                          <a:ext uri="{28A0092B-C50C-407E-A947-70E740481C1C}">
                            <a14:useLocalDpi xmlns:a14="http://schemas.microsoft.com/office/drawing/2010/main" val="0"/>
                          </a:ext>
                        </a:extLst>
                      </a:blip>
                      <a:srcRect l="3333" t="4216"/>
                      <a:stretch/>
                    </pic:blipFill>
                    <pic:spPr bwMode="auto">
                      <a:xfrm>
                        <a:off x="0" y="0"/>
                        <a:ext cx="5745480" cy="5308600"/>
                      </a:xfrm>
                      <a:prstGeom prst="rect">
                        <a:avLst/>
                      </a:prstGeom>
                      <a:ln>
                        <a:noFill/>
                      </a:ln>
                      <a:extLst>
                        <a:ext uri="{53640926-AAD7-44D8-BBD7-CCE9431645EC}">
                          <a14:shadowObscured xmlns:a14="http://schemas.microsoft.com/office/drawing/2010/main"/>
                        </a:ext>
                      </a:extLst>
                    </pic:spPr>
                  </pic:pic>
                </a:graphicData>
              </a:graphic>
            </wp:inline>
          </w:drawing>
        </w:r>
      </w:ins>
    </w:p>
    <w:p w14:paraId="3C3F91D3" w14:textId="77777777" w:rsidR="007E56BA" w:rsidRPr="00B90FBE" w:rsidRDefault="007E56BA" w:rsidP="009D0AD2">
      <w:pPr>
        <w:pStyle w:val="Heading1"/>
        <w:rPr>
          <w:b/>
          <w:sz w:val="44"/>
          <w:rPrChange w:id="5179" w:author="Kai Pa" w:date="2018-05-21T21:31:00Z">
            <w:rPr>
              <w:b/>
            </w:rPr>
          </w:rPrChange>
        </w:rPr>
      </w:pPr>
      <w:bookmarkStart w:id="5180" w:name="_Toc514700579"/>
      <w:r w:rsidRPr="00B90FBE">
        <w:rPr>
          <w:b/>
          <w:sz w:val="44"/>
          <w:rPrChange w:id="5181" w:author="Kai Pa" w:date="2018-05-21T21:31:00Z">
            <w:rPr>
              <w:b/>
            </w:rPr>
          </w:rPrChange>
        </w:rPr>
        <w:t>Chương 3: Thiết kế</w:t>
      </w:r>
      <w:bookmarkEnd w:id="5180"/>
    </w:p>
    <w:p w14:paraId="7DCE12CC" w14:textId="20293B9E" w:rsidR="007E56BA" w:rsidRPr="00B90FBE" w:rsidRDefault="007E56BA" w:rsidP="009D0AD2">
      <w:pPr>
        <w:pStyle w:val="ListParagraph"/>
        <w:numPr>
          <w:ilvl w:val="0"/>
          <w:numId w:val="4"/>
        </w:numPr>
        <w:outlineLvl w:val="1"/>
        <w:rPr>
          <w:rFonts w:asciiTheme="majorHAnsi" w:eastAsiaTheme="majorEastAsia" w:hAnsiTheme="majorHAnsi" w:cstheme="majorBidi"/>
          <w:color w:val="2E74B5" w:themeColor="accent1" w:themeShade="BF"/>
          <w:sz w:val="36"/>
          <w:szCs w:val="26"/>
          <w:u w:val="single"/>
          <w:rPrChange w:id="5182" w:author="Kai Pa" w:date="2018-05-21T21:31:00Z">
            <w:rPr/>
          </w:rPrChange>
        </w:rPr>
      </w:pPr>
      <w:bookmarkStart w:id="5183" w:name="_Toc514700580"/>
      <w:r w:rsidRPr="00B90FBE">
        <w:rPr>
          <w:rFonts w:asciiTheme="majorHAnsi" w:eastAsiaTheme="majorEastAsia" w:hAnsiTheme="majorHAnsi" w:cstheme="majorBidi"/>
          <w:color w:val="2E74B5" w:themeColor="accent1" w:themeShade="BF"/>
          <w:sz w:val="36"/>
          <w:szCs w:val="26"/>
          <w:u w:val="single"/>
          <w:rPrChange w:id="5184" w:author="Kai Pa" w:date="2018-05-21T21:31:00Z">
            <w:rPr/>
          </w:rPrChange>
        </w:rPr>
        <w:t>Thiết kế giao diện</w:t>
      </w:r>
      <w:bookmarkEnd w:id="5183"/>
    </w:p>
    <w:p w14:paraId="68E0E5D3" w14:textId="3C15A026" w:rsidR="00863D73" w:rsidRPr="00B90FBE" w:rsidRDefault="00863D73" w:rsidP="00863D73">
      <w:pPr>
        <w:pStyle w:val="ListParagraph"/>
        <w:numPr>
          <w:ilvl w:val="1"/>
          <w:numId w:val="4"/>
        </w:numPr>
        <w:rPr>
          <w:sz w:val="32"/>
          <w:rPrChange w:id="5185" w:author="Kai Pa" w:date="2018-05-21T21:31:00Z">
            <w:rPr/>
          </w:rPrChange>
        </w:rPr>
      </w:pPr>
      <w:r w:rsidRPr="00B90FBE">
        <w:rPr>
          <w:sz w:val="32"/>
          <w:rPrChange w:id="5186" w:author="Kai Pa" w:date="2018-05-21T21:31:00Z">
            <w:rPr/>
          </w:rPrChange>
        </w:rPr>
        <w:t>Sơ đồ liên kết màn hình</w:t>
      </w:r>
    </w:p>
    <w:p w14:paraId="24ADB5FC" w14:textId="594380E2" w:rsidR="00863D73" w:rsidRPr="00B90FBE" w:rsidRDefault="00863D73" w:rsidP="00863D73">
      <w:pPr>
        <w:pStyle w:val="ListParagraph"/>
        <w:numPr>
          <w:ilvl w:val="1"/>
          <w:numId w:val="4"/>
        </w:numPr>
        <w:rPr>
          <w:ins w:id="5187" w:author="Kai Pa" w:date="2018-05-18T21:48:00Z"/>
          <w:sz w:val="32"/>
          <w:rPrChange w:id="5188" w:author="Kai Pa" w:date="2018-05-21T21:31:00Z">
            <w:rPr>
              <w:ins w:id="5189" w:author="Kai Pa" w:date="2018-05-18T21:48:00Z"/>
            </w:rPr>
          </w:rPrChange>
        </w:rPr>
      </w:pPr>
      <w:r w:rsidRPr="00B90FBE">
        <w:rPr>
          <w:sz w:val="32"/>
          <w:rPrChange w:id="5190" w:author="Kai Pa" w:date="2018-05-21T21:31:00Z">
            <w:rPr/>
          </w:rPrChange>
        </w:rPr>
        <w:t>Danh sách màn hình &amp; mô tả chức năng từng màn hình</w:t>
      </w:r>
    </w:p>
    <w:p w14:paraId="398066E8" w14:textId="74134FF2" w:rsidR="00F646CA" w:rsidRPr="00B90FBE" w:rsidRDefault="00F646CA">
      <w:pPr>
        <w:rPr>
          <w:ins w:id="5191" w:author="Kai Pa" w:date="2018-05-18T21:59:00Z"/>
          <w:rFonts w:ascii="Times New Roman" w:hAnsi="Times New Roman" w:cs="Times New Roman"/>
          <w:sz w:val="36"/>
          <w:szCs w:val="32"/>
          <w:u w:val="single"/>
          <w:rPrChange w:id="5192" w:author="Kai Pa" w:date="2018-05-21T21:31:00Z">
            <w:rPr>
              <w:ins w:id="5193" w:author="Kai Pa" w:date="2018-05-18T21:59:00Z"/>
              <w:rFonts w:ascii="Times New Roman" w:hAnsi="Times New Roman" w:cs="Times New Roman"/>
              <w:sz w:val="32"/>
              <w:szCs w:val="32"/>
            </w:rPr>
          </w:rPrChange>
        </w:rPr>
        <w:pPrChange w:id="5194" w:author="Kai Pa" w:date="2018-05-21T21:03:00Z">
          <w:pPr>
            <w:pStyle w:val="ListParagraph"/>
            <w:numPr>
              <w:numId w:val="31"/>
            </w:numPr>
            <w:ind w:hanging="360"/>
          </w:pPr>
        </w:pPrChange>
      </w:pPr>
      <w:ins w:id="5195" w:author="Kai Pa" w:date="2018-05-18T21:50:00Z">
        <w:r w:rsidRPr="00B90FBE">
          <w:rPr>
            <w:rFonts w:ascii="Times New Roman" w:hAnsi="Times New Roman" w:cs="Times New Roman"/>
            <w:sz w:val="36"/>
            <w:szCs w:val="32"/>
            <w:u w:val="single"/>
            <w:rPrChange w:id="5196" w:author="Kai Pa" w:date="2018-05-21T21:31:00Z">
              <w:rPr>
                <w:rFonts w:ascii="Times New Roman" w:hAnsi="Times New Roman" w:cs="Times New Roman"/>
                <w:b/>
                <w:sz w:val="32"/>
                <w:szCs w:val="32"/>
              </w:rPr>
            </w:rPrChange>
          </w:rPr>
          <w:t>Đăng nhập</w:t>
        </w:r>
      </w:ins>
    </w:p>
    <w:p w14:paraId="00E3FB51" w14:textId="7375301E" w:rsidR="0024320F" w:rsidRPr="00B90FBE" w:rsidRDefault="0024320F">
      <w:pPr>
        <w:rPr>
          <w:ins w:id="5197" w:author="Kai Pa" w:date="2018-05-18T21:50:00Z"/>
          <w:rFonts w:ascii="Times New Roman" w:hAnsi="Times New Roman" w:cs="Times New Roman"/>
          <w:sz w:val="36"/>
          <w:szCs w:val="32"/>
          <w:rPrChange w:id="5198" w:author="Kai Pa" w:date="2018-05-21T21:31:00Z">
            <w:rPr>
              <w:ins w:id="5199" w:author="Kai Pa" w:date="2018-05-18T21:50:00Z"/>
              <w:rFonts w:ascii="Times New Roman" w:hAnsi="Times New Roman" w:cs="Times New Roman"/>
              <w:b/>
              <w:sz w:val="32"/>
              <w:szCs w:val="32"/>
            </w:rPr>
          </w:rPrChange>
        </w:rPr>
        <w:pPrChange w:id="5200" w:author="Kai Pa" w:date="2018-05-18T21:59:00Z">
          <w:pPr>
            <w:pStyle w:val="ListParagraph"/>
            <w:numPr>
              <w:numId w:val="31"/>
            </w:numPr>
            <w:ind w:hanging="360"/>
          </w:pPr>
        </w:pPrChange>
      </w:pPr>
      <w:ins w:id="5201" w:author="Kai Pa" w:date="2018-05-18T21:59:00Z">
        <w:r w:rsidRPr="00B90FBE">
          <w:rPr>
            <w:rFonts w:ascii="Times New Roman" w:hAnsi="Times New Roman" w:cs="Times New Roman"/>
            <w:sz w:val="36"/>
            <w:szCs w:val="32"/>
            <w:rPrChange w:id="5202" w:author="Kai Pa" w:date="2018-05-21T21:31:00Z">
              <w:rPr>
                <w:rFonts w:ascii="Times New Roman" w:hAnsi="Times New Roman" w:cs="Times New Roman"/>
                <w:sz w:val="32"/>
                <w:szCs w:val="32"/>
              </w:rPr>
            </w:rPrChange>
          </w:rPr>
          <w:t>Mỗi nhân viên mở phần mềm lên đều phải đăng nhập để lấy thông tin nhân viên từ database.</w:t>
        </w:r>
      </w:ins>
    </w:p>
    <w:p w14:paraId="0DF8B1F8" w14:textId="77777777" w:rsidR="00F646CA" w:rsidRPr="00B90FBE" w:rsidRDefault="00F646CA" w:rsidP="00F646CA">
      <w:pPr>
        <w:rPr>
          <w:ins w:id="5203" w:author="Kai Pa" w:date="2018-05-18T21:50:00Z"/>
          <w:rFonts w:ascii="Times New Roman" w:hAnsi="Times New Roman" w:cs="Times New Roman"/>
          <w:sz w:val="36"/>
          <w:szCs w:val="32"/>
          <w:rPrChange w:id="5204" w:author="Kai Pa" w:date="2018-05-21T21:31:00Z">
            <w:rPr>
              <w:ins w:id="5205" w:author="Kai Pa" w:date="2018-05-18T21:50:00Z"/>
              <w:rFonts w:ascii="Times New Roman" w:hAnsi="Times New Roman" w:cs="Times New Roman"/>
              <w:b/>
              <w:sz w:val="32"/>
              <w:szCs w:val="32"/>
            </w:rPr>
          </w:rPrChange>
        </w:rPr>
      </w:pPr>
      <w:ins w:id="5206" w:author="Kai Pa" w:date="2018-05-18T21:50:00Z">
        <w:r w:rsidRPr="00B90FBE">
          <w:rPr>
            <w:noProof/>
            <w:sz w:val="24"/>
            <w:rPrChange w:id="5207" w:author="Kai Pa" w:date="2018-05-21T21:31:00Z">
              <w:rPr>
                <w:noProof/>
              </w:rPr>
            </w:rPrChange>
          </w:rPr>
          <w:lastRenderedPageBreak/>
          <w:drawing>
            <wp:inline distT="0" distB="0" distL="0" distR="0" wp14:anchorId="1D741894" wp14:editId="09DF9B45">
              <wp:extent cx="5943600" cy="36188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8865"/>
                      </a:xfrm>
                      <a:prstGeom prst="rect">
                        <a:avLst/>
                      </a:prstGeom>
                    </pic:spPr>
                  </pic:pic>
                </a:graphicData>
              </a:graphic>
            </wp:inline>
          </w:drawing>
        </w:r>
      </w:ins>
    </w:p>
    <w:p w14:paraId="18D028D9" w14:textId="77777777" w:rsidR="00F646CA" w:rsidRPr="00B90FBE" w:rsidRDefault="00F646CA" w:rsidP="00F646CA">
      <w:pPr>
        <w:pStyle w:val="ListParagraph"/>
        <w:rPr>
          <w:ins w:id="5208" w:author="Kai Pa" w:date="2018-05-18T21:50:00Z"/>
          <w:rFonts w:ascii="Times New Roman" w:hAnsi="Times New Roman" w:cs="Times New Roman"/>
          <w:sz w:val="36"/>
          <w:szCs w:val="32"/>
          <w:rPrChange w:id="5209" w:author="Kai Pa" w:date="2018-05-21T21:31:00Z">
            <w:rPr>
              <w:ins w:id="5210" w:author="Kai Pa" w:date="2018-05-18T21:50:00Z"/>
              <w:rFonts w:ascii="Times New Roman" w:hAnsi="Times New Roman" w:cs="Times New Roman"/>
              <w:b/>
              <w:sz w:val="32"/>
              <w:szCs w:val="32"/>
            </w:rPr>
          </w:rPrChange>
        </w:rPr>
      </w:pPr>
    </w:p>
    <w:p w14:paraId="04BBD7B0" w14:textId="2724FF83" w:rsidR="00F646CA" w:rsidRPr="00B90FBE" w:rsidRDefault="00F646CA">
      <w:pPr>
        <w:ind w:firstLine="720"/>
        <w:rPr>
          <w:ins w:id="5211" w:author="Kai Pa" w:date="2018-05-18T22:00:00Z"/>
          <w:rFonts w:ascii="Times New Roman" w:hAnsi="Times New Roman" w:cs="Times New Roman"/>
          <w:sz w:val="36"/>
          <w:szCs w:val="32"/>
          <w:u w:val="single"/>
          <w:rPrChange w:id="5212" w:author="Kai Pa" w:date="2018-05-21T21:31:00Z">
            <w:rPr>
              <w:ins w:id="5213" w:author="Kai Pa" w:date="2018-05-18T22:00:00Z"/>
            </w:rPr>
          </w:rPrChange>
        </w:rPr>
        <w:pPrChange w:id="5214" w:author="Kai Pa" w:date="2018-05-18T22:09:00Z">
          <w:pPr>
            <w:pStyle w:val="ListParagraph"/>
            <w:numPr>
              <w:numId w:val="31"/>
            </w:numPr>
            <w:ind w:hanging="360"/>
          </w:pPr>
        </w:pPrChange>
      </w:pPr>
      <w:ins w:id="5215" w:author="Kai Pa" w:date="2018-05-18T21:50:00Z">
        <w:r w:rsidRPr="00B90FBE">
          <w:rPr>
            <w:rFonts w:ascii="Times New Roman" w:hAnsi="Times New Roman" w:cs="Times New Roman"/>
            <w:sz w:val="36"/>
            <w:szCs w:val="32"/>
            <w:u w:val="single"/>
            <w:rPrChange w:id="5216" w:author="Kai Pa" w:date="2018-05-21T21:31:00Z">
              <w:rPr>
                <w:rFonts w:ascii="Times New Roman" w:hAnsi="Times New Roman" w:cs="Times New Roman"/>
                <w:b/>
                <w:sz w:val="32"/>
                <w:szCs w:val="32"/>
              </w:rPr>
            </w:rPrChange>
          </w:rPr>
          <w:t>Giao diện chính</w:t>
        </w:r>
      </w:ins>
    </w:p>
    <w:p w14:paraId="516B00D5" w14:textId="076B4BE1" w:rsidR="0024320F" w:rsidRPr="00B90FBE" w:rsidRDefault="0024320F">
      <w:pPr>
        <w:rPr>
          <w:ins w:id="5217" w:author="Kai Pa" w:date="2018-05-18T21:50:00Z"/>
          <w:rFonts w:ascii="Times New Roman" w:hAnsi="Times New Roman" w:cs="Times New Roman"/>
          <w:sz w:val="36"/>
          <w:szCs w:val="32"/>
          <w:rPrChange w:id="5218" w:author="Kai Pa" w:date="2018-05-21T21:31:00Z">
            <w:rPr>
              <w:ins w:id="5219" w:author="Kai Pa" w:date="2018-05-18T21:50:00Z"/>
              <w:rFonts w:ascii="Times New Roman" w:hAnsi="Times New Roman" w:cs="Times New Roman"/>
              <w:b/>
              <w:sz w:val="32"/>
              <w:szCs w:val="32"/>
            </w:rPr>
          </w:rPrChange>
        </w:rPr>
        <w:pPrChange w:id="5220" w:author="Kai Pa" w:date="2018-05-18T22:00:00Z">
          <w:pPr>
            <w:pStyle w:val="ListParagraph"/>
            <w:numPr>
              <w:numId w:val="31"/>
            </w:numPr>
            <w:ind w:hanging="360"/>
          </w:pPr>
        </w:pPrChange>
      </w:pPr>
      <w:ins w:id="5221" w:author="Kai Pa" w:date="2018-05-18T22:00:00Z">
        <w:r w:rsidRPr="00B90FBE">
          <w:rPr>
            <w:rFonts w:ascii="Times New Roman" w:hAnsi="Times New Roman" w:cs="Times New Roman"/>
            <w:sz w:val="36"/>
            <w:szCs w:val="32"/>
            <w:rPrChange w:id="5222" w:author="Kai Pa" w:date="2018-05-21T21:31:00Z">
              <w:rPr>
                <w:rFonts w:ascii="Times New Roman" w:hAnsi="Times New Roman" w:cs="Times New Roman"/>
                <w:sz w:val="32"/>
                <w:szCs w:val="32"/>
              </w:rPr>
            </w:rPrChange>
          </w:rPr>
          <w:t>Menu chính.</w:t>
        </w:r>
      </w:ins>
    </w:p>
    <w:p w14:paraId="354E4006" w14:textId="77777777" w:rsidR="00F646CA" w:rsidRPr="00B90FBE" w:rsidRDefault="00F646CA" w:rsidP="00F646CA">
      <w:pPr>
        <w:rPr>
          <w:ins w:id="5223" w:author="Kai Pa" w:date="2018-05-18T21:50:00Z"/>
          <w:rFonts w:ascii="Times New Roman" w:hAnsi="Times New Roman" w:cs="Times New Roman"/>
          <w:sz w:val="32"/>
          <w:szCs w:val="28"/>
          <w:rPrChange w:id="5224" w:author="Kai Pa" w:date="2018-05-21T21:31:00Z">
            <w:rPr>
              <w:ins w:id="5225" w:author="Kai Pa" w:date="2018-05-18T21:50:00Z"/>
              <w:rFonts w:ascii="Times New Roman" w:hAnsi="Times New Roman" w:cs="Times New Roman"/>
              <w:sz w:val="28"/>
              <w:szCs w:val="28"/>
            </w:rPr>
          </w:rPrChange>
        </w:rPr>
      </w:pPr>
      <w:ins w:id="5226" w:author="Kai Pa" w:date="2018-05-18T21:50:00Z">
        <w:r w:rsidRPr="00B90FBE">
          <w:rPr>
            <w:noProof/>
            <w:sz w:val="24"/>
            <w:rPrChange w:id="5227" w:author="Kai Pa" w:date="2018-05-21T21:31:00Z">
              <w:rPr>
                <w:noProof/>
              </w:rPr>
            </w:rPrChange>
          </w:rPr>
          <w:drawing>
            <wp:inline distT="0" distB="0" distL="0" distR="0" wp14:anchorId="62544DB4" wp14:editId="5735CF9A">
              <wp:extent cx="5943600" cy="3080385"/>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0385"/>
                      </a:xfrm>
                      <a:prstGeom prst="rect">
                        <a:avLst/>
                      </a:prstGeom>
                    </pic:spPr>
                  </pic:pic>
                </a:graphicData>
              </a:graphic>
            </wp:inline>
          </w:drawing>
        </w:r>
      </w:ins>
    </w:p>
    <w:p w14:paraId="15FAEBCA" w14:textId="77777777" w:rsidR="00F646CA" w:rsidRPr="00B90FBE" w:rsidRDefault="00F646CA" w:rsidP="00F646CA">
      <w:pPr>
        <w:rPr>
          <w:ins w:id="5228" w:author="Kai Pa" w:date="2018-05-18T21:50:00Z"/>
          <w:rFonts w:ascii="Times New Roman" w:hAnsi="Times New Roman" w:cs="Times New Roman"/>
          <w:sz w:val="32"/>
          <w:szCs w:val="28"/>
          <w:rPrChange w:id="5229" w:author="Kai Pa" w:date="2018-05-21T21:31:00Z">
            <w:rPr>
              <w:ins w:id="5230" w:author="Kai Pa" w:date="2018-05-18T21:50:00Z"/>
              <w:rFonts w:ascii="Times New Roman" w:hAnsi="Times New Roman" w:cs="Times New Roman"/>
              <w:sz w:val="28"/>
              <w:szCs w:val="28"/>
            </w:rPr>
          </w:rPrChange>
        </w:rPr>
      </w:pPr>
    </w:p>
    <w:p w14:paraId="56347468" w14:textId="77777777" w:rsidR="00F646CA" w:rsidRPr="00B90FBE" w:rsidRDefault="00F646CA" w:rsidP="00F646CA">
      <w:pPr>
        <w:rPr>
          <w:ins w:id="5231" w:author="Kai Pa" w:date="2018-05-18T21:50:00Z"/>
          <w:rFonts w:ascii="Times New Roman" w:hAnsi="Times New Roman" w:cs="Times New Roman"/>
          <w:sz w:val="32"/>
          <w:szCs w:val="28"/>
          <w:rPrChange w:id="5232" w:author="Kai Pa" w:date="2018-05-21T21:31:00Z">
            <w:rPr>
              <w:ins w:id="5233" w:author="Kai Pa" w:date="2018-05-18T21:50:00Z"/>
              <w:rFonts w:ascii="Times New Roman" w:hAnsi="Times New Roman" w:cs="Times New Roman"/>
              <w:sz w:val="28"/>
              <w:szCs w:val="28"/>
            </w:rPr>
          </w:rPrChange>
        </w:rPr>
      </w:pPr>
    </w:p>
    <w:p w14:paraId="35629352" w14:textId="5E00D2F0" w:rsidR="00F646CA" w:rsidRPr="00B90FBE" w:rsidRDefault="00F646CA">
      <w:pPr>
        <w:pStyle w:val="ListParagraph"/>
        <w:rPr>
          <w:ins w:id="5234" w:author="Kai Pa" w:date="2018-05-18T22:01:00Z"/>
          <w:rFonts w:ascii="Times New Roman" w:hAnsi="Times New Roman" w:cs="Times New Roman"/>
          <w:sz w:val="32"/>
          <w:szCs w:val="28"/>
          <w:u w:val="single"/>
          <w:rPrChange w:id="5235" w:author="Kai Pa" w:date="2018-05-21T21:31:00Z">
            <w:rPr>
              <w:ins w:id="5236" w:author="Kai Pa" w:date="2018-05-18T22:01:00Z"/>
            </w:rPr>
          </w:rPrChange>
        </w:rPr>
        <w:pPrChange w:id="5237" w:author="Kai Pa" w:date="2018-05-18T22:07:00Z">
          <w:pPr/>
        </w:pPrChange>
      </w:pPr>
      <w:ins w:id="5238" w:author="Kai Pa" w:date="2018-05-18T21:50:00Z">
        <w:r w:rsidRPr="00B90FBE">
          <w:rPr>
            <w:rFonts w:ascii="Times New Roman" w:hAnsi="Times New Roman" w:cs="Times New Roman"/>
            <w:sz w:val="32"/>
            <w:szCs w:val="28"/>
            <w:u w:val="single"/>
            <w:rPrChange w:id="5239" w:author="Kai Pa" w:date="2018-05-21T21:31:00Z">
              <w:rPr>
                <w:rFonts w:ascii="Times New Roman" w:hAnsi="Times New Roman" w:cs="Times New Roman"/>
                <w:b/>
                <w:sz w:val="28"/>
                <w:szCs w:val="28"/>
              </w:rPr>
            </w:rPrChange>
          </w:rPr>
          <w:t>Mở sổ tiết ki</w:t>
        </w:r>
        <w:r w:rsidR="0024320F" w:rsidRPr="00B90FBE">
          <w:rPr>
            <w:rFonts w:ascii="Times New Roman" w:hAnsi="Times New Roman" w:cs="Times New Roman"/>
            <w:sz w:val="32"/>
            <w:szCs w:val="28"/>
            <w:u w:val="single"/>
            <w:rPrChange w:id="5240" w:author="Kai Pa" w:date="2018-05-21T21:31:00Z">
              <w:rPr/>
            </w:rPrChange>
          </w:rPr>
          <w:t>ệ</w:t>
        </w:r>
        <w:r w:rsidRPr="00B90FBE">
          <w:rPr>
            <w:rFonts w:ascii="Times New Roman" w:hAnsi="Times New Roman" w:cs="Times New Roman"/>
            <w:sz w:val="32"/>
            <w:szCs w:val="28"/>
            <w:u w:val="single"/>
            <w:rPrChange w:id="5241" w:author="Kai Pa" w:date="2018-05-21T21:31:00Z">
              <w:rPr>
                <w:rFonts w:ascii="Times New Roman" w:hAnsi="Times New Roman" w:cs="Times New Roman"/>
                <w:b/>
                <w:sz w:val="28"/>
                <w:szCs w:val="28"/>
              </w:rPr>
            </w:rPrChange>
          </w:rPr>
          <w:t>m.</w:t>
        </w:r>
      </w:ins>
    </w:p>
    <w:p w14:paraId="0B49A1D4" w14:textId="619C36E5" w:rsidR="0024320F" w:rsidRPr="00B90FBE" w:rsidRDefault="0024320F">
      <w:pPr>
        <w:rPr>
          <w:ins w:id="5242" w:author="Kai Pa" w:date="2018-05-18T21:50:00Z"/>
          <w:rFonts w:ascii="Times New Roman" w:hAnsi="Times New Roman" w:cs="Times New Roman"/>
          <w:sz w:val="32"/>
          <w:szCs w:val="28"/>
          <w:rPrChange w:id="5243" w:author="Kai Pa" w:date="2018-05-21T21:31:00Z">
            <w:rPr>
              <w:ins w:id="5244" w:author="Kai Pa" w:date="2018-05-18T21:50:00Z"/>
              <w:rFonts w:ascii="Times New Roman" w:hAnsi="Times New Roman" w:cs="Times New Roman"/>
              <w:b/>
              <w:sz w:val="28"/>
              <w:szCs w:val="28"/>
            </w:rPr>
          </w:rPrChange>
        </w:rPr>
      </w:pPr>
      <w:ins w:id="5245" w:author="Kai Pa" w:date="2018-05-18T22:01:00Z">
        <w:r w:rsidRPr="00B90FBE">
          <w:rPr>
            <w:rFonts w:ascii="Times New Roman" w:hAnsi="Times New Roman" w:cs="Times New Roman"/>
            <w:sz w:val="32"/>
            <w:szCs w:val="28"/>
            <w:rPrChange w:id="5246" w:author="Kai Pa" w:date="2018-05-21T21:31:00Z">
              <w:rPr>
                <w:rFonts w:ascii="Times New Roman" w:hAnsi="Times New Roman" w:cs="Times New Roman"/>
                <w:sz w:val="28"/>
                <w:szCs w:val="28"/>
              </w:rPr>
            </w:rPrChange>
          </w:rPr>
          <w:t>Giao diện mở sổ tiết kiệm</w:t>
        </w:r>
      </w:ins>
      <w:ins w:id="5247" w:author="Kai Pa" w:date="2018-05-18T22:03:00Z">
        <w:r w:rsidRPr="00B90FBE">
          <w:rPr>
            <w:rFonts w:ascii="Times New Roman" w:hAnsi="Times New Roman" w:cs="Times New Roman"/>
            <w:sz w:val="32"/>
            <w:szCs w:val="28"/>
            <w:rPrChange w:id="5248" w:author="Kai Pa" w:date="2018-05-21T21:31:00Z">
              <w:rPr>
                <w:rFonts w:ascii="Times New Roman" w:hAnsi="Times New Roman" w:cs="Times New Roman"/>
                <w:sz w:val="28"/>
                <w:szCs w:val="28"/>
              </w:rPr>
            </w:rPrChange>
          </w:rPr>
          <w:t xml:space="preserve">, nhập thông tin khách hàng, có </w:t>
        </w:r>
      </w:ins>
      <w:ins w:id="5249" w:author="Kai Pa" w:date="2018-05-18T22:04:00Z">
        <w:r w:rsidRPr="00B90FBE">
          <w:rPr>
            <w:rFonts w:ascii="Times New Roman" w:hAnsi="Times New Roman" w:cs="Times New Roman"/>
            <w:sz w:val="32"/>
            <w:szCs w:val="28"/>
            <w:rPrChange w:id="5250" w:author="Kai Pa" w:date="2018-05-21T21:31:00Z">
              <w:rPr>
                <w:rFonts w:ascii="Times New Roman" w:hAnsi="Times New Roman" w:cs="Times New Roman"/>
                <w:sz w:val="28"/>
                <w:szCs w:val="28"/>
              </w:rPr>
            </w:rPrChange>
          </w:rPr>
          <w:t xml:space="preserve">bảng để kiểm tra cập nhật </w:t>
        </w:r>
      </w:ins>
      <w:ins w:id="5251" w:author="Kai Pa" w:date="2018-05-18T22:05:00Z">
        <w:r w:rsidRPr="00B90FBE">
          <w:rPr>
            <w:rFonts w:ascii="Times New Roman" w:hAnsi="Times New Roman" w:cs="Times New Roman"/>
            <w:sz w:val="32"/>
            <w:szCs w:val="28"/>
            <w:rPrChange w:id="5252" w:author="Kai Pa" w:date="2018-05-21T21:31:00Z">
              <w:rPr>
                <w:rFonts w:ascii="Times New Roman" w:hAnsi="Times New Roman" w:cs="Times New Roman"/>
                <w:sz w:val="28"/>
                <w:szCs w:val="28"/>
              </w:rPr>
            </w:rPrChange>
          </w:rPr>
          <w:t>dữ liệu.</w:t>
        </w:r>
      </w:ins>
    </w:p>
    <w:p w14:paraId="30CFC9E9" w14:textId="629B3194" w:rsidR="00F646CA" w:rsidRPr="00B90FBE" w:rsidRDefault="00F646CA" w:rsidP="00F646CA">
      <w:pPr>
        <w:rPr>
          <w:ins w:id="5253" w:author="Kai Pa" w:date="2018-05-18T21:50:00Z"/>
          <w:rFonts w:ascii="Times New Roman" w:hAnsi="Times New Roman" w:cs="Times New Roman"/>
          <w:sz w:val="32"/>
          <w:szCs w:val="28"/>
          <w:rPrChange w:id="5254" w:author="Kai Pa" w:date="2018-05-21T21:31:00Z">
            <w:rPr>
              <w:ins w:id="5255" w:author="Kai Pa" w:date="2018-05-18T21:50:00Z"/>
              <w:rFonts w:ascii="Times New Roman" w:hAnsi="Times New Roman" w:cs="Times New Roman"/>
              <w:sz w:val="28"/>
              <w:szCs w:val="28"/>
            </w:rPr>
          </w:rPrChange>
        </w:rPr>
      </w:pPr>
      <w:ins w:id="5256" w:author="Kai Pa" w:date="2018-05-18T21:50:00Z">
        <w:r w:rsidRPr="00B90FBE">
          <w:rPr>
            <w:noProof/>
            <w:sz w:val="24"/>
            <w:rPrChange w:id="5257" w:author="Kai Pa" w:date="2018-05-21T21:31:00Z">
              <w:rPr>
                <w:noProof/>
              </w:rPr>
            </w:rPrChange>
          </w:rPr>
          <w:drawing>
            <wp:inline distT="0" distB="0" distL="0" distR="0" wp14:anchorId="466A1F49" wp14:editId="703F1346">
              <wp:extent cx="6086475" cy="31242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6475" cy="3124200"/>
                      </a:xfrm>
                      <a:prstGeom prst="rect">
                        <a:avLst/>
                      </a:prstGeom>
                    </pic:spPr>
                  </pic:pic>
                </a:graphicData>
              </a:graphic>
            </wp:inline>
          </w:drawing>
        </w:r>
      </w:ins>
    </w:p>
    <w:p w14:paraId="2E81CF8E" w14:textId="77777777" w:rsidR="00F646CA" w:rsidRPr="00B90FBE" w:rsidRDefault="00F646CA" w:rsidP="00F646CA">
      <w:pPr>
        <w:rPr>
          <w:ins w:id="5258" w:author="Kai Pa" w:date="2018-05-18T21:50:00Z"/>
          <w:rFonts w:ascii="Times New Roman" w:hAnsi="Times New Roman" w:cs="Times New Roman"/>
          <w:sz w:val="32"/>
          <w:szCs w:val="28"/>
          <w:rPrChange w:id="5259" w:author="Kai Pa" w:date="2018-05-21T21:31:00Z">
            <w:rPr>
              <w:ins w:id="5260" w:author="Kai Pa" w:date="2018-05-18T21:50:00Z"/>
              <w:rFonts w:ascii="Times New Roman" w:hAnsi="Times New Roman" w:cs="Times New Roman"/>
              <w:sz w:val="28"/>
              <w:szCs w:val="28"/>
            </w:rPr>
          </w:rPrChange>
        </w:rPr>
      </w:pPr>
    </w:p>
    <w:p w14:paraId="4504413E" w14:textId="77777777" w:rsidR="00F646CA" w:rsidRPr="00B90FBE" w:rsidRDefault="00F646CA" w:rsidP="00F646CA">
      <w:pPr>
        <w:rPr>
          <w:ins w:id="5261" w:author="Kai Pa" w:date="2018-05-18T21:50:00Z"/>
          <w:rFonts w:ascii="Times New Roman" w:hAnsi="Times New Roman" w:cs="Times New Roman"/>
          <w:sz w:val="32"/>
          <w:szCs w:val="28"/>
          <w:rPrChange w:id="5262" w:author="Kai Pa" w:date="2018-05-21T21:31:00Z">
            <w:rPr>
              <w:ins w:id="5263" w:author="Kai Pa" w:date="2018-05-18T21:50:00Z"/>
              <w:rFonts w:ascii="Times New Roman" w:hAnsi="Times New Roman" w:cs="Times New Roman"/>
              <w:sz w:val="28"/>
              <w:szCs w:val="28"/>
            </w:rPr>
          </w:rPrChange>
        </w:rPr>
      </w:pPr>
    </w:p>
    <w:p w14:paraId="4F47CC60" w14:textId="77777777" w:rsidR="00F646CA" w:rsidRPr="00B90FBE" w:rsidRDefault="00F646CA" w:rsidP="00F646CA">
      <w:pPr>
        <w:rPr>
          <w:ins w:id="5264" w:author="Kai Pa" w:date="2018-05-18T21:50:00Z"/>
          <w:rFonts w:ascii="Times New Roman" w:hAnsi="Times New Roman" w:cs="Times New Roman"/>
          <w:sz w:val="32"/>
          <w:szCs w:val="28"/>
          <w:rPrChange w:id="5265" w:author="Kai Pa" w:date="2018-05-21T21:31:00Z">
            <w:rPr>
              <w:ins w:id="5266" w:author="Kai Pa" w:date="2018-05-18T21:50:00Z"/>
              <w:rFonts w:ascii="Times New Roman" w:hAnsi="Times New Roman" w:cs="Times New Roman"/>
              <w:sz w:val="28"/>
              <w:szCs w:val="28"/>
            </w:rPr>
          </w:rPrChange>
        </w:rPr>
      </w:pPr>
    </w:p>
    <w:p w14:paraId="10786B73" w14:textId="72FD4124" w:rsidR="00F646CA" w:rsidRPr="00B90FBE" w:rsidRDefault="00F646CA">
      <w:pPr>
        <w:pStyle w:val="ListParagraph"/>
        <w:rPr>
          <w:ins w:id="5267" w:author="Kai Pa" w:date="2018-05-18T22:06:00Z"/>
          <w:rFonts w:ascii="Times New Roman" w:hAnsi="Times New Roman" w:cs="Times New Roman"/>
          <w:sz w:val="32"/>
          <w:szCs w:val="28"/>
          <w:u w:val="single"/>
          <w:rPrChange w:id="5268" w:author="Kai Pa" w:date="2018-05-21T21:31:00Z">
            <w:rPr>
              <w:ins w:id="5269" w:author="Kai Pa" w:date="2018-05-18T22:06:00Z"/>
            </w:rPr>
          </w:rPrChange>
        </w:rPr>
        <w:pPrChange w:id="5270" w:author="Kai Pa" w:date="2018-05-18T22:07:00Z">
          <w:pPr/>
        </w:pPrChange>
      </w:pPr>
      <w:ins w:id="5271" w:author="Kai Pa" w:date="2018-05-18T21:50:00Z">
        <w:r w:rsidRPr="00B90FBE">
          <w:rPr>
            <w:rFonts w:ascii="Times New Roman" w:hAnsi="Times New Roman" w:cs="Times New Roman"/>
            <w:sz w:val="32"/>
            <w:szCs w:val="28"/>
            <w:u w:val="single"/>
            <w:rPrChange w:id="5272" w:author="Kai Pa" w:date="2018-05-21T21:31:00Z">
              <w:rPr>
                <w:rFonts w:ascii="Times New Roman" w:hAnsi="Times New Roman" w:cs="Times New Roman"/>
                <w:b/>
                <w:sz w:val="28"/>
                <w:szCs w:val="28"/>
              </w:rPr>
            </w:rPrChange>
          </w:rPr>
          <w:t>Gửi tiền tiết kiệm có kỳ hạn</w:t>
        </w:r>
        <w:r w:rsidRPr="00B90FBE">
          <w:rPr>
            <w:rFonts w:ascii="Times New Roman" w:hAnsi="Times New Roman" w:cs="Times New Roman"/>
            <w:sz w:val="32"/>
            <w:szCs w:val="28"/>
            <w:u w:val="single"/>
            <w:rPrChange w:id="5273" w:author="Kai Pa" w:date="2018-05-21T21:31:00Z">
              <w:rPr>
                <w:rFonts w:ascii="Times New Roman" w:hAnsi="Times New Roman" w:cs="Times New Roman"/>
                <w:sz w:val="28"/>
                <w:szCs w:val="28"/>
              </w:rPr>
            </w:rPrChange>
          </w:rPr>
          <w:t>.</w:t>
        </w:r>
      </w:ins>
    </w:p>
    <w:p w14:paraId="41193B69" w14:textId="68F12C02" w:rsidR="0024320F" w:rsidRPr="00B90FBE" w:rsidRDefault="0024320F">
      <w:pPr>
        <w:rPr>
          <w:ins w:id="5274" w:author="Kai Pa" w:date="2018-05-18T21:50:00Z"/>
          <w:rFonts w:ascii="Times New Roman" w:hAnsi="Times New Roman" w:cs="Times New Roman"/>
          <w:sz w:val="32"/>
          <w:szCs w:val="28"/>
          <w:rPrChange w:id="5275" w:author="Kai Pa" w:date="2018-05-21T21:31:00Z">
            <w:rPr>
              <w:ins w:id="5276" w:author="Kai Pa" w:date="2018-05-18T21:50:00Z"/>
              <w:rFonts w:ascii="Times New Roman" w:hAnsi="Times New Roman" w:cs="Times New Roman"/>
              <w:sz w:val="28"/>
              <w:szCs w:val="28"/>
            </w:rPr>
          </w:rPrChange>
        </w:rPr>
      </w:pPr>
      <w:ins w:id="5277" w:author="Kai Pa" w:date="2018-05-18T22:07:00Z">
        <w:r w:rsidRPr="00B90FBE">
          <w:rPr>
            <w:rFonts w:ascii="Times New Roman" w:hAnsi="Times New Roman" w:cs="Times New Roman"/>
            <w:sz w:val="32"/>
            <w:szCs w:val="28"/>
            <w:rPrChange w:id="5278" w:author="Kai Pa" w:date="2018-05-21T21:31:00Z">
              <w:rPr>
                <w:rFonts w:ascii="Times New Roman" w:hAnsi="Times New Roman" w:cs="Times New Roman"/>
                <w:sz w:val="28"/>
                <w:szCs w:val="28"/>
              </w:rPr>
            </w:rPrChange>
          </w:rPr>
          <w:t>Giao diện Gửi tiền tiết kiệm có kỳ hạn, có bảng để kiểm tra cập nhật dữ liệu.</w:t>
        </w:r>
      </w:ins>
    </w:p>
    <w:p w14:paraId="11BB8F39" w14:textId="49AE0496" w:rsidR="00F646CA" w:rsidRPr="00B90FBE" w:rsidRDefault="00F646CA">
      <w:pPr>
        <w:rPr>
          <w:ins w:id="5279" w:author="Kai Pa" w:date="2018-05-18T21:50:00Z"/>
          <w:rFonts w:ascii="Times New Roman" w:hAnsi="Times New Roman" w:cs="Times New Roman"/>
          <w:sz w:val="32"/>
          <w:szCs w:val="28"/>
          <w:rPrChange w:id="5280" w:author="Kai Pa" w:date="2018-05-21T21:31:00Z">
            <w:rPr>
              <w:ins w:id="5281" w:author="Kai Pa" w:date="2018-05-18T21:50:00Z"/>
              <w:rFonts w:ascii="Times New Roman" w:hAnsi="Times New Roman" w:cs="Times New Roman"/>
              <w:sz w:val="28"/>
              <w:szCs w:val="28"/>
            </w:rPr>
          </w:rPrChange>
        </w:rPr>
        <w:pPrChange w:id="5282" w:author="Kai Pa" w:date="2018-05-18T22:08:00Z">
          <w:pPr>
            <w:pStyle w:val="ListParagraph"/>
          </w:pPr>
        </w:pPrChange>
      </w:pPr>
      <w:ins w:id="5283" w:author="Kai Pa" w:date="2018-05-18T21:50:00Z">
        <w:r w:rsidRPr="00B90FBE">
          <w:rPr>
            <w:noProof/>
            <w:sz w:val="24"/>
            <w:rPrChange w:id="5284" w:author="Kai Pa" w:date="2018-05-21T21:31:00Z">
              <w:rPr>
                <w:noProof/>
              </w:rPr>
            </w:rPrChange>
          </w:rPr>
          <w:lastRenderedPageBreak/>
          <w:drawing>
            <wp:inline distT="0" distB="0" distL="0" distR="0" wp14:anchorId="3ED369E1" wp14:editId="4F91A38B">
              <wp:extent cx="5962650" cy="283908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2650" cy="2839085"/>
                      </a:xfrm>
                      <a:prstGeom prst="rect">
                        <a:avLst/>
                      </a:prstGeom>
                    </pic:spPr>
                  </pic:pic>
                </a:graphicData>
              </a:graphic>
            </wp:inline>
          </w:drawing>
        </w:r>
      </w:ins>
    </w:p>
    <w:p w14:paraId="52DE0655" w14:textId="6C158E98" w:rsidR="0024320F" w:rsidRPr="00B90FBE" w:rsidRDefault="00F646CA">
      <w:pPr>
        <w:ind w:firstLine="720"/>
        <w:rPr>
          <w:ins w:id="5285" w:author="Kai Pa" w:date="2018-05-18T22:08:00Z"/>
          <w:rFonts w:ascii="Times New Roman" w:hAnsi="Times New Roman" w:cs="Times New Roman"/>
          <w:sz w:val="32"/>
          <w:szCs w:val="28"/>
          <w:u w:val="single"/>
          <w:rPrChange w:id="5286" w:author="Kai Pa" w:date="2018-05-21T21:31:00Z">
            <w:rPr>
              <w:ins w:id="5287" w:author="Kai Pa" w:date="2018-05-18T22:08:00Z"/>
              <w:rFonts w:ascii="Times New Roman" w:hAnsi="Times New Roman" w:cs="Times New Roman"/>
              <w:sz w:val="28"/>
              <w:szCs w:val="28"/>
              <w:u w:val="single"/>
            </w:rPr>
          </w:rPrChange>
        </w:rPr>
        <w:pPrChange w:id="5288" w:author="Kai Pa" w:date="2018-05-18T22:08:00Z">
          <w:pPr/>
        </w:pPrChange>
      </w:pPr>
      <w:ins w:id="5289" w:author="Kai Pa" w:date="2018-05-18T21:50:00Z">
        <w:r w:rsidRPr="00B90FBE">
          <w:rPr>
            <w:rFonts w:ascii="Times New Roman" w:hAnsi="Times New Roman" w:cs="Times New Roman"/>
            <w:sz w:val="32"/>
            <w:szCs w:val="28"/>
            <w:u w:val="single"/>
            <w:rPrChange w:id="5290" w:author="Kai Pa" w:date="2018-05-21T21:31:00Z">
              <w:rPr>
                <w:rFonts w:ascii="Times New Roman" w:hAnsi="Times New Roman" w:cs="Times New Roman"/>
                <w:b/>
                <w:sz w:val="28"/>
                <w:szCs w:val="28"/>
              </w:rPr>
            </w:rPrChange>
          </w:rPr>
          <w:t>Gửi tiền tiết kiệm không kỳ hạn</w:t>
        </w:r>
        <w:r w:rsidRPr="00B90FBE">
          <w:rPr>
            <w:rFonts w:ascii="Times New Roman" w:hAnsi="Times New Roman" w:cs="Times New Roman"/>
            <w:sz w:val="32"/>
            <w:szCs w:val="28"/>
            <w:u w:val="single"/>
            <w:rPrChange w:id="5291" w:author="Kai Pa" w:date="2018-05-21T21:31:00Z">
              <w:rPr>
                <w:rFonts w:ascii="Times New Roman" w:hAnsi="Times New Roman" w:cs="Times New Roman"/>
                <w:sz w:val="28"/>
                <w:szCs w:val="28"/>
              </w:rPr>
            </w:rPrChange>
          </w:rPr>
          <w:t xml:space="preserve">       </w:t>
        </w:r>
      </w:ins>
    </w:p>
    <w:p w14:paraId="7F23E402" w14:textId="4BC55AF6" w:rsidR="0024320F" w:rsidRPr="00B90FBE" w:rsidRDefault="0024320F" w:rsidP="0024320F">
      <w:pPr>
        <w:rPr>
          <w:ins w:id="5292" w:author="Kai Pa" w:date="2018-05-18T22:08:00Z"/>
          <w:rFonts w:ascii="Times New Roman" w:hAnsi="Times New Roman" w:cs="Times New Roman"/>
          <w:sz w:val="32"/>
          <w:szCs w:val="28"/>
          <w:rPrChange w:id="5293" w:author="Kai Pa" w:date="2018-05-21T21:31:00Z">
            <w:rPr>
              <w:ins w:id="5294" w:author="Kai Pa" w:date="2018-05-18T22:08:00Z"/>
              <w:rFonts w:ascii="Times New Roman" w:hAnsi="Times New Roman" w:cs="Times New Roman"/>
              <w:sz w:val="28"/>
              <w:szCs w:val="28"/>
            </w:rPr>
          </w:rPrChange>
        </w:rPr>
      </w:pPr>
      <w:ins w:id="5295" w:author="Kai Pa" w:date="2018-05-18T22:08:00Z">
        <w:r w:rsidRPr="00B90FBE">
          <w:rPr>
            <w:rFonts w:ascii="Times New Roman" w:hAnsi="Times New Roman" w:cs="Times New Roman"/>
            <w:sz w:val="32"/>
            <w:szCs w:val="28"/>
            <w:rPrChange w:id="5296" w:author="Kai Pa" w:date="2018-05-21T21:31:00Z">
              <w:rPr>
                <w:rFonts w:ascii="Times New Roman" w:hAnsi="Times New Roman" w:cs="Times New Roman"/>
                <w:sz w:val="28"/>
                <w:szCs w:val="28"/>
              </w:rPr>
            </w:rPrChange>
          </w:rPr>
          <w:t>Giao diện Gửi tiền tiết kiệm không kỳ hạn.</w:t>
        </w:r>
      </w:ins>
    </w:p>
    <w:p w14:paraId="63723AEC" w14:textId="7FE4FAE2" w:rsidR="00F646CA" w:rsidRPr="00B90FBE" w:rsidRDefault="00F646CA" w:rsidP="00F646CA">
      <w:pPr>
        <w:rPr>
          <w:ins w:id="5297" w:author="Kai Pa" w:date="2018-05-18T21:50:00Z"/>
          <w:rFonts w:ascii="Times New Roman" w:hAnsi="Times New Roman" w:cs="Times New Roman"/>
          <w:sz w:val="32"/>
          <w:szCs w:val="28"/>
          <w:rPrChange w:id="5298" w:author="Kai Pa" w:date="2018-05-21T21:31:00Z">
            <w:rPr>
              <w:ins w:id="5299" w:author="Kai Pa" w:date="2018-05-18T21:50:00Z"/>
              <w:rFonts w:ascii="Times New Roman" w:hAnsi="Times New Roman" w:cs="Times New Roman"/>
              <w:b/>
              <w:sz w:val="28"/>
              <w:szCs w:val="28"/>
            </w:rPr>
          </w:rPrChange>
        </w:rPr>
      </w:pPr>
      <w:ins w:id="5300" w:author="Kai Pa" w:date="2018-05-18T21:50:00Z">
        <w:r w:rsidRPr="00B90FBE">
          <w:rPr>
            <w:noProof/>
            <w:sz w:val="24"/>
            <w:rPrChange w:id="5301" w:author="Kai Pa" w:date="2018-05-21T21:31:00Z">
              <w:rPr>
                <w:noProof/>
              </w:rPr>
            </w:rPrChange>
          </w:rPr>
          <w:drawing>
            <wp:inline distT="0" distB="0" distL="0" distR="0" wp14:anchorId="213BFE4A" wp14:editId="15971ADA">
              <wp:extent cx="5943600" cy="32893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300"/>
                      </a:xfrm>
                      <a:prstGeom prst="rect">
                        <a:avLst/>
                      </a:prstGeom>
                    </pic:spPr>
                  </pic:pic>
                </a:graphicData>
              </a:graphic>
            </wp:inline>
          </w:drawing>
        </w:r>
        <w:r w:rsidRPr="00B90FBE">
          <w:rPr>
            <w:rFonts w:ascii="Times New Roman" w:hAnsi="Times New Roman" w:cs="Times New Roman"/>
            <w:sz w:val="32"/>
            <w:szCs w:val="28"/>
            <w:rPrChange w:id="5302" w:author="Kai Pa" w:date="2018-05-21T21:31:00Z">
              <w:rPr>
                <w:rFonts w:ascii="Times New Roman" w:hAnsi="Times New Roman" w:cs="Times New Roman"/>
                <w:sz w:val="28"/>
                <w:szCs w:val="28"/>
              </w:rPr>
            </w:rPrChange>
          </w:rPr>
          <w:t xml:space="preserve">  </w:t>
        </w:r>
      </w:ins>
    </w:p>
    <w:p w14:paraId="304B58EF" w14:textId="77777777" w:rsidR="00F646CA" w:rsidRPr="00B90FBE" w:rsidRDefault="00F646CA" w:rsidP="00F646CA">
      <w:pPr>
        <w:rPr>
          <w:ins w:id="5303" w:author="Kai Pa" w:date="2018-05-18T21:50:00Z"/>
          <w:rFonts w:ascii="Times New Roman" w:hAnsi="Times New Roman" w:cs="Times New Roman"/>
          <w:sz w:val="32"/>
          <w:szCs w:val="28"/>
          <w:rPrChange w:id="5304" w:author="Kai Pa" w:date="2018-05-21T21:31:00Z">
            <w:rPr>
              <w:ins w:id="5305" w:author="Kai Pa" w:date="2018-05-18T21:50:00Z"/>
              <w:rFonts w:ascii="Times New Roman" w:hAnsi="Times New Roman" w:cs="Times New Roman"/>
              <w:b/>
              <w:sz w:val="28"/>
              <w:szCs w:val="28"/>
            </w:rPr>
          </w:rPrChange>
        </w:rPr>
      </w:pPr>
    </w:p>
    <w:p w14:paraId="559FA390" w14:textId="0D52E3F4" w:rsidR="00F646CA" w:rsidRPr="00B90FBE" w:rsidRDefault="00F646CA">
      <w:pPr>
        <w:ind w:firstLine="720"/>
        <w:rPr>
          <w:ins w:id="5306" w:author="Kai Pa" w:date="2018-05-18T21:50:00Z"/>
          <w:rFonts w:ascii="Times New Roman" w:hAnsi="Times New Roman" w:cs="Times New Roman"/>
          <w:sz w:val="32"/>
          <w:szCs w:val="28"/>
          <w:u w:val="single"/>
          <w:rPrChange w:id="5307" w:author="Kai Pa" w:date="2018-05-21T21:31:00Z">
            <w:rPr>
              <w:ins w:id="5308" w:author="Kai Pa" w:date="2018-05-18T21:50:00Z"/>
              <w:rFonts w:ascii="Times New Roman" w:hAnsi="Times New Roman" w:cs="Times New Roman"/>
              <w:b/>
              <w:sz w:val="28"/>
              <w:szCs w:val="28"/>
            </w:rPr>
          </w:rPrChange>
        </w:rPr>
        <w:pPrChange w:id="5309" w:author="Kai Pa" w:date="2018-05-18T22:08:00Z">
          <w:pPr/>
        </w:pPrChange>
      </w:pPr>
      <w:ins w:id="5310" w:author="Kai Pa" w:date="2018-05-18T21:50:00Z">
        <w:r w:rsidRPr="00B90FBE">
          <w:rPr>
            <w:rFonts w:ascii="Times New Roman" w:hAnsi="Times New Roman" w:cs="Times New Roman"/>
            <w:sz w:val="32"/>
            <w:szCs w:val="28"/>
            <w:u w:val="single"/>
            <w:rPrChange w:id="5311" w:author="Kai Pa" w:date="2018-05-21T21:31:00Z">
              <w:rPr>
                <w:rFonts w:ascii="Times New Roman" w:hAnsi="Times New Roman" w:cs="Times New Roman"/>
                <w:b/>
                <w:sz w:val="28"/>
                <w:szCs w:val="28"/>
              </w:rPr>
            </w:rPrChange>
          </w:rPr>
          <w:t>Rút tiền sổ có kỳ hạn.</w:t>
        </w:r>
      </w:ins>
    </w:p>
    <w:p w14:paraId="6852A3E0" w14:textId="77777777" w:rsidR="00F646CA" w:rsidRPr="00B90FBE" w:rsidRDefault="00F646CA" w:rsidP="00F646CA">
      <w:pPr>
        <w:rPr>
          <w:ins w:id="5312" w:author="Kai Pa" w:date="2018-05-18T21:50:00Z"/>
          <w:sz w:val="24"/>
          <w:rPrChange w:id="5313" w:author="Kai Pa" w:date="2018-05-21T21:31:00Z">
            <w:rPr>
              <w:ins w:id="5314" w:author="Kai Pa" w:date="2018-05-18T21:50:00Z"/>
            </w:rPr>
          </w:rPrChange>
        </w:rPr>
      </w:pPr>
      <w:ins w:id="5315" w:author="Kai Pa" w:date="2018-05-18T21:50:00Z">
        <w:r w:rsidRPr="00B90FBE">
          <w:rPr>
            <w:noProof/>
            <w:sz w:val="24"/>
            <w:rPrChange w:id="5316" w:author="Kai Pa" w:date="2018-05-21T21:31:00Z">
              <w:rPr>
                <w:noProof/>
              </w:rPr>
            </w:rPrChange>
          </w:rPr>
          <w:lastRenderedPageBreak/>
          <w:drawing>
            <wp:inline distT="0" distB="0" distL="0" distR="0" wp14:anchorId="60EDD8FD" wp14:editId="1FAA39CE">
              <wp:extent cx="5838825" cy="326136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825" cy="3261360"/>
                      </a:xfrm>
                      <a:prstGeom prst="rect">
                        <a:avLst/>
                      </a:prstGeom>
                    </pic:spPr>
                  </pic:pic>
                </a:graphicData>
              </a:graphic>
            </wp:inline>
          </w:drawing>
        </w:r>
      </w:ins>
    </w:p>
    <w:p w14:paraId="4565BD0A" w14:textId="77777777" w:rsidR="00F646CA" w:rsidRPr="00B90FBE" w:rsidRDefault="00F646CA" w:rsidP="00F646CA">
      <w:pPr>
        <w:rPr>
          <w:ins w:id="5317" w:author="Kai Pa" w:date="2018-05-18T21:50:00Z"/>
          <w:sz w:val="24"/>
          <w:rPrChange w:id="5318" w:author="Kai Pa" w:date="2018-05-21T21:31:00Z">
            <w:rPr>
              <w:ins w:id="5319" w:author="Kai Pa" w:date="2018-05-18T21:50:00Z"/>
            </w:rPr>
          </w:rPrChange>
        </w:rPr>
      </w:pPr>
    </w:p>
    <w:p w14:paraId="6B11FB5A" w14:textId="77777777" w:rsidR="00F646CA" w:rsidRPr="00B90FBE" w:rsidRDefault="00F646CA" w:rsidP="00F646CA">
      <w:pPr>
        <w:rPr>
          <w:ins w:id="5320" w:author="Kai Pa" w:date="2018-05-18T21:50:00Z"/>
          <w:sz w:val="24"/>
          <w:rPrChange w:id="5321" w:author="Kai Pa" w:date="2018-05-21T21:31:00Z">
            <w:rPr>
              <w:ins w:id="5322" w:author="Kai Pa" w:date="2018-05-18T21:50:00Z"/>
            </w:rPr>
          </w:rPrChange>
        </w:rPr>
      </w:pPr>
    </w:p>
    <w:p w14:paraId="2BE499EB" w14:textId="70478B13" w:rsidR="00F646CA" w:rsidRPr="00B90FBE" w:rsidRDefault="00F646CA">
      <w:pPr>
        <w:ind w:firstLine="720"/>
        <w:rPr>
          <w:ins w:id="5323" w:author="Kai Pa" w:date="2018-05-18T21:50:00Z"/>
          <w:rFonts w:ascii="Times New Roman" w:hAnsi="Times New Roman" w:cs="Times New Roman"/>
          <w:sz w:val="32"/>
          <w:szCs w:val="28"/>
          <w:u w:val="single"/>
          <w:rPrChange w:id="5324" w:author="Kai Pa" w:date="2018-05-21T21:31:00Z">
            <w:rPr>
              <w:ins w:id="5325" w:author="Kai Pa" w:date="2018-05-18T21:50:00Z"/>
              <w:rFonts w:ascii="Times New Roman" w:hAnsi="Times New Roman" w:cs="Times New Roman"/>
              <w:b/>
              <w:sz w:val="28"/>
              <w:szCs w:val="28"/>
            </w:rPr>
          </w:rPrChange>
        </w:rPr>
        <w:pPrChange w:id="5326" w:author="Kai Pa" w:date="2018-05-18T22:09:00Z">
          <w:pPr/>
        </w:pPrChange>
      </w:pPr>
      <w:ins w:id="5327" w:author="Kai Pa" w:date="2018-05-18T21:50:00Z">
        <w:r w:rsidRPr="00B90FBE">
          <w:rPr>
            <w:rFonts w:ascii="Times New Roman" w:hAnsi="Times New Roman" w:cs="Times New Roman"/>
            <w:sz w:val="32"/>
            <w:szCs w:val="28"/>
            <w:u w:val="single"/>
            <w:rPrChange w:id="5328" w:author="Kai Pa" w:date="2018-05-21T21:31:00Z">
              <w:rPr>
                <w:rFonts w:ascii="Times New Roman" w:hAnsi="Times New Roman" w:cs="Times New Roman"/>
                <w:b/>
                <w:sz w:val="28"/>
                <w:szCs w:val="28"/>
              </w:rPr>
            </w:rPrChange>
          </w:rPr>
          <w:t>Rút tiền sổ không kỳ hạn</w:t>
        </w:r>
      </w:ins>
    </w:p>
    <w:p w14:paraId="7BF18756" w14:textId="77777777" w:rsidR="00F646CA" w:rsidRPr="00B90FBE" w:rsidRDefault="00F646CA" w:rsidP="00F646CA">
      <w:pPr>
        <w:rPr>
          <w:ins w:id="5329" w:author="Kai Pa" w:date="2018-05-18T21:50:00Z"/>
          <w:rFonts w:ascii="Times New Roman" w:hAnsi="Times New Roman" w:cs="Times New Roman"/>
          <w:sz w:val="32"/>
          <w:szCs w:val="28"/>
          <w:rPrChange w:id="5330" w:author="Kai Pa" w:date="2018-05-21T21:31:00Z">
            <w:rPr>
              <w:ins w:id="5331" w:author="Kai Pa" w:date="2018-05-18T21:50:00Z"/>
              <w:rFonts w:ascii="Times New Roman" w:hAnsi="Times New Roman" w:cs="Times New Roman"/>
              <w:sz w:val="28"/>
              <w:szCs w:val="28"/>
            </w:rPr>
          </w:rPrChange>
        </w:rPr>
      </w:pPr>
      <w:ins w:id="5332" w:author="Kai Pa" w:date="2018-05-18T21:50:00Z">
        <w:r w:rsidRPr="00B90FBE">
          <w:rPr>
            <w:noProof/>
            <w:sz w:val="24"/>
            <w:rPrChange w:id="5333" w:author="Kai Pa" w:date="2018-05-21T21:31:00Z">
              <w:rPr>
                <w:noProof/>
              </w:rPr>
            </w:rPrChange>
          </w:rPr>
          <w:drawing>
            <wp:inline distT="0" distB="0" distL="0" distR="0" wp14:anchorId="607849C8" wp14:editId="01B37579">
              <wp:extent cx="5838825" cy="2775585"/>
              <wp:effectExtent l="0" t="0" r="9525"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2775585"/>
                      </a:xfrm>
                      <a:prstGeom prst="rect">
                        <a:avLst/>
                      </a:prstGeom>
                    </pic:spPr>
                  </pic:pic>
                </a:graphicData>
              </a:graphic>
            </wp:inline>
          </w:drawing>
        </w:r>
      </w:ins>
    </w:p>
    <w:p w14:paraId="7BE1EC91" w14:textId="77777777" w:rsidR="00F646CA" w:rsidRPr="00B90FBE" w:rsidRDefault="00F646CA" w:rsidP="00F646CA">
      <w:pPr>
        <w:rPr>
          <w:ins w:id="5334" w:author="Kai Pa" w:date="2018-05-18T21:50:00Z"/>
          <w:rFonts w:ascii="Times New Roman" w:hAnsi="Times New Roman" w:cs="Times New Roman"/>
          <w:sz w:val="32"/>
          <w:szCs w:val="28"/>
          <w:rPrChange w:id="5335" w:author="Kai Pa" w:date="2018-05-21T21:31:00Z">
            <w:rPr>
              <w:ins w:id="5336" w:author="Kai Pa" w:date="2018-05-18T21:50:00Z"/>
              <w:rFonts w:ascii="Times New Roman" w:hAnsi="Times New Roman" w:cs="Times New Roman"/>
              <w:sz w:val="28"/>
              <w:szCs w:val="28"/>
            </w:rPr>
          </w:rPrChange>
        </w:rPr>
      </w:pPr>
    </w:p>
    <w:p w14:paraId="253D8079" w14:textId="77777777" w:rsidR="00F646CA" w:rsidRPr="00B90FBE" w:rsidRDefault="00F646CA" w:rsidP="00F646CA">
      <w:pPr>
        <w:rPr>
          <w:ins w:id="5337" w:author="Kai Pa" w:date="2018-05-18T21:50:00Z"/>
          <w:rFonts w:ascii="Times New Roman" w:hAnsi="Times New Roman" w:cs="Times New Roman"/>
          <w:sz w:val="32"/>
          <w:szCs w:val="28"/>
          <w:rPrChange w:id="5338" w:author="Kai Pa" w:date="2018-05-21T21:31:00Z">
            <w:rPr>
              <w:ins w:id="5339" w:author="Kai Pa" w:date="2018-05-18T21:50:00Z"/>
              <w:rFonts w:ascii="Times New Roman" w:hAnsi="Times New Roman" w:cs="Times New Roman"/>
              <w:sz w:val="28"/>
              <w:szCs w:val="28"/>
            </w:rPr>
          </w:rPrChange>
        </w:rPr>
      </w:pPr>
    </w:p>
    <w:p w14:paraId="437656EE" w14:textId="2B41AA45" w:rsidR="00F646CA" w:rsidRPr="00B90FBE" w:rsidRDefault="00F646CA">
      <w:pPr>
        <w:ind w:firstLine="720"/>
        <w:rPr>
          <w:ins w:id="5340" w:author="Kai Pa" w:date="2018-05-18T21:50:00Z"/>
          <w:rFonts w:ascii="Times New Roman" w:hAnsi="Times New Roman" w:cs="Times New Roman"/>
          <w:sz w:val="32"/>
          <w:szCs w:val="28"/>
          <w:u w:val="single"/>
          <w:rPrChange w:id="5341" w:author="Kai Pa" w:date="2018-05-21T21:31:00Z">
            <w:rPr>
              <w:ins w:id="5342" w:author="Kai Pa" w:date="2018-05-18T21:50:00Z"/>
              <w:rFonts w:ascii="Times New Roman" w:hAnsi="Times New Roman" w:cs="Times New Roman"/>
              <w:b/>
              <w:sz w:val="28"/>
              <w:szCs w:val="28"/>
            </w:rPr>
          </w:rPrChange>
        </w:rPr>
        <w:pPrChange w:id="5343" w:author="Kai Pa" w:date="2018-05-18T22:09:00Z">
          <w:pPr/>
        </w:pPrChange>
      </w:pPr>
      <w:ins w:id="5344" w:author="Kai Pa" w:date="2018-05-18T21:50:00Z">
        <w:r w:rsidRPr="00B90FBE">
          <w:rPr>
            <w:rFonts w:ascii="Times New Roman" w:hAnsi="Times New Roman" w:cs="Times New Roman"/>
            <w:sz w:val="32"/>
            <w:szCs w:val="28"/>
            <w:u w:val="single"/>
            <w:rPrChange w:id="5345" w:author="Kai Pa" w:date="2018-05-21T21:31:00Z">
              <w:rPr>
                <w:rFonts w:ascii="Times New Roman" w:hAnsi="Times New Roman" w:cs="Times New Roman"/>
                <w:b/>
                <w:sz w:val="28"/>
                <w:szCs w:val="28"/>
              </w:rPr>
            </w:rPrChange>
          </w:rPr>
          <w:t>Rút lãi có kỳ hạn.</w:t>
        </w:r>
      </w:ins>
    </w:p>
    <w:p w14:paraId="2DF1D269" w14:textId="77777777" w:rsidR="00F646CA" w:rsidRPr="00B90FBE" w:rsidRDefault="00F646CA" w:rsidP="00F646CA">
      <w:pPr>
        <w:rPr>
          <w:ins w:id="5346" w:author="Kai Pa" w:date="2018-05-18T21:50:00Z"/>
          <w:rFonts w:ascii="Times New Roman" w:hAnsi="Times New Roman" w:cs="Times New Roman"/>
          <w:sz w:val="32"/>
          <w:szCs w:val="28"/>
          <w:rPrChange w:id="5347" w:author="Kai Pa" w:date="2018-05-21T21:31:00Z">
            <w:rPr>
              <w:ins w:id="5348" w:author="Kai Pa" w:date="2018-05-18T21:50:00Z"/>
              <w:rFonts w:ascii="Times New Roman" w:hAnsi="Times New Roman" w:cs="Times New Roman"/>
              <w:sz w:val="28"/>
              <w:szCs w:val="28"/>
            </w:rPr>
          </w:rPrChange>
        </w:rPr>
      </w:pPr>
      <w:ins w:id="5349" w:author="Kai Pa" w:date="2018-05-18T21:50:00Z">
        <w:r w:rsidRPr="00B90FBE">
          <w:rPr>
            <w:noProof/>
            <w:sz w:val="24"/>
            <w:rPrChange w:id="5350" w:author="Kai Pa" w:date="2018-05-21T21:31:00Z">
              <w:rPr>
                <w:noProof/>
              </w:rPr>
            </w:rPrChange>
          </w:rPr>
          <w:lastRenderedPageBreak/>
          <w:drawing>
            <wp:inline distT="0" distB="0" distL="0" distR="0" wp14:anchorId="5CAE4114" wp14:editId="240376DC">
              <wp:extent cx="5943600" cy="29063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6395"/>
                      </a:xfrm>
                      <a:prstGeom prst="rect">
                        <a:avLst/>
                      </a:prstGeom>
                    </pic:spPr>
                  </pic:pic>
                </a:graphicData>
              </a:graphic>
            </wp:inline>
          </w:drawing>
        </w:r>
      </w:ins>
    </w:p>
    <w:p w14:paraId="3121D9D7" w14:textId="77777777" w:rsidR="00F646CA" w:rsidRPr="00B90FBE" w:rsidRDefault="00F646CA" w:rsidP="00F646CA">
      <w:pPr>
        <w:rPr>
          <w:ins w:id="5351" w:author="Kai Pa" w:date="2018-05-18T21:50:00Z"/>
          <w:rFonts w:ascii="Times New Roman" w:hAnsi="Times New Roman" w:cs="Times New Roman"/>
          <w:sz w:val="32"/>
          <w:szCs w:val="28"/>
          <w:rPrChange w:id="5352" w:author="Kai Pa" w:date="2018-05-21T21:31:00Z">
            <w:rPr>
              <w:ins w:id="5353" w:author="Kai Pa" w:date="2018-05-18T21:50:00Z"/>
              <w:rFonts w:ascii="Times New Roman" w:hAnsi="Times New Roman" w:cs="Times New Roman"/>
              <w:sz w:val="28"/>
              <w:szCs w:val="28"/>
            </w:rPr>
          </w:rPrChange>
        </w:rPr>
      </w:pPr>
    </w:p>
    <w:p w14:paraId="7AAEE2D2" w14:textId="77777777" w:rsidR="00F646CA" w:rsidRPr="00B90FBE" w:rsidRDefault="00F646CA" w:rsidP="00F646CA">
      <w:pPr>
        <w:rPr>
          <w:ins w:id="5354" w:author="Kai Pa" w:date="2018-05-18T21:50:00Z"/>
          <w:rFonts w:ascii="Times New Roman" w:hAnsi="Times New Roman" w:cs="Times New Roman"/>
          <w:sz w:val="32"/>
          <w:szCs w:val="28"/>
          <w:rPrChange w:id="5355" w:author="Kai Pa" w:date="2018-05-21T21:31:00Z">
            <w:rPr>
              <w:ins w:id="5356" w:author="Kai Pa" w:date="2018-05-18T21:50:00Z"/>
              <w:rFonts w:ascii="Times New Roman" w:hAnsi="Times New Roman" w:cs="Times New Roman"/>
              <w:sz w:val="28"/>
              <w:szCs w:val="28"/>
            </w:rPr>
          </w:rPrChange>
        </w:rPr>
      </w:pPr>
    </w:p>
    <w:p w14:paraId="22408AB3" w14:textId="6C7E070D" w:rsidR="00F646CA" w:rsidRPr="00B90FBE" w:rsidRDefault="00F646CA">
      <w:pPr>
        <w:ind w:firstLine="720"/>
        <w:rPr>
          <w:ins w:id="5357" w:author="Kai Pa" w:date="2018-05-18T21:50:00Z"/>
          <w:rFonts w:ascii="Times New Roman" w:hAnsi="Times New Roman" w:cs="Times New Roman"/>
          <w:sz w:val="32"/>
          <w:szCs w:val="28"/>
          <w:u w:val="single"/>
          <w:rPrChange w:id="5358" w:author="Kai Pa" w:date="2018-05-21T21:31:00Z">
            <w:rPr>
              <w:ins w:id="5359" w:author="Kai Pa" w:date="2018-05-18T21:50:00Z"/>
              <w:rFonts w:ascii="Times New Roman" w:hAnsi="Times New Roman" w:cs="Times New Roman"/>
              <w:sz w:val="28"/>
              <w:szCs w:val="28"/>
            </w:rPr>
          </w:rPrChange>
        </w:rPr>
        <w:pPrChange w:id="5360" w:author="Kai Pa" w:date="2018-05-18T22:10:00Z">
          <w:pPr/>
        </w:pPrChange>
      </w:pPr>
      <w:ins w:id="5361" w:author="Kai Pa" w:date="2018-05-18T21:50:00Z">
        <w:r w:rsidRPr="00B90FBE">
          <w:rPr>
            <w:rFonts w:ascii="Times New Roman" w:hAnsi="Times New Roman" w:cs="Times New Roman"/>
            <w:sz w:val="32"/>
            <w:szCs w:val="28"/>
            <w:u w:val="single"/>
            <w:rPrChange w:id="5362" w:author="Kai Pa" w:date="2018-05-21T21:31:00Z">
              <w:rPr>
                <w:rFonts w:ascii="Times New Roman" w:hAnsi="Times New Roman" w:cs="Times New Roman"/>
                <w:b/>
                <w:sz w:val="28"/>
                <w:szCs w:val="28"/>
              </w:rPr>
            </w:rPrChange>
          </w:rPr>
          <w:t>Rút lãi không kỳ hạn</w:t>
        </w:r>
        <w:r w:rsidRPr="00B90FBE">
          <w:rPr>
            <w:rFonts w:ascii="Times New Roman" w:hAnsi="Times New Roman" w:cs="Times New Roman"/>
            <w:sz w:val="32"/>
            <w:szCs w:val="28"/>
            <w:u w:val="single"/>
            <w:rPrChange w:id="5363" w:author="Kai Pa" w:date="2018-05-21T21:31:00Z">
              <w:rPr>
                <w:rFonts w:ascii="Times New Roman" w:hAnsi="Times New Roman" w:cs="Times New Roman"/>
                <w:sz w:val="28"/>
                <w:szCs w:val="28"/>
              </w:rPr>
            </w:rPrChange>
          </w:rPr>
          <w:t>.</w:t>
        </w:r>
      </w:ins>
    </w:p>
    <w:p w14:paraId="2115CAF9" w14:textId="77777777" w:rsidR="00F646CA" w:rsidRPr="00B90FBE" w:rsidRDefault="00F646CA" w:rsidP="00F646CA">
      <w:pPr>
        <w:rPr>
          <w:ins w:id="5364" w:author="Kai Pa" w:date="2018-05-18T21:50:00Z"/>
          <w:rFonts w:ascii="Times New Roman" w:hAnsi="Times New Roman" w:cs="Times New Roman"/>
          <w:sz w:val="32"/>
          <w:szCs w:val="28"/>
          <w:rPrChange w:id="5365" w:author="Kai Pa" w:date="2018-05-21T21:31:00Z">
            <w:rPr>
              <w:ins w:id="5366" w:author="Kai Pa" w:date="2018-05-18T21:50:00Z"/>
              <w:rFonts w:ascii="Times New Roman" w:hAnsi="Times New Roman" w:cs="Times New Roman"/>
              <w:sz w:val="28"/>
              <w:szCs w:val="28"/>
            </w:rPr>
          </w:rPrChange>
        </w:rPr>
      </w:pPr>
      <w:ins w:id="5367" w:author="Kai Pa" w:date="2018-05-18T21:50:00Z">
        <w:r w:rsidRPr="00B90FBE">
          <w:rPr>
            <w:noProof/>
            <w:sz w:val="24"/>
            <w:rPrChange w:id="5368" w:author="Kai Pa" w:date="2018-05-21T21:31:00Z">
              <w:rPr>
                <w:noProof/>
              </w:rPr>
            </w:rPrChange>
          </w:rPr>
          <w:drawing>
            <wp:inline distT="0" distB="0" distL="0" distR="0" wp14:anchorId="33F39131" wp14:editId="2215D247">
              <wp:extent cx="5943600" cy="30632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63240"/>
                      </a:xfrm>
                      <a:prstGeom prst="rect">
                        <a:avLst/>
                      </a:prstGeom>
                    </pic:spPr>
                  </pic:pic>
                </a:graphicData>
              </a:graphic>
            </wp:inline>
          </w:drawing>
        </w:r>
      </w:ins>
    </w:p>
    <w:p w14:paraId="42B16B64" w14:textId="5DE6A446" w:rsidR="00F646CA" w:rsidRPr="00B90FBE" w:rsidRDefault="00F646CA" w:rsidP="00F646CA">
      <w:pPr>
        <w:rPr>
          <w:ins w:id="5369" w:author="Kai Pa" w:date="2018-05-18T21:50:00Z"/>
          <w:rFonts w:ascii="Times New Roman" w:hAnsi="Times New Roman" w:cs="Times New Roman"/>
          <w:sz w:val="32"/>
          <w:szCs w:val="28"/>
          <w:rPrChange w:id="5370" w:author="Kai Pa" w:date="2018-05-21T21:31:00Z">
            <w:rPr>
              <w:ins w:id="5371" w:author="Kai Pa" w:date="2018-05-18T21:50:00Z"/>
              <w:rFonts w:ascii="Times New Roman" w:hAnsi="Times New Roman" w:cs="Times New Roman"/>
              <w:sz w:val="28"/>
              <w:szCs w:val="28"/>
            </w:rPr>
          </w:rPrChange>
        </w:rPr>
      </w:pPr>
    </w:p>
    <w:p w14:paraId="2B71C4C1" w14:textId="64E6E2F3" w:rsidR="00F646CA" w:rsidRPr="00B90FBE" w:rsidRDefault="00F646CA">
      <w:pPr>
        <w:ind w:firstLine="720"/>
        <w:rPr>
          <w:ins w:id="5372" w:author="Kai Pa" w:date="2018-05-18T22:11:00Z"/>
          <w:rFonts w:ascii="Times New Roman" w:hAnsi="Times New Roman" w:cs="Times New Roman"/>
          <w:sz w:val="32"/>
          <w:szCs w:val="28"/>
          <w:u w:val="single"/>
          <w:rPrChange w:id="5373" w:author="Kai Pa" w:date="2018-05-21T21:31:00Z">
            <w:rPr>
              <w:ins w:id="5374" w:author="Kai Pa" w:date="2018-05-18T22:11:00Z"/>
              <w:rFonts w:ascii="Times New Roman" w:hAnsi="Times New Roman" w:cs="Times New Roman"/>
              <w:sz w:val="28"/>
              <w:szCs w:val="28"/>
              <w:u w:val="single"/>
            </w:rPr>
          </w:rPrChange>
        </w:rPr>
        <w:pPrChange w:id="5375" w:author="Kai Pa" w:date="2018-05-18T22:11:00Z">
          <w:pPr/>
        </w:pPrChange>
      </w:pPr>
      <w:ins w:id="5376" w:author="Kai Pa" w:date="2018-05-18T21:50:00Z">
        <w:r w:rsidRPr="00B90FBE">
          <w:rPr>
            <w:rFonts w:ascii="Times New Roman" w:hAnsi="Times New Roman" w:cs="Times New Roman"/>
            <w:sz w:val="32"/>
            <w:szCs w:val="28"/>
            <w:u w:val="single"/>
            <w:rPrChange w:id="5377" w:author="Kai Pa" w:date="2018-05-21T21:31:00Z">
              <w:rPr>
                <w:rFonts w:ascii="Times New Roman" w:hAnsi="Times New Roman" w:cs="Times New Roman"/>
                <w:b/>
                <w:sz w:val="28"/>
                <w:szCs w:val="28"/>
              </w:rPr>
            </w:rPrChange>
          </w:rPr>
          <w:t>Tra cứu sổ tiết kiệm</w:t>
        </w:r>
      </w:ins>
    </w:p>
    <w:p w14:paraId="089D647D" w14:textId="7BB806B7" w:rsidR="000C035E" w:rsidRPr="00B90FBE" w:rsidRDefault="000C035E">
      <w:pPr>
        <w:rPr>
          <w:ins w:id="5378" w:author="Kai Pa" w:date="2018-05-18T21:50:00Z"/>
          <w:rFonts w:ascii="Times New Roman" w:hAnsi="Times New Roman" w:cs="Times New Roman"/>
          <w:sz w:val="32"/>
          <w:szCs w:val="28"/>
          <w:rPrChange w:id="5379" w:author="Kai Pa" w:date="2018-05-21T21:31:00Z">
            <w:rPr>
              <w:ins w:id="5380" w:author="Kai Pa" w:date="2018-05-18T21:50:00Z"/>
              <w:rFonts w:ascii="Times New Roman" w:hAnsi="Times New Roman" w:cs="Times New Roman"/>
              <w:b/>
              <w:sz w:val="28"/>
              <w:szCs w:val="28"/>
            </w:rPr>
          </w:rPrChange>
        </w:rPr>
      </w:pPr>
      <w:ins w:id="5381" w:author="Kai Pa" w:date="2018-05-18T22:11:00Z">
        <w:r w:rsidRPr="00B90FBE">
          <w:rPr>
            <w:rFonts w:ascii="Times New Roman" w:hAnsi="Times New Roman" w:cs="Times New Roman"/>
            <w:sz w:val="32"/>
            <w:szCs w:val="28"/>
            <w:rPrChange w:id="5382" w:author="Kai Pa" w:date="2018-05-21T21:31:00Z">
              <w:rPr>
                <w:rFonts w:ascii="Times New Roman" w:hAnsi="Times New Roman" w:cs="Times New Roman"/>
                <w:sz w:val="28"/>
                <w:szCs w:val="28"/>
              </w:rPr>
            </w:rPrChange>
          </w:rPr>
          <w:lastRenderedPageBreak/>
          <w:t>Giao diện Tra cứu sổ tiết kiệm</w:t>
        </w:r>
      </w:ins>
      <w:ins w:id="5383" w:author="Kai Pa" w:date="2018-05-18T22:12:00Z">
        <w:r w:rsidRPr="00B90FBE">
          <w:rPr>
            <w:rFonts w:ascii="Times New Roman" w:hAnsi="Times New Roman" w:cs="Times New Roman"/>
            <w:sz w:val="32"/>
            <w:szCs w:val="28"/>
            <w:rPrChange w:id="5384" w:author="Kai Pa" w:date="2018-05-21T21:31:00Z">
              <w:rPr>
                <w:rFonts w:ascii="Times New Roman" w:hAnsi="Times New Roman" w:cs="Times New Roman"/>
                <w:sz w:val="28"/>
                <w:szCs w:val="28"/>
              </w:rPr>
            </w:rPrChange>
          </w:rPr>
          <w:t xml:space="preserve"> và thông tin khách hàng, chỉ yêu cầu số CMND</w:t>
        </w:r>
      </w:ins>
      <w:ins w:id="5385" w:author="Kai Pa" w:date="2018-05-18T22:11:00Z">
        <w:r w:rsidRPr="00B90FBE">
          <w:rPr>
            <w:rFonts w:ascii="Times New Roman" w:hAnsi="Times New Roman" w:cs="Times New Roman"/>
            <w:sz w:val="32"/>
            <w:szCs w:val="28"/>
            <w:rPrChange w:id="5386" w:author="Kai Pa" w:date="2018-05-21T21:31:00Z">
              <w:rPr>
                <w:rFonts w:ascii="Times New Roman" w:hAnsi="Times New Roman" w:cs="Times New Roman"/>
                <w:sz w:val="28"/>
                <w:szCs w:val="28"/>
              </w:rPr>
            </w:rPrChange>
          </w:rPr>
          <w:t xml:space="preserve">, có bảng để </w:t>
        </w:r>
      </w:ins>
      <w:ins w:id="5387" w:author="Kai Pa" w:date="2018-05-18T22:12:00Z">
        <w:r w:rsidRPr="00B90FBE">
          <w:rPr>
            <w:rFonts w:ascii="Times New Roman" w:hAnsi="Times New Roman" w:cs="Times New Roman"/>
            <w:sz w:val="32"/>
            <w:szCs w:val="28"/>
            <w:rPrChange w:id="5388" w:author="Kai Pa" w:date="2018-05-21T21:31:00Z">
              <w:rPr>
                <w:rFonts w:ascii="Times New Roman" w:hAnsi="Times New Roman" w:cs="Times New Roman"/>
                <w:sz w:val="28"/>
                <w:szCs w:val="28"/>
              </w:rPr>
            </w:rPrChange>
          </w:rPr>
          <w:t>xem kết quả</w:t>
        </w:r>
      </w:ins>
      <w:ins w:id="5389" w:author="Kai Pa" w:date="2018-05-18T22:11:00Z">
        <w:r w:rsidRPr="00B90FBE">
          <w:rPr>
            <w:rFonts w:ascii="Times New Roman" w:hAnsi="Times New Roman" w:cs="Times New Roman"/>
            <w:sz w:val="32"/>
            <w:szCs w:val="28"/>
            <w:rPrChange w:id="5390" w:author="Kai Pa" w:date="2018-05-21T21:31:00Z">
              <w:rPr>
                <w:rFonts w:ascii="Times New Roman" w:hAnsi="Times New Roman" w:cs="Times New Roman"/>
                <w:sz w:val="28"/>
                <w:szCs w:val="28"/>
              </w:rPr>
            </w:rPrChange>
          </w:rPr>
          <w:t>.</w:t>
        </w:r>
      </w:ins>
      <w:ins w:id="5391" w:author="Kai Pa" w:date="2018-05-18T22:12:00Z">
        <w:r w:rsidRPr="00B90FBE">
          <w:rPr>
            <w:rFonts w:ascii="Times New Roman" w:hAnsi="Times New Roman" w:cs="Times New Roman"/>
            <w:sz w:val="32"/>
            <w:szCs w:val="28"/>
            <w:rPrChange w:id="5392" w:author="Kai Pa" w:date="2018-05-21T21:31:00Z">
              <w:rPr>
                <w:rFonts w:ascii="Times New Roman" w:hAnsi="Times New Roman" w:cs="Times New Roman"/>
                <w:sz w:val="28"/>
                <w:szCs w:val="28"/>
              </w:rPr>
            </w:rPrChange>
          </w:rPr>
          <w:t xml:space="preserve"> </w:t>
        </w:r>
      </w:ins>
    </w:p>
    <w:p w14:paraId="4695E965" w14:textId="77777777" w:rsidR="00F646CA" w:rsidRPr="00B90FBE" w:rsidRDefault="00F646CA" w:rsidP="00F646CA">
      <w:pPr>
        <w:rPr>
          <w:ins w:id="5393" w:author="Kai Pa" w:date="2018-05-18T21:50:00Z"/>
          <w:rFonts w:ascii="Times New Roman" w:hAnsi="Times New Roman" w:cs="Times New Roman"/>
          <w:sz w:val="32"/>
          <w:szCs w:val="28"/>
          <w:rPrChange w:id="5394" w:author="Kai Pa" w:date="2018-05-21T21:31:00Z">
            <w:rPr>
              <w:ins w:id="5395" w:author="Kai Pa" w:date="2018-05-18T21:50:00Z"/>
              <w:rFonts w:ascii="Times New Roman" w:hAnsi="Times New Roman" w:cs="Times New Roman"/>
              <w:sz w:val="28"/>
              <w:szCs w:val="28"/>
            </w:rPr>
          </w:rPrChange>
        </w:rPr>
      </w:pPr>
      <w:ins w:id="5396" w:author="Kai Pa" w:date="2018-05-18T21:50:00Z">
        <w:r w:rsidRPr="00B90FBE">
          <w:rPr>
            <w:noProof/>
            <w:sz w:val="24"/>
            <w:rPrChange w:id="5397" w:author="Kai Pa" w:date="2018-05-21T21:31:00Z">
              <w:rPr>
                <w:noProof/>
              </w:rPr>
            </w:rPrChange>
          </w:rPr>
          <w:drawing>
            <wp:inline distT="0" distB="0" distL="0" distR="0" wp14:anchorId="3A30C097" wp14:editId="7B592FAD">
              <wp:extent cx="5943600" cy="2643505"/>
              <wp:effectExtent l="0" t="0" r="0"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3505"/>
                      </a:xfrm>
                      <a:prstGeom prst="rect">
                        <a:avLst/>
                      </a:prstGeom>
                    </pic:spPr>
                  </pic:pic>
                </a:graphicData>
              </a:graphic>
            </wp:inline>
          </w:drawing>
        </w:r>
      </w:ins>
    </w:p>
    <w:p w14:paraId="7D9C808D" w14:textId="103D583E" w:rsidR="00F646CA" w:rsidRPr="00B90FBE" w:rsidRDefault="008741DF">
      <w:pPr>
        <w:ind w:firstLine="720"/>
        <w:rPr>
          <w:ins w:id="5398" w:author="Kai Pa" w:date="2018-05-18T22:13:00Z"/>
          <w:rFonts w:ascii="Times New Roman" w:hAnsi="Times New Roman" w:cs="Times New Roman"/>
          <w:sz w:val="32"/>
          <w:szCs w:val="28"/>
          <w:u w:val="single"/>
          <w:rPrChange w:id="5399" w:author="Kai Pa" w:date="2018-05-21T21:31:00Z">
            <w:rPr>
              <w:ins w:id="5400" w:author="Kai Pa" w:date="2018-05-18T22:13:00Z"/>
              <w:rFonts w:ascii="Times New Roman" w:hAnsi="Times New Roman" w:cs="Times New Roman"/>
              <w:sz w:val="28"/>
              <w:szCs w:val="28"/>
              <w:u w:val="single"/>
            </w:rPr>
          </w:rPrChange>
        </w:rPr>
        <w:pPrChange w:id="5401" w:author="Kai Pa" w:date="2018-05-18T22:13:00Z">
          <w:pPr/>
        </w:pPrChange>
      </w:pPr>
      <w:ins w:id="5402" w:author="Kai Pa" w:date="2018-05-18T21:55:00Z">
        <w:r w:rsidRPr="00B90FBE">
          <w:rPr>
            <w:rFonts w:ascii="Times New Roman" w:hAnsi="Times New Roman" w:cs="Times New Roman"/>
            <w:sz w:val="32"/>
            <w:szCs w:val="28"/>
            <w:rPrChange w:id="5403" w:author="Kai Pa" w:date="2018-05-21T21:31:00Z">
              <w:rPr>
                <w:rFonts w:ascii="Times New Roman" w:hAnsi="Times New Roman" w:cs="Times New Roman"/>
                <w:szCs w:val="28"/>
              </w:rPr>
            </w:rPrChange>
          </w:rPr>
          <w:br w:type="page"/>
        </w:r>
      </w:ins>
      <w:ins w:id="5404" w:author="Kai Pa" w:date="2018-05-18T21:50:00Z">
        <w:r w:rsidR="00F646CA" w:rsidRPr="00B90FBE">
          <w:rPr>
            <w:rFonts w:ascii="Times New Roman" w:hAnsi="Times New Roman" w:cs="Times New Roman"/>
            <w:sz w:val="32"/>
            <w:szCs w:val="28"/>
            <w:u w:val="single"/>
            <w:rPrChange w:id="5405" w:author="Kai Pa" w:date="2018-05-21T21:31:00Z">
              <w:rPr>
                <w:rFonts w:ascii="Times New Roman" w:hAnsi="Times New Roman" w:cs="Times New Roman"/>
                <w:b/>
                <w:sz w:val="28"/>
                <w:szCs w:val="28"/>
              </w:rPr>
            </w:rPrChange>
          </w:rPr>
          <w:lastRenderedPageBreak/>
          <w:t>Cập nhật loại tiết kiệm.</w:t>
        </w:r>
      </w:ins>
    </w:p>
    <w:p w14:paraId="3F82697F" w14:textId="5F68D947" w:rsidR="000C035E" w:rsidRPr="00B90FBE" w:rsidRDefault="000C035E">
      <w:pPr>
        <w:ind w:firstLine="720"/>
        <w:rPr>
          <w:ins w:id="5406" w:author="Kai Pa" w:date="2018-05-18T21:50:00Z"/>
          <w:rFonts w:ascii="Times New Roman" w:hAnsi="Times New Roman" w:cs="Times New Roman"/>
          <w:sz w:val="32"/>
          <w:szCs w:val="28"/>
          <w:rPrChange w:id="5407" w:author="Kai Pa" w:date="2018-05-21T21:31:00Z">
            <w:rPr>
              <w:ins w:id="5408" w:author="Kai Pa" w:date="2018-05-18T21:50:00Z"/>
              <w:rFonts w:ascii="Times New Roman" w:hAnsi="Times New Roman" w:cs="Times New Roman"/>
              <w:b/>
              <w:sz w:val="28"/>
              <w:szCs w:val="28"/>
            </w:rPr>
          </w:rPrChange>
        </w:rPr>
        <w:pPrChange w:id="5409" w:author="Kai Pa" w:date="2018-05-18T22:13:00Z">
          <w:pPr/>
        </w:pPrChange>
      </w:pPr>
      <w:ins w:id="5410" w:author="Kai Pa" w:date="2018-05-18T22:13:00Z">
        <w:r w:rsidRPr="00B90FBE">
          <w:rPr>
            <w:rFonts w:ascii="Times New Roman" w:hAnsi="Times New Roman" w:cs="Times New Roman"/>
            <w:sz w:val="32"/>
            <w:szCs w:val="28"/>
            <w:rPrChange w:id="5411" w:author="Kai Pa" w:date="2018-05-21T21:31:00Z">
              <w:rPr>
                <w:rFonts w:ascii="Times New Roman" w:hAnsi="Times New Roman" w:cs="Times New Roman"/>
                <w:sz w:val="28"/>
                <w:szCs w:val="28"/>
                <w:u w:val="single"/>
              </w:rPr>
            </w:rPrChange>
          </w:rPr>
          <w:t xml:space="preserve">Dùng </w:t>
        </w:r>
        <w:r w:rsidRPr="00B90FBE">
          <w:rPr>
            <w:rFonts w:ascii="Times New Roman" w:hAnsi="Times New Roman" w:cs="Times New Roman"/>
            <w:sz w:val="32"/>
            <w:szCs w:val="28"/>
            <w:rPrChange w:id="5412" w:author="Kai Pa" w:date="2018-05-21T21:31:00Z">
              <w:rPr>
                <w:rFonts w:ascii="Times New Roman" w:hAnsi="Times New Roman" w:cs="Times New Roman"/>
                <w:sz w:val="28"/>
                <w:szCs w:val="28"/>
              </w:rPr>
            </w:rPrChange>
          </w:rPr>
          <w:t xml:space="preserve">khi khách hàng cần thay đổi loại </w:t>
        </w:r>
      </w:ins>
      <w:ins w:id="5413" w:author="Kai Pa" w:date="2018-05-18T22:14:00Z">
        <w:r w:rsidRPr="00B90FBE">
          <w:rPr>
            <w:rFonts w:ascii="Times New Roman" w:hAnsi="Times New Roman" w:cs="Times New Roman"/>
            <w:sz w:val="32"/>
            <w:szCs w:val="28"/>
            <w:rPrChange w:id="5414" w:author="Kai Pa" w:date="2018-05-21T21:31:00Z">
              <w:rPr>
                <w:rFonts w:ascii="Times New Roman" w:hAnsi="Times New Roman" w:cs="Times New Roman"/>
                <w:sz w:val="28"/>
                <w:szCs w:val="28"/>
              </w:rPr>
            </w:rPrChange>
          </w:rPr>
          <w:t>tiết kiệm</w:t>
        </w:r>
      </w:ins>
      <w:ins w:id="5415" w:author="Kai Pa" w:date="2018-05-18T22:13:00Z">
        <w:r w:rsidRPr="00B90FBE">
          <w:rPr>
            <w:rFonts w:ascii="Times New Roman" w:hAnsi="Times New Roman" w:cs="Times New Roman"/>
            <w:sz w:val="32"/>
            <w:szCs w:val="28"/>
            <w:rPrChange w:id="5416" w:author="Kai Pa" w:date="2018-05-21T21:31:00Z">
              <w:rPr>
                <w:rFonts w:ascii="Times New Roman" w:hAnsi="Times New Roman" w:cs="Times New Roman"/>
                <w:sz w:val="28"/>
                <w:szCs w:val="28"/>
              </w:rPr>
            </w:rPrChange>
          </w:rPr>
          <w:t xml:space="preserve"> của một STK của mình.</w:t>
        </w:r>
      </w:ins>
    </w:p>
    <w:p w14:paraId="337B54E1" w14:textId="34098F3D" w:rsidR="00F646CA" w:rsidRPr="00B90FBE" w:rsidRDefault="00F646CA" w:rsidP="00F646CA">
      <w:pPr>
        <w:rPr>
          <w:ins w:id="5417" w:author="Kai Pa" w:date="2018-05-18T21:50:00Z"/>
          <w:rFonts w:ascii="Times New Roman" w:hAnsi="Times New Roman" w:cs="Times New Roman"/>
          <w:sz w:val="32"/>
          <w:szCs w:val="28"/>
          <w:rPrChange w:id="5418" w:author="Kai Pa" w:date="2018-05-21T21:31:00Z">
            <w:rPr>
              <w:ins w:id="5419" w:author="Kai Pa" w:date="2018-05-18T21:50:00Z"/>
              <w:rFonts w:ascii="Times New Roman" w:hAnsi="Times New Roman" w:cs="Times New Roman"/>
              <w:sz w:val="28"/>
              <w:szCs w:val="28"/>
            </w:rPr>
          </w:rPrChange>
        </w:rPr>
      </w:pPr>
      <w:ins w:id="5420" w:author="Kai Pa" w:date="2018-05-18T21:50:00Z">
        <w:r w:rsidRPr="00B90FBE">
          <w:rPr>
            <w:noProof/>
            <w:sz w:val="24"/>
            <w:rPrChange w:id="5421" w:author="Kai Pa" w:date="2018-05-21T21:31:00Z">
              <w:rPr>
                <w:noProof/>
              </w:rPr>
            </w:rPrChange>
          </w:rPr>
          <w:drawing>
            <wp:inline distT="0" distB="0" distL="0" distR="0" wp14:anchorId="27870359" wp14:editId="01983EC9">
              <wp:extent cx="5943600" cy="2760980"/>
              <wp:effectExtent l="0" t="0" r="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60980"/>
                      </a:xfrm>
                      <a:prstGeom prst="rect">
                        <a:avLst/>
                      </a:prstGeom>
                    </pic:spPr>
                  </pic:pic>
                </a:graphicData>
              </a:graphic>
            </wp:inline>
          </w:drawing>
        </w:r>
      </w:ins>
    </w:p>
    <w:p w14:paraId="0DB445E1" w14:textId="77777777" w:rsidR="00F646CA" w:rsidRPr="00B90FBE" w:rsidRDefault="00F646CA">
      <w:pPr>
        <w:pStyle w:val="ListParagraph"/>
        <w:ind w:left="1080"/>
        <w:rPr>
          <w:sz w:val="32"/>
          <w:rPrChange w:id="5422" w:author="Kai Pa" w:date="2018-05-21T21:31:00Z">
            <w:rPr/>
          </w:rPrChange>
        </w:rPr>
        <w:pPrChange w:id="5423" w:author="Kai Pa" w:date="2018-05-18T21:49:00Z">
          <w:pPr>
            <w:pStyle w:val="ListParagraph"/>
            <w:numPr>
              <w:ilvl w:val="1"/>
              <w:numId w:val="4"/>
            </w:numPr>
            <w:ind w:left="1080" w:hanging="360"/>
          </w:pPr>
        </w:pPrChange>
      </w:pPr>
    </w:p>
    <w:p w14:paraId="3F0E918F" w14:textId="1EC40DEC" w:rsidR="00863D73" w:rsidRDefault="00863D73" w:rsidP="00863D73">
      <w:pPr>
        <w:pStyle w:val="ListParagraph"/>
        <w:numPr>
          <w:ilvl w:val="1"/>
          <w:numId w:val="4"/>
        </w:numPr>
        <w:rPr>
          <w:ins w:id="5424" w:author="Kai Pa" w:date="2018-05-21T22:00:00Z"/>
          <w:sz w:val="32"/>
        </w:rPr>
      </w:pPr>
      <w:r w:rsidRPr="00B90FBE">
        <w:rPr>
          <w:sz w:val="32"/>
          <w:rPrChange w:id="5425" w:author="Kai Pa" w:date="2018-05-21T21:31:00Z">
            <w:rPr/>
          </w:rPrChange>
        </w:rPr>
        <w:t xml:space="preserve"> Mô tả xử lý</w:t>
      </w:r>
      <w:ins w:id="5426" w:author="Hoan Ng" w:date="2017-03-20T21:27:00Z">
        <w:r w:rsidR="00E62EE1" w:rsidRPr="00B90FBE">
          <w:rPr>
            <w:sz w:val="32"/>
            <w:rPrChange w:id="5427" w:author="Kai Pa" w:date="2018-05-21T21:31:00Z">
              <w:rPr/>
            </w:rPrChange>
          </w:rPr>
          <w:t xml:space="preserve"> sự kiện</w:t>
        </w:r>
      </w:ins>
      <w:r w:rsidRPr="00B90FBE">
        <w:rPr>
          <w:sz w:val="32"/>
          <w:rPrChange w:id="5428" w:author="Kai Pa" w:date="2018-05-21T21:31:00Z">
            <w:rPr/>
          </w:rPrChange>
        </w:rPr>
        <w:t xml:space="preserve"> từng màn hình</w:t>
      </w:r>
    </w:p>
    <w:p w14:paraId="6256E508" w14:textId="591D6E6B" w:rsidR="00A84DFB" w:rsidRPr="00A84DFB" w:rsidRDefault="00A84DFB" w:rsidP="00A84DFB">
      <w:pPr>
        <w:pStyle w:val="ListParagraph"/>
        <w:numPr>
          <w:ilvl w:val="0"/>
          <w:numId w:val="18"/>
        </w:numPr>
        <w:rPr>
          <w:ins w:id="5429" w:author="Kai Pa" w:date="2018-05-21T21:57:00Z"/>
          <w:sz w:val="32"/>
          <w:rPrChange w:id="5430" w:author="Kai Pa" w:date="2018-05-21T22:00:00Z">
            <w:rPr>
              <w:ins w:id="5431" w:author="Kai Pa" w:date="2018-05-21T21:57:00Z"/>
            </w:rPr>
          </w:rPrChange>
        </w:rPr>
        <w:pPrChange w:id="5432" w:author="Kai Pa" w:date="2018-05-21T22:00:00Z">
          <w:pPr>
            <w:pStyle w:val="ListParagraph"/>
            <w:numPr>
              <w:ilvl w:val="1"/>
              <w:numId w:val="4"/>
            </w:numPr>
            <w:ind w:left="1080" w:hanging="360"/>
          </w:pPr>
        </w:pPrChange>
      </w:pPr>
      <w:ins w:id="5433" w:author="Kai Pa" w:date="2018-05-21T22:01:00Z">
        <w:r>
          <w:rPr>
            <w:sz w:val="32"/>
          </w:rPr>
          <w:t>Màn hình menu chính</w:t>
        </w:r>
      </w:ins>
      <w:ins w:id="5434" w:author="Kai Pa" w:date="2018-05-21T22:00:00Z">
        <w:r>
          <w:rPr>
            <w:sz w:val="32"/>
          </w:rPr>
          <w:t>:</w:t>
        </w:r>
      </w:ins>
    </w:p>
    <w:tbl>
      <w:tblPr>
        <w:tblStyle w:val="TableGrid"/>
        <w:tblW w:w="9355" w:type="dxa"/>
        <w:tblLook w:val="04A0" w:firstRow="1" w:lastRow="0" w:firstColumn="1" w:lastColumn="0" w:noHBand="0" w:noVBand="1"/>
        <w:tblPrChange w:id="5435" w:author="Kai Pa" w:date="2018-05-21T22:02:00Z">
          <w:tblPr>
            <w:tblStyle w:val="TableGrid"/>
            <w:tblW w:w="0" w:type="auto"/>
            <w:tblLook w:val="04A0" w:firstRow="1" w:lastRow="0" w:firstColumn="1" w:lastColumn="0" w:noHBand="0" w:noVBand="1"/>
          </w:tblPr>
        </w:tblPrChange>
      </w:tblPr>
      <w:tblGrid>
        <w:gridCol w:w="985"/>
        <w:gridCol w:w="3690"/>
        <w:gridCol w:w="4680"/>
        <w:tblGridChange w:id="5436">
          <w:tblGrid>
            <w:gridCol w:w="985"/>
            <w:gridCol w:w="2131"/>
            <w:gridCol w:w="1559"/>
            <w:gridCol w:w="1558"/>
            <w:gridCol w:w="3117"/>
            <w:gridCol w:w="5"/>
          </w:tblGrid>
        </w:tblGridChange>
      </w:tblGrid>
      <w:tr w:rsidR="00A84DFB" w14:paraId="483F92FD" w14:textId="77777777" w:rsidTr="00A84DFB">
        <w:trPr>
          <w:ins w:id="5437" w:author="Kai Pa" w:date="2018-05-21T21:59:00Z"/>
          <w:trPrChange w:id="5438" w:author="Kai Pa" w:date="2018-05-21T22:02:00Z">
            <w:trPr>
              <w:gridAfter w:val="0"/>
            </w:trPr>
          </w:trPrChange>
        </w:trPr>
        <w:tc>
          <w:tcPr>
            <w:tcW w:w="985" w:type="dxa"/>
            <w:tcPrChange w:id="5439" w:author="Kai Pa" w:date="2018-05-21T22:02:00Z">
              <w:tcPr>
                <w:tcW w:w="3116" w:type="dxa"/>
                <w:gridSpan w:val="2"/>
              </w:tcPr>
            </w:tcPrChange>
          </w:tcPr>
          <w:p w14:paraId="4B584884" w14:textId="0D665AC5" w:rsidR="00A84DFB" w:rsidRDefault="00A84DFB" w:rsidP="00A84DFB">
            <w:pPr>
              <w:rPr>
                <w:ins w:id="5440" w:author="Kai Pa" w:date="2018-05-21T21:59:00Z"/>
                <w:sz w:val="32"/>
              </w:rPr>
            </w:pPr>
            <w:ins w:id="5441" w:author="Kai Pa" w:date="2018-05-21T21:59:00Z">
              <w:r>
                <w:rPr>
                  <w:sz w:val="32"/>
                </w:rPr>
                <w:t>STT</w:t>
              </w:r>
            </w:ins>
          </w:p>
        </w:tc>
        <w:tc>
          <w:tcPr>
            <w:tcW w:w="3690" w:type="dxa"/>
            <w:tcPrChange w:id="5442" w:author="Kai Pa" w:date="2018-05-21T22:02:00Z">
              <w:tcPr>
                <w:tcW w:w="3117" w:type="dxa"/>
                <w:gridSpan w:val="2"/>
              </w:tcPr>
            </w:tcPrChange>
          </w:tcPr>
          <w:p w14:paraId="14E2BE55" w14:textId="05FEEE17" w:rsidR="00A84DFB" w:rsidRDefault="00A84DFB" w:rsidP="00A84DFB">
            <w:pPr>
              <w:rPr>
                <w:ins w:id="5443" w:author="Kai Pa" w:date="2018-05-21T21:59:00Z"/>
                <w:sz w:val="32"/>
              </w:rPr>
            </w:pPr>
            <w:ins w:id="5444" w:author="Kai Pa" w:date="2018-05-21T21:59:00Z">
              <w:r>
                <w:rPr>
                  <w:sz w:val="32"/>
                </w:rPr>
                <w:t>Điều kiện kích hoạt</w:t>
              </w:r>
            </w:ins>
          </w:p>
        </w:tc>
        <w:tc>
          <w:tcPr>
            <w:tcW w:w="4680" w:type="dxa"/>
            <w:tcPrChange w:id="5445" w:author="Kai Pa" w:date="2018-05-21T22:02:00Z">
              <w:tcPr>
                <w:tcW w:w="3117" w:type="dxa"/>
              </w:tcPr>
            </w:tcPrChange>
          </w:tcPr>
          <w:p w14:paraId="59AC7634" w14:textId="663CCACC" w:rsidR="00A84DFB" w:rsidRDefault="00A84DFB" w:rsidP="00A84DFB">
            <w:pPr>
              <w:rPr>
                <w:ins w:id="5446" w:author="Kai Pa" w:date="2018-05-21T21:59:00Z"/>
                <w:sz w:val="32"/>
              </w:rPr>
            </w:pPr>
            <w:ins w:id="5447" w:author="Kai Pa" w:date="2018-05-21T22:00:00Z">
              <w:r>
                <w:rPr>
                  <w:sz w:val="32"/>
                </w:rPr>
                <w:t>Xử lý</w:t>
              </w:r>
            </w:ins>
          </w:p>
        </w:tc>
      </w:tr>
      <w:tr w:rsidR="00A84DFB" w14:paraId="04FDD571" w14:textId="77777777" w:rsidTr="00A84DFB">
        <w:trPr>
          <w:ins w:id="5448" w:author="Kai Pa" w:date="2018-05-21T21:59:00Z"/>
          <w:trPrChange w:id="5449" w:author="Kai Pa" w:date="2018-05-21T22:02:00Z">
            <w:trPr>
              <w:gridAfter w:val="0"/>
            </w:trPr>
          </w:trPrChange>
        </w:trPr>
        <w:tc>
          <w:tcPr>
            <w:tcW w:w="985" w:type="dxa"/>
            <w:tcPrChange w:id="5450" w:author="Kai Pa" w:date="2018-05-21T22:02:00Z">
              <w:tcPr>
                <w:tcW w:w="3116" w:type="dxa"/>
                <w:gridSpan w:val="2"/>
              </w:tcPr>
            </w:tcPrChange>
          </w:tcPr>
          <w:p w14:paraId="49F6D58B" w14:textId="22392974" w:rsidR="00A84DFB" w:rsidRDefault="00A84DFB" w:rsidP="00A84DFB">
            <w:pPr>
              <w:rPr>
                <w:ins w:id="5451" w:author="Kai Pa" w:date="2018-05-21T21:59:00Z"/>
                <w:sz w:val="32"/>
              </w:rPr>
            </w:pPr>
            <w:ins w:id="5452" w:author="Kai Pa" w:date="2018-05-21T22:00:00Z">
              <w:r>
                <w:rPr>
                  <w:sz w:val="32"/>
                </w:rPr>
                <w:t>0</w:t>
              </w:r>
            </w:ins>
          </w:p>
        </w:tc>
        <w:tc>
          <w:tcPr>
            <w:tcW w:w="3690" w:type="dxa"/>
            <w:tcPrChange w:id="5453" w:author="Kai Pa" w:date="2018-05-21T22:02:00Z">
              <w:tcPr>
                <w:tcW w:w="3117" w:type="dxa"/>
                <w:gridSpan w:val="2"/>
              </w:tcPr>
            </w:tcPrChange>
          </w:tcPr>
          <w:p w14:paraId="1D6B02F9" w14:textId="5FA197D8" w:rsidR="00A84DFB" w:rsidRDefault="00A84DFB" w:rsidP="00A84DFB">
            <w:pPr>
              <w:rPr>
                <w:ins w:id="5454" w:author="Kai Pa" w:date="2018-05-21T21:59:00Z"/>
                <w:sz w:val="32"/>
              </w:rPr>
            </w:pPr>
            <w:ins w:id="5455" w:author="Kai Pa" w:date="2018-05-21T22:00:00Z">
              <w:r>
                <w:rPr>
                  <w:sz w:val="32"/>
                </w:rPr>
                <w:t>Khởi động màn hình</w:t>
              </w:r>
            </w:ins>
          </w:p>
        </w:tc>
        <w:tc>
          <w:tcPr>
            <w:tcW w:w="4680" w:type="dxa"/>
            <w:tcPrChange w:id="5456" w:author="Kai Pa" w:date="2018-05-21T22:02:00Z">
              <w:tcPr>
                <w:tcW w:w="3117" w:type="dxa"/>
              </w:tcPr>
            </w:tcPrChange>
          </w:tcPr>
          <w:p w14:paraId="2D5DDD41" w14:textId="1018B00B" w:rsidR="00A84DFB" w:rsidRDefault="00A84DFB" w:rsidP="00A84DFB">
            <w:pPr>
              <w:rPr>
                <w:ins w:id="5457" w:author="Kai Pa" w:date="2018-05-21T21:59:00Z"/>
                <w:sz w:val="32"/>
              </w:rPr>
            </w:pPr>
            <w:ins w:id="5458" w:author="Kai Pa" w:date="2018-05-21T22:01:00Z">
              <w:r>
                <w:rPr>
                  <w:sz w:val="32"/>
                </w:rPr>
                <w:t>Tải giao diện</w:t>
              </w:r>
            </w:ins>
          </w:p>
        </w:tc>
      </w:tr>
      <w:tr w:rsidR="00A84DFB" w14:paraId="330B8E29" w14:textId="77777777" w:rsidTr="00A84DFB">
        <w:trPr>
          <w:ins w:id="5459" w:author="Kai Pa" w:date="2018-05-21T21:59:00Z"/>
          <w:trPrChange w:id="5460" w:author="Kai Pa" w:date="2018-05-21T22:02:00Z">
            <w:trPr>
              <w:gridAfter w:val="0"/>
            </w:trPr>
          </w:trPrChange>
        </w:trPr>
        <w:tc>
          <w:tcPr>
            <w:tcW w:w="985" w:type="dxa"/>
            <w:tcPrChange w:id="5461" w:author="Kai Pa" w:date="2018-05-21T22:02:00Z">
              <w:tcPr>
                <w:tcW w:w="3116" w:type="dxa"/>
                <w:gridSpan w:val="2"/>
              </w:tcPr>
            </w:tcPrChange>
          </w:tcPr>
          <w:p w14:paraId="18F206D3" w14:textId="05F81BF7" w:rsidR="00A84DFB" w:rsidRDefault="00A84DFB" w:rsidP="00A84DFB">
            <w:pPr>
              <w:rPr>
                <w:ins w:id="5462" w:author="Kai Pa" w:date="2018-05-21T21:59:00Z"/>
                <w:sz w:val="32"/>
              </w:rPr>
            </w:pPr>
            <w:ins w:id="5463" w:author="Kai Pa" w:date="2018-05-21T22:00:00Z">
              <w:r>
                <w:rPr>
                  <w:sz w:val="32"/>
                </w:rPr>
                <w:t>1</w:t>
              </w:r>
            </w:ins>
          </w:p>
        </w:tc>
        <w:tc>
          <w:tcPr>
            <w:tcW w:w="3690" w:type="dxa"/>
            <w:tcPrChange w:id="5464" w:author="Kai Pa" w:date="2018-05-21T22:02:00Z">
              <w:tcPr>
                <w:tcW w:w="3117" w:type="dxa"/>
                <w:gridSpan w:val="2"/>
              </w:tcPr>
            </w:tcPrChange>
          </w:tcPr>
          <w:p w14:paraId="17FC9E07" w14:textId="7A95627B" w:rsidR="00A84DFB" w:rsidRDefault="00A84DFB" w:rsidP="00A84DFB">
            <w:pPr>
              <w:rPr>
                <w:ins w:id="5465" w:author="Kai Pa" w:date="2018-05-21T21:59:00Z"/>
                <w:sz w:val="32"/>
              </w:rPr>
            </w:pPr>
            <w:ins w:id="5466" w:author="Kai Pa" w:date="2018-05-21T22:01:00Z">
              <w:r>
                <w:rPr>
                  <w:sz w:val="32"/>
                </w:rPr>
                <w:t>Di chuyển chuột vào tab: rút tiền, rút lãi, gửi tiền</w:t>
              </w:r>
            </w:ins>
          </w:p>
        </w:tc>
        <w:tc>
          <w:tcPr>
            <w:tcW w:w="4680" w:type="dxa"/>
            <w:tcPrChange w:id="5467" w:author="Kai Pa" w:date="2018-05-21T22:02:00Z">
              <w:tcPr>
                <w:tcW w:w="3117" w:type="dxa"/>
              </w:tcPr>
            </w:tcPrChange>
          </w:tcPr>
          <w:p w14:paraId="5147300F" w14:textId="6CDF056E" w:rsidR="00A84DFB" w:rsidRDefault="00A84DFB" w:rsidP="00A84DFB">
            <w:pPr>
              <w:rPr>
                <w:ins w:id="5468" w:author="Kai Pa" w:date="2018-05-21T21:59:00Z"/>
                <w:sz w:val="32"/>
              </w:rPr>
            </w:pPr>
            <w:ins w:id="5469" w:author="Kai Pa" w:date="2018-05-21T22:02:00Z">
              <w:r>
                <w:rPr>
                  <w:sz w:val="32"/>
                </w:rPr>
                <w:t>Hiện các sub-menu tương ứng</w:t>
              </w:r>
            </w:ins>
          </w:p>
        </w:tc>
      </w:tr>
      <w:tr w:rsidR="003E5BD0" w14:paraId="1AD310B6" w14:textId="77777777" w:rsidTr="00A84DFB">
        <w:trPr>
          <w:ins w:id="5470" w:author="Kai Pa" w:date="2018-05-21T22:09:00Z"/>
        </w:trPr>
        <w:tc>
          <w:tcPr>
            <w:tcW w:w="985" w:type="dxa"/>
          </w:tcPr>
          <w:p w14:paraId="5385EE45" w14:textId="2E34C8B2" w:rsidR="003E5BD0" w:rsidRDefault="003E5BD0" w:rsidP="00A84DFB">
            <w:pPr>
              <w:rPr>
                <w:ins w:id="5471" w:author="Kai Pa" w:date="2018-05-21T22:09:00Z"/>
                <w:sz w:val="32"/>
              </w:rPr>
            </w:pPr>
            <w:ins w:id="5472" w:author="Kai Pa" w:date="2018-05-21T22:10:00Z">
              <w:r>
                <w:rPr>
                  <w:sz w:val="32"/>
                </w:rPr>
                <w:t>2</w:t>
              </w:r>
            </w:ins>
          </w:p>
        </w:tc>
        <w:tc>
          <w:tcPr>
            <w:tcW w:w="3690" w:type="dxa"/>
          </w:tcPr>
          <w:p w14:paraId="5412B0B8" w14:textId="63F4F62F" w:rsidR="003E5BD0" w:rsidRDefault="003E5BD0" w:rsidP="00A84DFB">
            <w:pPr>
              <w:rPr>
                <w:ins w:id="5473" w:author="Kai Pa" w:date="2018-05-21T22:09:00Z"/>
                <w:sz w:val="32"/>
              </w:rPr>
            </w:pPr>
            <w:ins w:id="5474" w:author="Kai Pa" w:date="2018-05-21T22:10:00Z">
              <w:r>
                <w:rPr>
                  <w:sz w:val="32"/>
                </w:rPr>
                <w:t xml:space="preserve">Click vào menu </w:t>
              </w:r>
            </w:ins>
          </w:p>
        </w:tc>
        <w:tc>
          <w:tcPr>
            <w:tcW w:w="4680" w:type="dxa"/>
          </w:tcPr>
          <w:p w14:paraId="6C127302" w14:textId="15DFB277" w:rsidR="003E5BD0" w:rsidRDefault="003E5BD0" w:rsidP="00A84DFB">
            <w:pPr>
              <w:rPr>
                <w:ins w:id="5475" w:author="Kai Pa" w:date="2018-05-21T22:09:00Z"/>
                <w:sz w:val="32"/>
              </w:rPr>
            </w:pPr>
            <w:ins w:id="5476" w:author="Kai Pa" w:date="2018-05-21T22:10:00Z">
              <w:r>
                <w:rPr>
                  <w:sz w:val="32"/>
                </w:rPr>
                <w:t>Đi đến giao diện tương ứng</w:t>
              </w:r>
            </w:ins>
          </w:p>
        </w:tc>
      </w:tr>
    </w:tbl>
    <w:p w14:paraId="1DE7FD0A" w14:textId="77777777" w:rsidR="00A84DFB" w:rsidRDefault="00A84DFB" w:rsidP="00A84DFB">
      <w:pPr>
        <w:pStyle w:val="ListParagraph"/>
        <w:rPr>
          <w:ins w:id="5477" w:author="Kai Pa" w:date="2018-05-21T22:03:00Z"/>
          <w:sz w:val="32"/>
        </w:rPr>
        <w:pPrChange w:id="5478" w:author="Kai Pa" w:date="2018-05-21T22:03:00Z">
          <w:pPr>
            <w:pStyle w:val="ListParagraph"/>
            <w:numPr>
              <w:ilvl w:val="1"/>
              <w:numId w:val="4"/>
            </w:numPr>
            <w:ind w:left="1080" w:hanging="360"/>
          </w:pPr>
        </w:pPrChange>
      </w:pPr>
    </w:p>
    <w:p w14:paraId="3B7E19BF" w14:textId="58144D58" w:rsidR="00A84DFB" w:rsidRDefault="00A84DFB" w:rsidP="00A84DFB">
      <w:pPr>
        <w:pStyle w:val="ListParagraph"/>
        <w:numPr>
          <w:ilvl w:val="0"/>
          <w:numId w:val="18"/>
        </w:numPr>
        <w:rPr>
          <w:ins w:id="5479" w:author="Kai Pa" w:date="2018-05-21T22:02:00Z"/>
          <w:sz w:val="32"/>
        </w:rPr>
        <w:pPrChange w:id="5480" w:author="Kai Pa" w:date="2018-05-21T22:01:00Z">
          <w:pPr>
            <w:pStyle w:val="ListParagraph"/>
            <w:numPr>
              <w:ilvl w:val="1"/>
              <w:numId w:val="4"/>
            </w:numPr>
            <w:ind w:left="1080" w:hanging="360"/>
          </w:pPr>
        </w:pPrChange>
      </w:pPr>
      <w:ins w:id="5481" w:author="Kai Pa" w:date="2018-05-21T22:02:00Z">
        <w:r>
          <w:rPr>
            <w:sz w:val="32"/>
          </w:rPr>
          <w:t>Mở sổ tiết kiệm</w:t>
        </w:r>
      </w:ins>
    </w:p>
    <w:tbl>
      <w:tblPr>
        <w:tblStyle w:val="TableGrid"/>
        <w:tblW w:w="9355" w:type="dxa"/>
        <w:tblLook w:val="04A0" w:firstRow="1" w:lastRow="0" w:firstColumn="1" w:lastColumn="0" w:noHBand="0" w:noVBand="1"/>
      </w:tblPr>
      <w:tblGrid>
        <w:gridCol w:w="985"/>
        <w:gridCol w:w="3117"/>
        <w:gridCol w:w="5253"/>
      </w:tblGrid>
      <w:tr w:rsidR="00A84DFB" w14:paraId="3DA5985E" w14:textId="77777777" w:rsidTr="00CE702B">
        <w:trPr>
          <w:ins w:id="5482" w:author="Kai Pa" w:date="2018-05-21T22:02:00Z"/>
        </w:trPr>
        <w:tc>
          <w:tcPr>
            <w:tcW w:w="985" w:type="dxa"/>
          </w:tcPr>
          <w:p w14:paraId="6DF9322E" w14:textId="77777777" w:rsidR="00A84DFB" w:rsidRDefault="00A84DFB" w:rsidP="00CE702B">
            <w:pPr>
              <w:rPr>
                <w:ins w:id="5483" w:author="Kai Pa" w:date="2018-05-21T22:02:00Z"/>
                <w:sz w:val="32"/>
              </w:rPr>
            </w:pPr>
            <w:ins w:id="5484" w:author="Kai Pa" w:date="2018-05-21T22:02:00Z">
              <w:r>
                <w:rPr>
                  <w:sz w:val="32"/>
                </w:rPr>
                <w:t>STT</w:t>
              </w:r>
            </w:ins>
          </w:p>
        </w:tc>
        <w:tc>
          <w:tcPr>
            <w:tcW w:w="3117" w:type="dxa"/>
          </w:tcPr>
          <w:p w14:paraId="0C071330" w14:textId="77777777" w:rsidR="00A84DFB" w:rsidRDefault="00A84DFB" w:rsidP="00CE702B">
            <w:pPr>
              <w:rPr>
                <w:ins w:id="5485" w:author="Kai Pa" w:date="2018-05-21T22:02:00Z"/>
                <w:sz w:val="32"/>
              </w:rPr>
            </w:pPr>
            <w:ins w:id="5486" w:author="Kai Pa" w:date="2018-05-21T22:02:00Z">
              <w:r>
                <w:rPr>
                  <w:sz w:val="32"/>
                </w:rPr>
                <w:t>Điều kiện kích hoạt</w:t>
              </w:r>
            </w:ins>
          </w:p>
        </w:tc>
        <w:tc>
          <w:tcPr>
            <w:tcW w:w="5253" w:type="dxa"/>
          </w:tcPr>
          <w:p w14:paraId="0677D150" w14:textId="77777777" w:rsidR="00A84DFB" w:rsidRDefault="00A84DFB" w:rsidP="00CE702B">
            <w:pPr>
              <w:rPr>
                <w:ins w:id="5487" w:author="Kai Pa" w:date="2018-05-21T22:02:00Z"/>
                <w:sz w:val="32"/>
              </w:rPr>
            </w:pPr>
            <w:ins w:id="5488" w:author="Kai Pa" w:date="2018-05-21T22:02:00Z">
              <w:r>
                <w:rPr>
                  <w:sz w:val="32"/>
                </w:rPr>
                <w:t>Xử lý</w:t>
              </w:r>
            </w:ins>
          </w:p>
        </w:tc>
      </w:tr>
      <w:tr w:rsidR="00A84DFB" w14:paraId="33D265E7" w14:textId="77777777" w:rsidTr="00CE702B">
        <w:trPr>
          <w:ins w:id="5489" w:author="Kai Pa" w:date="2018-05-21T22:02:00Z"/>
        </w:trPr>
        <w:tc>
          <w:tcPr>
            <w:tcW w:w="985" w:type="dxa"/>
          </w:tcPr>
          <w:p w14:paraId="14D331BB" w14:textId="77777777" w:rsidR="00A84DFB" w:rsidRDefault="00A84DFB" w:rsidP="00CE702B">
            <w:pPr>
              <w:rPr>
                <w:ins w:id="5490" w:author="Kai Pa" w:date="2018-05-21T22:02:00Z"/>
                <w:sz w:val="32"/>
              </w:rPr>
            </w:pPr>
            <w:ins w:id="5491" w:author="Kai Pa" w:date="2018-05-21T22:02:00Z">
              <w:r>
                <w:rPr>
                  <w:sz w:val="32"/>
                </w:rPr>
                <w:t>0</w:t>
              </w:r>
            </w:ins>
          </w:p>
        </w:tc>
        <w:tc>
          <w:tcPr>
            <w:tcW w:w="3117" w:type="dxa"/>
          </w:tcPr>
          <w:p w14:paraId="052795C6" w14:textId="77777777" w:rsidR="00A84DFB" w:rsidRDefault="00A84DFB" w:rsidP="00CE702B">
            <w:pPr>
              <w:rPr>
                <w:ins w:id="5492" w:author="Kai Pa" w:date="2018-05-21T22:02:00Z"/>
                <w:sz w:val="32"/>
              </w:rPr>
            </w:pPr>
            <w:ins w:id="5493" w:author="Kai Pa" w:date="2018-05-21T22:02:00Z">
              <w:r>
                <w:rPr>
                  <w:sz w:val="32"/>
                </w:rPr>
                <w:t>Khởi động màn hình</w:t>
              </w:r>
            </w:ins>
          </w:p>
        </w:tc>
        <w:tc>
          <w:tcPr>
            <w:tcW w:w="5253" w:type="dxa"/>
          </w:tcPr>
          <w:p w14:paraId="5AA9814E" w14:textId="1D7FB8D9" w:rsidR="00A84DFB" w:rsidRDefault="00A84DFB" w:rsidP="00CE702B">
            <w:pPr>
              <w:rPr>
                <w:ins w:id="5494" w:author="Kai Pa" w:date="2018-05-21T22:02:00Z"/>
                <w:sz w:val="32"/>
              </w:rPr>
            </w:pPr>
            <w:ins w:id="5495" w:author="Kai Pa" w:date="2018-05-21T22:06:00Z">
              <w:r>
                <w:rPr>
                  <w:sz w:val="32"/>
                </w:rPr>
                <w:t>Tải giao diện, tải danh sách các STK có trong CSDL</w:t>
              </w:r>
            </w:ins>
          </w:p>
        </w:tc>
      </w:tr>
      <w:tr w:rsidR="00A84DFB" w14:paraId="5A0F5829" w14:textId="77777777" w:rsidTr="00CE702B">
        <w:trPr>
          <w:ins w:id="5496" w:author="Kai Pa" w:date="2018-05-21T22:02:00Z"/>
        </w:trPr>
        <w:tc>
          <w:tcPr>
            <w:tcW w:w="985" w:type="dxa"/>
          </w:tcPr>
          <w:p w14:paraId="299C1D38" w14:textId="000FEC6E" w:rsidR="00A84DFB" w:rsidRDefault="003E5BD0" w:rsidP="00CE702B">
            <w:pPr>
              <w:rPr>
                <w:ins w:id="5497" w:author="Kai Pa" w:date="2018-05-21T22:02:00Z"/>
                <w:sz w:val="32"/>
              </w:rPr>
            </w:pPr>
            <w:ins w:id="5498" w:author="Kai Pa" w:date="2018-05-21T22:07:00Z">
              <w:r>
                <w:rPr>
                  <w:sz w:val="32"/>
                </w:rPr>
                <w:t>1</w:t>
              </w:r>
            </w:ins>
          </w:p>
        </w:tc>
        <w:tc>
          <w:tcPr>
            <w:tcW w:w="3117" w:type="dxa"/>
          </w:tcPr>
          <w:p w14:paraId="6519C010" w14:textId="4917DD9A" w:rsidR="00A84DFB" w:rsidRDefault="003E5BD0" w:rsidP="003E5BD0">
            <w:pPr>
              <w:rPr>
                <w:ins w:id="5499" w:author="Kai Pa" w:date="2018-05-21T22:02:00Z"/>
                <w:sz w:val="32"/>
              </w:rPr>
              <w:pPrChange w:id="5500" w:author="Kai Pa" w:date="2018-05-21T22:07:00Z">
                <w:pPr/>
              </w:pPrChange>
            </w:pPr>
            <w:ins w:id="5501" w:author="Kai Pa" w:date="2018-05-21T22:07:00Z">
              <w:r>
                <w:rPr>
                  <w:sz w:val="32"/>
                </w:rPr>
                <w:t>Nhấn nút Thêm sổ / Thêm sổ - tiền</w:t>
              </w:r>
            </w:ins>
          </w:p>
        </w:tc>
        <w:tc>
          <w:tcPr>
            <w:tcW w:w="5253" w:type="dxa"/>
          </w:tcPr>
          <w:p w14:paraId="27EA1409" w14:textId="5F52C90E" w:rsidR="00A84DFB" w:rsidRDefault="003E5BD0" w:rsidP="00CE702B">
            <w:pPr>
              <w:rPr>
                <w:ins w:id="5502" w:author="Kai Pa" w:date="2018-05-21T22:02:00Z"/>
                <w:sz w:val="32"/>
              </w:rPr>
            </w:pPr>
            <w:ins w:id="5503" w:author="Kai Pa" w:date="2018-05-21T22:08:00Z">
              <w:r>
                <w:rPr>
                  <w:sz w:val="32"/>
                </w:rPr>
                <w:t>Thêm sổ vào CSDL sau đó cập nhật lại danh sách STK bên phải màn hình</w:t>
              </w:r>
            </w:ins>
          </w:p>
        </w:tc>
      </w:tr>
      <w:tr w:rsidR="003E5BD0" w14:paraId="10594562" w14:textId="77777777" w:rsidTr="00CE702B">
        <w:trPr>
          <w:ins w:id="5504" w:author="Kai Pa" w:date="2018-05-21T22:10:00Z"/>
        </w:trPr>
        <w:tc>
          <w:tcPr>
            <w:tcW w:w="985" w:type="dxa"/>
          </w:tcPr>
          <w:p w14:paraId="48E52C90" w14:textId="6278FD7B" w:rsidR="003E5BD0" w:rsidRDefault="003E5BD0" w:rsidP="00CE702B">
            <w:pPr>
              <w:rPr>
                <w:ins w:id="5505" w:author="Kai Pa" w:date="2018-05-21T22:10:00Z"/>
                <w:sz w:val="32"/>
              </w:rPr>
            </w:pPr>
            <w:ins w:id="5506" w:author="Kai Pa" w:date="2018-05-21T22:15:00Z">
              <w:r>
                <w:rPr>
                  <w:sz w:val="32"/>
                </w:rPr>
                <w:t>2</w:t>
              </w:r>
            </w:ins>
          </w:p>
        </w:tc>
        <w:tc>
          <w:tcPr>
            <w:tcW w:w="3117" w:type="dxa"/>
          </w:tcPr>
          <w:p w14:paraId="1AEB7CBC" w14:textId="6010E5EC" w:rsidR="003E5BD0" w:rsidRDefault="003E5BD0" w:rsidP="003E5BD0">
            <w:pPr>
              <w:rPr>
                <w:ins w:id="5507" w:author="Kai Pa" w:date="2018-05-21T22:10:00Z"/>
                <w:sz w:val="32"/>
              </w:rPr>
            </w:pPr>
            <w:ins w:id="5508" w:author="Kai Pa" w:date="2018-05-21T22:10:00Z">
              <w:r>
                <w:rPr>
                  <w:sz w:val="32"/>
                </w:rPr>
                <w:t>Nhấn nút thoát</w:t>
              </w:r>
            </w:ins>
          </w:p>
        </w:tc>
        <w:tc>
          <w:tcPr>
            <w:tcW w:w="5253" w:type="dxa"/>
          </w:tcPr>
          <w:p w14:paraId="571D0BC4" w14:textId="793A3478" w:rsidR="003E5BD0" w:rsidRDefault="003E5BD0" w:rsidP="00CE702B">
            <w:pPr>
              <w:rPr>
                <w:ins w:id="5509" w:author="Kai Pa" w:date="2018-05-21T22:10:00Z"/>
                <w:sz w:val="32"/>
              </w:rPr>
            </w:pPr>
            <w:ins w:id="5510" w:author="Kai Pa" w:date="2018-05-21T22:10:00Z">
              <w:r>
                <w:rPr>
                  <w:sz w:val="32"/>
                </w:rPr>
                <w:t>Quay lại màn hình menu chính</w:t>
              </w:r>
            </w:ins>
          </w:p>
        </w:tc>
      </w:tr>
    </w:tbl>
    <w:p w14:paraId="7933E903" w14:textId="67E33AD4" w:rsidR="00A84DFB" w:rsidRDefault="00A84DFB" w:rsidP="00A84DFB">
      <w:pPr>
        <w:pStyle w:val="ListParagraph"/>
        <w:rPr>
          <w:ins w:id="5511" w:author="Kai Pa" w:date="2018-05-21T22:03:00Z"/>
          <w:sz w:val="32"/>
        </w:rPr>
        <w:pPrChange w:id="5512" w:author="Kai Pa" w:date="2018-05-21T22:03:00Z">
          <w:pPr>
            <w:pStyle w:val="ListParagraph"/>
            <w:numPr>
              <w:ilvl w:val="1"/>
              <w:numId w:val="4"/>
            </w:numPr>
            <w:ind w:left="1080" w:hanging="360"/>
          </w:pPr>
        </w:pPrChange>
      </w:pPr>
    </w:p>
    <w:p w14:paraId="1354BAD3" w14:textId="7CA481AE" w:rsidR="00A84DFB" w:rsidRDefault="00A84DFB" w:rsidP="00A84DFB">
      <w:pPr>
        <w:pStyle w:val="ListParagraph"/>
        <w:numPr>
          <w:ilvl w:val="0"/>
          <w:numId w:val="18"/>
        </w:numPr>
        <w:rPr>
          <w:ins w:id="5513" w:author="Kai Pa" w:date="2018-05-21T22:06:00Z"/>
          <w:sz w:val="32"/>
        </w:rPr>
        <w:pPrChange w:id="5514" w:author="Kai Pa" w:date="2018-05-21T22:03:00Z">
          <w:pPr>
            <w:pStyle w:val="ListParagraph"/>
            <w:numPr>
              <w:ilvl w:val="1"/>
              <w:numId w:val="4"/>
            </w:numPr>
            <w:ind w:left="1080" w:hanging="360"/>
          </w:pPr>
        </w:pPrChange>
      </w:pPr>
      <w:ins w:id="5515" w:author="Kai Pa" w:date="2018-05-21T22:05:00Z">
        <w:r>
          <w:rPr>
            <w:sz w:val="32"/>
          </w:rPr>
          <w:t>Gửi tiết kiệm có kỳ hạn</w:t>
        </w:r>
      </w:ins>
    </w:p>
    <w:tbl>
      <w:tblPr>
        <w:tblStyle w:val="TableGrid"/>
        <w:tblW w:w="9355" w:type="dxa"/>
        <w:tblLook w:val="04A0" w:firstRow="1" w:lastRow="0" w:firstColumn="1" w:lastColumn="0" w:noHBand="0" w:noVBand="1"/>
      </w:tblPr>
      <w:tblGrid>
        <w:gridCol w:w="985"/>
        <w:gridCol w:w="3117"/>
        <w:gridCol w:w="5253"/>
      </w:tblGrid>
      <w:tr w:rsidR="00A84DFB" w14:paraId="503821E9" w14:textId="77777777" w:rsidTr="00CE702B">
        <w:trPr>
          <w:ins w:id="5516" w:author="Kai Pa" w:date="2018-05-21T22:06:00Z"/>
        </w:trPr>
        <w:tc>
          <w:tcPr>
            <w:tcW w:w="985" w:type="dxa"/>
          </w:tcPr>
          <w:p w14:paraId="2A83E644" w14:textId="77777777" w:rsidR="00A84DFB" w:rsidRDefault="00A84DFB" w:rsidP="00CE702B">
            <w:pPr>
              <w:rPr>
                <w:ins w:id="5517" w:author="Kai Pa" w:date="2018-05-21T22:06:00Z"/>
                <w:sz w:val="32"/>
              </w:rPr>
            </w:pPr>
            <w:ins w:id="5518" w:author="Kai Pa" w:date="2018-05-21T22:06:00Z">
              <w:r>
                <w:rPr>
                  <w:sz w:val="32"/>
                </w:rPr>
                <w:t>STT</w:t>
              </w:r>
            </w:ins>
          </w:p>
        </w:tc>
        <w:tc>
          <w:tcPr>
            <w:tcW w:w="3117" w:type="dxa"/>
          </w:tcPr>
          <w:p w14:paraId="21258FB4" w14:textId="77777777" w:rsidR="00A84DFB" w:rsidRDefault="00A84DFB" w:rsidP="00CE702B">
            <w:pPr>
              <w:rPr>
                <w:ins w:id="5519" w:author="Kai Pa" w:date="2018-05-21T22:06:00Z"/>
                <w:sz w:val="32"/>
              </w:rPr>
            </w:pPr>
            <w:ins w:id="5520" w:author="Kai Pa" w:date="2018-05-21T22:06:00Z">
              <w:r>
                <w:rPr>
                  <w:sz w:val="32"/>
                </w:rPr>
                <w:t>Điều kiện kích hoạt</w:t>
              </w:r>
            </w:ins>
          </w:p>
        </w:tc>
        <w:tc>
          <w:tcPr>
            <w:tcW w:w="5253" w:type="dxa"/>
          </w:tcPr>
          <w:p w14:paraId="3906AD6E" w14:textId="77777777" w:rsidR="00A84DFB" w:rsidRDefault="00A84DFB" w:rsidP="00CE702B">
            <w:pPr>
              <w:rPr>
                <w:ins w:id="5521" w:author="Kai Pa" w:date="2018-05-21T22:06:00Z"/>
                <w:sz w:val="32"/>
              </w:rPr>
            </w:pPr>
            <w:ins w:id="5522" w:author="Kai Pa" w:date="2018-05-21T22:06:00Z">
              <w:r>
                <w:rPr>
                  <w:sz w:val="32"/>
                </w:rPr>
                <w:t>Xử lý</w:t>
              </w:r>
            </w:ins>
          </w:p>
        </w:tc>
      </w:tr>
      <w:tr w:rsidR="00A84DFB" w14:paraId="3D164B98" w14:textId="77777777" w:rsidTr="00CE702B">
        <w:trPr>
          <w:ins w:id="5523" w:author="Kai Pa" w:date="2018-05-21T22:06:00Z"/>
        </w:trPr>
        <w:tc>
          <w:tcPr>
            <w:tcW w:w="985" w:type="dxa"/>
          </w:tcPr>
          <w:p w14:paraId="1479D664" w14:textId="77777777" w:rsidR="00A84DFB" w:rsidRDefault="00A84DFB" w:rsidP="00CE702B">
            <w:pPr>
              <w:rPr>
                <w:ins w:id="5524" w:author="Kai Pa" w:date="2018-05-21T22:06:00Z"/>
                <w:sz w:val="32"/>
              </w:rPr>
            </w:pPr>
            <w:ins w:id="5525" w:author="Kai Pa" w:date="2018-05-21T22:06:00Z">
              <w:r>
                <w:rPr>
                  <w:sz w:val="32"/>
                </w:rPr>
                <w:t>0</w:t>
              </w:r>
            </w:ins>
          </w:p>
        </w:tc>
        <w:tc>
          <w:tcPr>
            <w:tcW w:w="3117" w:type="dxa"/>
          </w:tcPr>
          <w:p w14:paraId="21227FA4" w14:textId="77777777" w:rsidR="00A84DFB" w:rsidRDefault="00A84DFB" w:rsidP="00CE702B">
            <w:pPr>
              <w:rPr>
                <w:ins w:id="5526" w:author="Kai Pa" w:date="2018-05-21T22:06:00Z"/>
                <w:sz w:val="32"/>
              </w:rPr>
            </w:pPr>
            <w:ins w:id="5527" w:author="Kai Pa" w:date="2018-05-21T22:06:00Z">
              <w:r>
                <w:rPr>
                  <w:sz w:val="32"/>
                </w:rPr>
                <w:t>Khởi động màn hình</w:t>
              </w:r>
            </w:ins>
          </w:p>
        </w:tc>
        <w:tc>
          <w:tcPr>
            <w:tcW w:w="5253" w:type="dxa"/>
          </w:tcPr>
          <w:p w14:paraId="43876ABA" w14:textId="3CFCE906" w:rsidR="00A84DFB" w:rsidRDefault="00A84DFB" w:rsidP="00705158">
            <w:pPr>
              <w:rPr>
                <w:ins w:id="5528" w:author="Kai Pa" w:date="2018-05-21T22:06:00Z"/>
                <w:sz w:val="32"/>
              </w:rPr>
              <w:pPrChange w:id="5529" w:author="Kai Pa" w:date="2018-05-21T22:17:00Z">
                <w:pPr/>
              </w:pPrChange>
            </w:pPr>
            <w:ins w:id="5530" w:author="Kai Pa" w:date="2018-05-21T22:07:00Z">
              <w:r>
                <w:rPr>
                  <w:sz w:val="32"/>
                </w:rPr>
                <w:t>Tải giao diện</w:t>
              </w:r>
            </w:ins>
          </w:p>
        </w:tc>
      </w:tr>
      <w:tr w:rsidR="003E5BD0" w14:paraId="02B7C621" w14:textId="77777777" w:rsidTr="00CE702B">
        <w:trPr>
          <w:ins w:id="5531" w:author="Kai Pa" w:date="2018-05-21T22:06:00Z"/>
        </w:trPr>
        <w:tc>
          <w:tcPr>
            <w:tcW w:w="985" w:type="dxa"/>
          </w:tcPr>
          <w:p w14:paraId="1B5EE0E2" w14:textId="77777777" w:rsidR="003E5BD0" w:rsidRDefault="003E5BD0" w:rsidP="003E5BD0">
            <w:pPr>
              <w:rPr>
                <w:ins w:id="5532" w:author="Kai Pa" w:date="2018-05-21T22:06:00Z"/>
                <w:sz w:val="32"/>
              </w:rPr>
            </w:pPr>
            <w:ins w:id="5533" w:author="Kai Pa" w:date="2018-05-21T22:06:00Z">
              <w:r>
                <w:rPr>
                  <w:sz w:val="32"/>
                </w:rPr>
                <w:t>1</w:t>
              </w:r>
            </w:ins>
          </w:p>
        </w:tc>
        <w:tc>
          <w:tcPr>
            <w:tcW w:w="3117" w:type="dxa"/>
          </w:tcPr>
          <w:p w14:paraId="21E60FB3" w14:textId="2563B6EA" w:rsidR="003E5BD0" w:rsidRDefault="003E5BD0" w:rsidP="00705158">
            <w:pPr>
              <w:rPr>
                <w:ins w:id="5534" w:author="Kai Pa" w:date="2018-05-21T22:06:00Z"/>
                <w:sz w:val="32"/>
              </w:rPr>
              <w:pPrChange w:id="5535" w:author="Kai Pa" w:date="2018-05-21T22:16:00Z">
                <w:pPr/>
              </w:pPrChange>
            </w:pPr>
            <w:ins w:id="5536" w:author="Kai Pa" w:date="2018-05-21T22:14:00Z">
              <w:r>
                <w:rPr>
                  <w:sz w:val="32"/>
                </w:rPr>
                <w:t xml:space="preserve">Nhấn </w:t>
              </w:r>
            </w:ins>
            <w:ins w:id="5537" w:author="Kai Pa" w:date="2018-05-21T22:16:00Z">
              <w:r w:rsidR="00705158">
                <w:rPr>
                  <w:sz w:val="32"/>
                </w:rPr>
                <w:t>vào combo box “Loại tra cứu”</w:t>
              </w:r>
            </w:ins>
          </w:p>
        </w:tc>
        <w:tc>
          <w:tcPr>
            <w:tcW w:w="5253" w:type="dxa"/>
          </w:tcPr>
          <w:p w14:paraId="11F51874" w14:textId="6BF29431" w:rsidR="003E5BD0" w:rsidRDefault="00705158" w:rsidP="003E5BD0">
            <w:pPr>
              <w:rPr>
                <w:ins w:id="5538" w:author="Kai Pa" w:date="2018-05-21T22:06:00Z"/>
                <w:sz w:val="32"/>
              </w:rPr>
            </w:pPr>
            <w:ins w:id="5539" w:author="Kai Pa" w:date="2018-05-21T22:16:00Z">
              <w:r>
                <w:rPr>
                  <w:sz w:val="32"/>
                </w:rPr>
                <w:t>Sổ ra danh sách gồm: CMND và Mã STK</w:t>
              </w:r>
            </w:ins>
          </w:p>
        </w:tc>
      </w:tr>
      <w:tr w:rsidR="00705158" w14:paraId="5FB3A8EA" w14:textId="77777777" w:rsidTr="00CE702B">
        <w:trPr>
          <w:ins w:id="5540" w:author="Kai Pa" w:date="2018-05-21T22:17:00Z"/>
        </w:trPr>
        <w:tc>
          <w:tcPr>
            <w:tcW w:w="985" w:type="dxa"/>
          </w:tcPr>
          <w:p w14:paraId="36101BDE" w14:textId="77777777" w:rsidR="00705158" w:rsidRDefault="00705158" w:rsidP="003E5BD0">
            <w:pPr>
              <w:rPr>
                <w:ins w:id="5541" w:author="Kai Pa" w:date="2018-05-21T22:17:00Z"/>
                <w:sz w:val="32"/>
              </w:rPr>
            </w:pPr>
          </w:p>
        </w:tc>
        <w:tc>
          <w:tcPr>
            <w:tcW w:w="3117" w:type="dxa"/>
          </w:tcPr>
          <w:p w14:paraId="2309F728" w14:textId="2C8802B9" w:rsidR="00705158" w:rsidRDefault="004A3E3C" w:rsidP="00705158">
            <w:pPr>
              <w:rPr>
                <w:ins w:id="5542" w:author="Kai Pa" w:date="2018-05-21T22:17:00Z"/>
                <w:sz w:val="32"/>
              </w:rPr>
            </w:pPr>
            <w:ins w:id="5543" w:author="Kai Pa" w:date="2018-05-21T22:19:00Z">
              <w:r>
                <w:rPr>
                  <w:sz w:val="32"/>
                </w:rPr>
                <w:t>Nhấn nút Kiểm tra</w:t>
              </w:r>
            </w:ins>
          </w:p>
        </w:tc>
        <w:tc>
          <w:tcPr>
            <w:tcW w:w="5253" w:type="dxa"/>
          </w:tcPr>
          <w:p w14:paraId="505B7566" w14:textId="68FECDF0" w:rsidR="00705158" w:rsidRDefault="00B81F62" w:rsidP="003E5BD0">
            <w:pPr>
              <w:rPr>
                <w:ins w:id="5544" w:author="Kai Pa" w:date="2018-05-21T22:17:00Z"/>
                <w:sz w:val="32"/>
              </w:rPr>
            </w:pPr>
            <w:ins w:id="5545" w:author="Kai Pa" w:date="2018-05-21T22:20:00Z">
              <w:r>
                <w:rPr>
                  <w:sz w:val="32"/>
                </w:rPr>
                <w:t>Kiểm tra số CMND/Số STK, nếu có trong CSDL thì tải thông tin STK, nếu ko thì báo lỗi</w:t>
              </w:r>
            </w:ins>
          </w:p>
        </w:tc>
      </w:tr>
      <w:tr w:rsidR="000342B3" w14:paraId="7B6B2369" w14:textId="77777777" w:rsidTr="00CE702B">
        <w:trPr>
          <w:ins w:id="5546" w:author="Kai Pa" w:date="2018-05-21T22:26:00Z"/>
        </w:trPr>
        <w:tc>
          <w:tcPr>
            <w:tcW w:w="985" w:type="dxa"/>
          </w:tcPr>
          <w:p w14:paraId="12B7C179" w14:textId="583A7585" w:rsidR="000342B3" w:rsidRDefault="000342B3" w:rsidP="003E5BD0">
            <w:pPr>
              <w:rPr>
                <w:ins w:id="5547" w:author="Kai Pa" w:date="2018-05-21T22:26:00Z"/>
                <w:sz w:val="32"/>
              </w:rPr>
            </w:pPr>
            <w:ins w:id="5548" w:author="Kai Pa" w:date="2018-05-21T22:26:00Z">
              <w:r>
                <w:rPr>
                  <w:sz w:val="32"/>
                </w:rPr>
                <w:t>2</w:t>
              </w:r>
            </w:ins>
          </w:p>
        </w:tc>
        <w:tc>
          <w:tcPr>
            <w:tcW w:w="3117" w:type="dxa"/>
          </w:tcPr>
          <w:p w14:paraId="2E860C36" w14:textId="0DDB8BE2" w:rsidR="000342B3" w:rsidRDefault="000342B3" w:rsidP="00705158">
            <w:pPr>
              <w:rPr>
                <w:ins w:id="5549" w:author="Kai Pa" w:date="2018-05-21T22:26:00Z"/>
                <w:sz w:val="32"/>
              </w:rPr>
            </w:pPr>
            <w:ins w:id="5550" w:author="Kai Pa" w:date="2018-05-21T22:26:00Z">
              <w:r>
                <w:rPr>
                  <w:sz w:val="32"/>
                </w:rPr>
                <w:t>Nhất nút Thực hiện</w:t>
              </w:r>
            </w:ins>
          </w:p>
        </w:tc>
        <w:tc>
          <w:tcPr>
            <w:tcW w:w="5253" w:type="dxa"/>
          </w:tcPr>
          <w:p w14:paraId="678F3182" w14:textId="050C3D5C" w:rsidR="000342B3" w:rsidRDefault="002E5C5C" w:rsidP="002E5C5C">
            <w:pPr>
              <w:rPr>
                <w:ins w:id="5551" w:author="Kai Pa" w:date="2018-05-21T22:26:00Z"/>
                <w:sz w:val="32"/>
              </w:rPr>
              <w:pPrChange w:id="5552" w:author="Kai Pa" w:date="2018-05-21T22:29:00Z">
                <w:pPr/>
              </w:pPrChange>
            </w:pPr>
            <w:ins w:id="5553" w:author="Kai Pa" w:date="2018-05-21T22:29:00Z">
              <w:r>
                <w:rPr>
                  <w:sz w:val="32"/>
                </w:rPr>
                <w:t>Cập nhật thông tin vào CSDl sau đó tải lại thông tin STK trên giao diện</w:t>
              </w:r>
            </w:ins>
          </w:p>
        </w:tc>
      </w:tr>
      <w:tr w:rsidR="003E5BD0" w14:paraId="6C735ABB" w14:textId="77777777" w:rsidTr="00CE702B">
        <w:trPr>
          <w:ins w:id="5554" w:author="Kai Pa" w:date="2018-05-21T22:14:00Z"/>
        </w:trPr>
        <w:tc>
          <w:tcPr>
            <w:tcW w:w="985" w:type="dxa"/>
          </w:tcPr>
          <w:p w14:paraId="2A16BDA1" w14:textId="62125A4C" w:rsidR="003E5BD0" w:rsidRDefault="002E5C5C" w:rsidP="003E5BD0">
            <w:pPr>
              <w:rPr>
                <w:ins w:id="5555" w:author="Kai Pa" w:date="2018-05-21T22:14:00Z"/>
                <w:sz w:val="32"/>
              </w:rPr>
            </w:pPr>
            <w:ins w:id="5556" w:author="Kai Pa" w:date="2018-05-21T22:29:00Z">
              <w:r>
                <w:rPr>
                  <w:sz w:val="32"/>
                </w:rPr>
                <w:t>3</w:t>
              </w:r>
            </w:ins>
          </w:p>
        </w:tc>
        <w:tc>
          <w:tcPr>
            <w:tcW w:w="3117" w:type="dxa"/>
          </w:tcPr>
          <w:p w14:paraId="4575832F" w14:textId="53850361" w:rsidR="003E5BD0" w:rsidRDefault="003E5BD0" w:rsidP="003E5BD0">
            <w:pPr>
              <w:rPr>
                <w:ins w:id="5557" w:author="Kai Pa" w:date="2018-05-21T22:14:00Z"/>
                <w:sz w:val="32"/>
              </w:rPr>
            </w:pPr>
            <w:ins w:id="5558" w:author="Kai Pa" w:date="2018-05-21T22:14:00Z">
              <w:r>
                <w:rPr>
                  <w:sz w:val="32"/>
                </w:rPr>
                <w:t>Nhấn nút</w:t>
              </w:r>
              <w:r w:rsidR="004A3E3C">
                <w:rPr>
                  <w:sz w:val="32"/>
                </w:rPr>
                <w:t xml:space="preserve"> T</w:t>
              </w:r>
              <w:r>
                <w:rPr>
                  <w:sz w:val="32"/>
                </w:rPr>
                <w:t>hoát</w:t>
              </w:r>
            </w:ins>
          </w:p>
        </w:tc>
        <w:tc>
          <w:tcPr>
            <w:tcW w:w="5253" w:type="dxa"/>
          </w:tcPr>
          <w:p w14:paraId="483676AB" w14:textId="241E606B" w:rsidR="003E5BD0" w:rsidRDefault="003E5BD0" w:rsidP="003E5BD0">
            <w:pPr>
              <w:rPr>
                <w:ins w:id="5559" w:author="Kai Pa" w:date="2018-05-21T22:14:00Z"/>
                <w:sz w:val="32"/>
              </w:rPr>
            </w:pPr>
            <w:ins w:id="5560" w:author="Kai Pa" w:date="2018-05-21T22:14:00Z">
              <w:r>
                <w:rPr>
                  <w:sz w:val="32"/>
                </w:rPr>
                <w:t xml:space="preserve">Quay về </w:t>
              </w:r>
            </w:ins>
            <w:ins w:id="5561" w:author="Kai Pa" w:date="2018-05-21T22:15:00Z">
              <w:r>
                <w:rPr>
                  <w:sz w:val="32"/>
                </w:rPr>
                <w:t xml:space="preserve">màn hình </w:t>
              </w:r>
            </w:ins>
            <w:ins w:id="5562" w:author="Kai Pa" w:date="2018-05-21T22:14:00Z">
              <w:r>
                <w:rPr>
                  <w:sz w:val="32"/>
                </w:rPr>
                <w:t>menu chính</w:t>
              </w:r>
            </w:ins>
          </w:p>
        </w:tc>
      </w:tr>
    </w:tbl>
    <w:p w14:paraId="4E0FE59F" w14:textId="5F388500" w:rsidR="00A84DFB" w:rsidRDefault="00A84DFB" w:rsidP="00A84DFB">
      <w:pPr>
        <w:rPr>
          <w:ins w:id="5563" w:author="Kai Pa" w:date="2018-05-21T22:06:00Z"/>
          <w:sz w:val="32"/>
        </w:rPr>
        <w:pPrChange w:id="5564" w:author="Kai Pa" w:date="2018-05-21T22:06:00Z">
          <w:pPr>
            <w:pStyle w:val="ListParagraph"/>
            <w:numPr>
              <w:ilvl w:val="1"/>
              <w:numId w:val="4"/>
            </w:numPr>
            <w:ind w:left="1080" w:hanging="360"/>
          </w:pPr>
        </w:pPrChange>
      </w:pPr>
    </w:p>
    <w:p w14:paraId="165346DE" w14:textId="55DBCF7F" w:rsidR="00A84DFB" w:rsidRDefault="00A84DFB" w:rsidP="00A84DFB">
      <w:pPr>
        <w:pStyle w:val="ListParagraph"/>
        <w:numPr>
          <w:ilvl w:val="0"/>
          <w:numId w:val="18"/>
        </w:numPr>
        <w:rPr>
          <w:ins w:id="5565" w:author="Kai Pa" w:date="2018-05-21T22:15:00Z"/>
          <w:sz w:val="32"/>
        </w:rPr>
        <w:pPrChange w:id="5566" w:author="Kai Pa" w:date="2018-05-21T22:06:00Z">
          <w:pPr>
            <w:pStyle w:val="ListParagraph"/>
            <w:numPr>
              <w:ilvl w:val="1"/>
              <w:numId w:val="4"/>
            </w:numPr>
            <w:ind w:left="1080" w:hanging="360"/>
          </w:pPr>
        </w:pPrChange>
      </w:pPr>
      <w:ins w:id="5567" w:author="Kai Pa" w:date="2018-05-21T22:06:00Z">
        <w:r>
          <w:rPr>
            <w:sz w:val="32"/>
          </w:rPr>
          <w:t>Gửi tiết kiệm không kỳ hạn</w:t>
        </w:r>
      </w:ins>
    </w:p>
    <w:tbl>
      <w:tblPr>
        <w:tblStyle w:val="TableGrid"/>
        <w:tblW w:w="9355" w:type="dxa"/>
        <w:tblLook w:val="04A0" w:firstRow="1" w:lastRow="0" w:firstColumn="1" w:lastColumn="0" w:noHBand="0" w:noVBand="1"/>
      </w:tblPr>
      <w:tblGrid>
        <w:gridCol w:w="985"/>
        <w:gridCol w:w="3117"/>
        <w:gridCol w:w="5253"/>
      </w:tblGrid>
      <w:tr w:rsidR="00705158" w14:paraId="09D6FCC3" w14:textId="77777777" w:rsidTr="00CE702B">
        <w:trPr>
          <w:ins w:id="5568" w:author="Kai Pa" w:date="2018-05-21T22:15:00Z"/>
        </w:trPr>
        <w:tc>
          <w:tcPr>
            <w:tcW w:w="985" w:type="dxa"/>
          </w:tcPr>
          <w:p w14:paraId="125F4160" w14:textId="77777777" w:rsidR="00705158" w:rsidRDefault="00705158" w:rsidP="00CE702B">
            <w:pPr>
              <w:rPr>
                <w:ins w:id="5569" w:author="Kai Pa" w:date="2018-05-21T22:15:00Z"/>
                <w:sz w:val="32"/>
              </w:rPr>
            </w:pPr>
            <w:ins w:id="5570" w:author="Kai Pa" w:date="2018-05-21T22:15:00Z">
              <w:r>
                <w:rPr>
                  <w:sz w:val="32"/>
                </w:rPr>
                <w:t>STT</w:t>
              </w:r>
            </w:ins>
          </w:p>
        </w:tc>
        <w:tc>
          <w:tcPr>
            <w:tcW w:w="3117" w:type="dxa"/>
          </w:tcPr>
          <w:p w14:paraId="6B5BB333" w14:textId="77777777" w:rsidR="00705158" w:rsidRDefault="00705158" w:rsidP="00CE702B">
            <w:pPr>
              <w:rPr>
                <w:ins w:id="5571" w:author="Kai Pa" w:date="2018-05-21T22:15:00Z"/>
                <w:sz w:val="32"/>
              </w:rPr>
            </w:pPr>
            <w:ins w:id="5572" w:author="Kai Pa" w:date="2018-05-21T22:15:00Z">
              <w:r>
                <w:rPr>
                  <w:sz w:val="32"/>
                </w:rPr>
                <w:t>Điều kiện kích hoạt</w:t>
              </w:r>
            </w:ins>
          </w:p>
        </w:tc>
        <w:tc>
          <w:tcPr>
            <w:tcW w:w="5253" w:type="dxa"/>
          </w:tcPr>
          <w:p w14:paraId="37F695A0" w14:textId="77777777" w:rsidR="00705158" w:rsidRDefault="00705158" w:rsidP="00CE702B">
            <w:pPr>
              <w:rPr>
                <w:ins w:id="5573" w:author="Kai Pa" w:date="2018-05-21T22:15:00Z"/>
                <w:sz w:val="32"/>
              </w:rPr>
            </w:pPr>
            <w:ins w:id="5574" w:author="Kai Pa" w:date="2018-05-21T22:15:00Z">
              <w:r>
                <w:rPr>
                  <w:sz w:val="32"/>
                </w:rPr>
                <w:t>Xử lý</w:t>
              </w:r>
            </w:ins>
          </w:p>
        </w:tc>
      </w:tr>
      <w:tr w:rsidR="00705158" w14:paraId="19192BBA" w14:textId="77777777" w:rsidTr="00CE702B">
        <w:trPr>
          <w:ins w:id="5575" w:author="Kai Pa" w:date="2018-05-21T22:15:00Z"/>
        </w:trPr>
        <w:tc>
          <w:tcPr>
            <w:tcW w:w="985" w:type="dxa"/>
          </w:tcPr>
          <w:p w14:paraId="17AB6BF5" w14:textId="77777777" w:rsidR="00705158" w:rsidRDefault="00705158" w:rsidP="00CE702B">
            <w:pPr>
              <w:rPr>
                <w:ins w:id="5576" w:author="Kai Pa" w:date="2018-05-21T22:15:00Z"/>
                <w:sz w:val="32"/>
              </w:rPr>
            </w:pPr>
            <w:ins w:id="5577" w:author="Kai Pa" w:date="2018-05-21T22:15:00Z">
              <w:r>
                <w:rPr>
                  <w:sz w:val="32"/>
                </w:rPr>
                <w:t>0</w:t>
              </w:r>
            </w:ins>
          </w:p>
        </w:tc>
        <w:tc>
          <w:tcPr>
            <w:tcW w:w="3117" w:type="dxa"/>
          </w:tcPr>
          <w:p w14:paraId="26594270" w14:textId="77777777" w:rsidR="00705158" w:rsidRDefault="00705158" w:rsidP="00CE702B">
            <w:pPr>
              <w:rPr>
                <w:ins w:id="5578" w:author="Kai Pa" w:date="2018-05-21T22:15:00Z"/>
                <w:sz w:val="32"/>
              </w:rPr>
            </w:pPr>
            <w:ins w:id="5579" w:author="Kai Pa" w:date="2018-05-21T22:15:00Z">
              <w:r>
                <w:rPr>
                  <w:sz w:val="32"/>
                </w:rPr>
                <w:t>Khởi động màn hình</w:t>
              </w:r>
            </w:ins>
          </w:p>
        </w:tc>
        <w:tc>
          <w:tcPr>
            <w:tcW w:w="5253" w:type="dxa"/>
          </w:tcPr>
          <w:p w14:paraId="49569183" w14:textId="77777777" w:rsidR="00705158" w:rsidRDefault="00705158" w:rsidP="00CE702B">
            <w:pPr>
              <w:rPr>
                <w:ins w:id="5580" w:author="Kai Pa" w:date="2018-05-21T22:15:00Z"/>
                <w:sz w:val="32"/>
              </w:rPr>
            </w:pPr>
            <w:ins w:id="5581" w:author="Kai Pa" w:date="2018-05-21T22:15:00Z">
              <w:r>
                <w:rPr>
                  <w:sz w:val="32"/>
                </w:rPr>
                <w:t>Tải giao diện</w:t>
              </w:r>
            </w:ins>
          </w:p>
        </w:tc>
      </w:tr>
      <w:tr w:rsidR="00705158" w14:paraId="758A769B" w14:textId="77777777" w:rsidTr="00CE702B">
        <w:trPr>
          <w:ins w:id="5582" w:author="Kai Pa" w:date="2018-05-21T22:15:00Z"/>
        </w:trPr>
        <w:tc>
          <w:tcPr>
            <w:tcW w:w="985" w:type="dxa"/>
          </w:tcPr>
          <w:p w14:paraId="75AF4FF1" w14:textId="77777777" w:rsidR="00705158" w:rsidRDefault="00705158" w:rsidP="00CE702B">
            <w:pPr>
              <w:rPr>
                <w:ins w:id="5583" w:author="Kai Pa" w:date="2018-05-21T22:15:00Z"/>
                <w:sz w:val="32"/>
              </w:rPr>
            </w:pPr>
            <w:ins w:id="5584" w:author="Kai Pa" w:date="2018-05-21T22:15:00Z">
              <w:r>
                <w:rPr>
                  <w:sz w:val="32"/>
                </w:rPr>
                <w:t>1</w:t>
              </w:r>
            </w:ins>
          </w:p>
        </w:tc>
        <w:tc>
          <w:tcPr>
            <w:tcW w:w="3117" w:type="dxa"/>
          </w:tcPr>
          <w:p w14:paraId="619AB46E" w14:textId="71DCD969" w:rsidR="00705158" w:rsidRDefault="00705158" w:rsidP="00CE702B">
            <w:pPr>
              <w:rPr>
                <w:ins w:id="5585" w:author="Kai Pa" w:date="2018-05-21T22:15:00Z"/>
                <w:sz w:val="32"/>
              </w:rPr>
            </w:pPr>
            <w:ins w:id="5586" w:author="Kai Pa" w:date="2018-05-21T22:15:00Z">
              <w:r>
                <w:rPr>
                  <w:sz w:val="32"/>
                </w:rPr>
                <w:t>Nhấn nút</w:t>
              </w:r>
            </w:ins>
            <w:ins w:id="5587" w:author="Kai Pa" w:date="2018-05-21T22:31:00Z">
              <w:r w:rsidR="002E5C5C">
                <w:rPr>
                  <w:sz w:val="32"/>
                </w:rPr>
                <w:t xml:space="preserve"> Gửi</w:t>
              </w:r>
            </w:ins>
          </w:p>
        </w:tc>
        <w:tc>
          <w:tcPr>
            <w:tcW w:w="5253" w:type="dxa"/>
          </w:tcPr>
          <w:p w14:paraId="0708BEC0" w14:textId="2AE6084B" w:rsidR="00705158" w:rsidRDefault="002E5C5C" w:rsidP="00CE702B">
            <w:pPr>
              <w:rPr>
                <w:ins w:id="5588" w:author="Kai Pa" w:date="2018-05-21T22:15:00Z"/>
                <w:sz w:val="32"/>
              </w:rPr>
            </w:pPr>
            <w:ins w:id="5589" w:author="Kai Pa" w:date="2018-05-21T22:31:00Z">
              <w:r>
                <w:rPr>
                  <w:sz w:val="32"/>
                </w:rPr>
                <w:t>Cập nhật thông tin STK trong CSDL</w:t>
              </w:r>
            </w:ins>
          </w:p>
        </w:tc>
      </w:tr>
    </w:tbl>
    <w:p w14:paraId="6CB40FCE" w14:textId="751F0793" w:rsidR="00705158" w:rsidRDefault="00705158" w:rsidP="00705158">
      <w:pPr>
        <w:rPr>
          <w:ins w:id="5590" w:author="Kai Pa" w:date="2018-05-21T22:30:00Z"/>
          <w:sz w:val="32"/>
        </w:rPr>
        <w:pPrChange w:id="5591" w:author="Kai Pa" w:date="2018-05-21T22:15:00Z">
          <w:pPr>
            <w:pStyle w:val="ListParagraph"/>
            <w:numPr>
              <w:ilvl w:val="1"/>
              <w:numId w:val="4"/>
            </w:numPr>
            <w:ind w:left="1080" w:hanging="360"/>
          </w:pPr>
        </w:pPrChange>
      </w:pPr>
    </w:p>
    <w:p w14:paraId="427276CE" w14:textId="4B5BBDB6" w:rsidR="002E5C5C" w:rsidRDefault="002E5C5C" w:rsidP="002E5C5C">
      <w:pPr>
        <w:pStyle w:val="ListParagraph"/>
        <w:numPr>
          <w:ilvl w:val="0"/>
          <w:numId w:val="18"/>
        </w:numPr>
        <w:rPr>
          <w:ins w:id="5592" w:author="Kai Pa" w:date="2018-05-21T22:30:00Z"/>
          <w:sz w:val="32"/>
        </w:rPr>
        <w:pPrChange w:id="5593" w:author="Kai Pa" w:date="2018-05-21T22:30:00Z">
          <w:pPr>
            <w:pStyle w:val="ListParagraph"/>
            <w:numPr>
              <w:ilvl w:val="1"/>
              <w:numId w:val="4"/>
            </w:numPr>
            <w:ind w:left="1080" w:hanging="360"/>
          </w:pPr>
        </w:pPrChange>
      </w:pPr>
      <w:ins w:id="5594" w:author="Kai Pa" w:date="2018-05-21T22:30:00Z">
        <w:r>
          <w:rPr>
            <w:sz w:val="32"/>
          </w:rPr>
          <w:t>Rút tiền có kì hạn</w:t>
        </w:r>
      </w:ins>
    </w:p>
    <w:tbl>
      <w:tblPr>
        <w:tblStyle w:val="TableGrid"/>
        <w:tblW w:w="9355" w:type="dxa"/>
        <w:tblLook w:val="04A0" w:firstRow="1" w:lastRow="0" w:firstColumn="1" w:lastColumn="0" w:noHBand="0" w:noVBand="1"/>
      </w:tblPr>
      <w:tblGrid>
        <w:gridCol w:w="985"/>
        <w:gridCol w:w="3117"/>
        <w:gridCol w:w="5253"/>
      </w:tblGrid>
      <w:tr w:rsidR="002E5C5C" w14:paraId="172232E6" w14:textId="77777777" w:rsidTr="00CE702B">
        <w:trPr>
          <w:ins w:id="5595" w:author="Kai Pa" w:date="2018-05-21T22:30:00Z"/>
        </w:trPr>
        <w:tc>
          <w:tcPr>
            <w:tcW w:w="985" w:type="dxa"/>
          </w:tcPr>
          <w:p w14:paraId="5EC9474E" w14:textId="77777777" w:rsidR="002E5C5C" w:rsidRDefault="002E5C5C" w:rsidP="00CE702B">
            <w:pPr>
              <w:rPr>
                <w:ins w:id="5596" w:author="Kai Pa" w:date="2018-05-21T22:30:00Z"/>
                <w:sz w:val="32"/>
              </w:rPr>
            </w:pPr>
            <w:ins w:id="5597" w:author="Kai Pa" w:date="2018-05-21T22:30:00Z">
              <w:r>
                <w:rPr>
                  <w:sz w:val="32"/>
                </w:rPr>
                <w:t>STT</w:t>
              </w:r>
            </w:ins>
          </w:p>
        </w:tc>
        <w:tc>
          <w:tcPr>
            <w:tcW w:w="3117" w:type="dxa"/>
          </w:tcPr>
          <w:p w14:paraId="6AC176F7" w14:textId="77777777" w:rsidR="002E5C5C" w:rsidRDefault="002E5C5C" w:rsidP="00CE702B">
            <w:pPr>
              <w:rPr>
                <w:ins w:id="5598" w:author="Kai Pa" w:date="2018-05-21T22:30:00Z"/>
                <w:sz w:val="32"/>
              </w:rPr>
            </w:pPr>
            <w:ins w:id="5599" w:author="Kai Pa" w:date="2018-05-21T22:30:00Z">
              <w:r>
                <w:rPr>
                  <w:sz w:val="32"/>
                </w:rPr>
                <w:t>Điều kiện kích hoạt</w:t>
              </w:r>
            </w:ins>
          </w:p>
        </w:tc>
        <w:tc>
          <w:tcPr>
            <w:tcW w:w="5253" w:type="dxa"/>
          </w:tcPr>
          <w:p w14:paraId="1AFDD6B2" w14:textId="77777777" w:rsidR="002E5C5C" w:rsidRDefault="002E5C5C" w:rsidP="00CE702B">
            <w:pPr>
              <w:rPr>
                <w:ins w:id="5600" w:author="Kai Pa" w:date="2018-05-21T22:30:00Z"/>
                <w:sz w:val="32"/>
              </w:rPr>
            </w:pPr>
            <w:ins w:id="5601" w:author="Kai Pa" w:date="2018-05-21T22:30:00Z">
              <w:r>
                <w:rPr>
                  <w:sz w:val="32"/>
                </w:rPr>
                <w:t>Xử lý</w:t>
              </w:r>
            </w:ins>
          </w:p>
        </w:tc>
      </w:tr>
      <w:tr w:rsidR="002E5C5C" w14:paraId="1FD86F4D" w14:textId="77777777" w:rsidTr="00CE702B">
        <w:trPr>
          <w:ins w:id="5602" w:author="Kai Pa" w:date="2018-05-21T22:30:00Z"/>
        </w:trPr>
        <w:tc>
          <w:tcPr>
            <w:tcW w:w="985" w:type="dxa"/>
          </w:tcPr>
          <w:p w14:paraId="160758EE" w14:textId="77777777" w:rsidR="002E5C5C" w:rsidRDefault="002E5C5C" w:rsidP="00CE702B">
            <w:pPr>
              <w:rPr>
                <w:ins w:id="5603" w:author="Kai Pa" w:date="2018-05-21T22:30:00Z"/>
                <w:sz w:val="32"/>
              </w:rPr>
            </w:pPr>
            <w:ins w:id="5604" w:author="Kai Pa" w:date="2018-05-21T22:30:00Z">
              <w:r>
                <w:rPr>
                  <w:sz w:val="32"/>
                </w:rPr>
                <w:t>0</w:t>
              </w:r>
            </w:ins>
          </w:p>
        </w:tc>
        <w:tc>
          <w:tcPr>
            <w:tcW w:w="3117" w:type="dxa"/>
          </w:tcPr>
          <w:p w14:paraId="32EB5EDB" w14:textId="77777777" w:rsidR="002E5C5C" w:rsidRDefault="002E5C5C" w:rsidP="00CE702B">
            <w:pPr>
              <w:rPr>
                <w:ins w:id="5605" w:author="Kai Pa" w:date="2018-05-21T22:30:00Z"/>
                <w:sz w:val="32"/>
              </w:rPr>
            </w:pPr>
            <w:ins w:id="5606" w:author="Kai Pa" w:date="2018-05-21T22:30:00Z">
              <w:r>
                <w:rPr>
                  <w:sz w:val="32"/>
                </w:rPr>
                <w:t>Khởi động màn hình</w:t>
              </w:r>
            </w:ins>
          </w:p>
        </w:tc>
        <w:tc>
          <w:tcPr>
            <w:tcW w:w="5253" w:type="dxa"/>
          </w:tcPr>
          <w:p w14:paraId="0AA2BA79" w14:textId="77777777" w:rsidR="002E5C5C" w:rsidRDefault="002E5C5C" w:rsidP="00CE702B">
            <w:pPr>
              <w:rPr>
                <w:ins w:id="5607" w:author="Kai Pa" w:date="2018-05-21T22:30:00Z"/>
                <w:sz w:val="32"/>
              </w:rPr>
            </w:pPr>
            <w:ins w:id="5608" w:author="Kai Pa" w:date="2018-05-21T22:30:00Z">
              <w:r>
                <w:rPr>
                  <w:sz w:val="32"/>
                </w:rPr>
                <w:t>Tải giao diện</w:t>
              </w:r>
            </w:ins>
          </w:p>
        </w:tc>
      </w:tr>
      <w:tr w:rsidR="002E5C5C" w14:paraId="76F6BF0F" w14:textId="77777777" w:rsidTr="00CE702B">
        <w:trPr>
          <w:ins w:id="5609" w:author="Kai Pa" w:date="2018-05-21T22:30:00Z"/>
        </w:trPr>
        <w:tc>
          <w:tcPr>
            <w:tcW w:w="985" w:type="dxa"/>
          </w:tcPr>
          <w:p w14:paraId="4D32B16B" w14:textId="77777777" w:rsidR="002E5C5C" w:rsidRDefault="002E5C5C" w:rsidP="00CE702B">
            <w:pPr>
              <w:rPr>
                <w:ins w:id="5610" w:author="Kai Pa" w:date="2018-05-21T22:30:00Z"/>
                <w:sz w:val="32"/>
              </w:rPr>
            </w:pPr>
            <w:ins w:id="5611" w:author="Kai Pa" w:date="2018-05-21T22:30:00Z">
              <w:r>
                <w:rPr>
                  <w:sz w:val="32"/>
                </w:rPr>
                <w:t>1</w:t>
              </w:r>
            </w:ins>
          </w:p>
        </w:tc>
        <w:tc>
          <w:tcPr>
            <w:tcW w:w="3117" w:type="dxa"/>
          </w:tcPr>
          <w:p w14:paraId="2CCD248C" w14:textId="468E4E6C" w:rsidR="002E5C5C" w:rsidRDefault="002E5C5C" w:rsidP="00CE702B">
            <w:pPr>
              <w:rPr>
                <w:ins w:id="5612" w:author="Kai Pa" w:date="2018-05-21T22:30:00Z"/>
                <w:sz w:val="32"/>
              </w:rPr>
            </w:pPr>
            <w:ins w:id="5613" w:author="Kai Pa" w:date="2018-05-21T22:30:00Z">
              <w:r>
                <w:rPr>
                  <w:sz w:val="32"/>
                </w:rPr>
                <w:t>Nhấn nút</w:t>
              </w:r>
            </w:ins>
            <w:ins w:id="5614" w:author="Kai Pa" w:date="2018-05-21T22:32:00Z">
              <w:r>
                <w:rPr>
                  <w:sz w:val="32"/>
                </w:rPr>
                <w:t xml:space="preserve"> Rút tiền</w:t>
              </w:r>
            </w:ins>
          </w:p>
        </w:tc>
        <w:tc>
          <w:tcPr>
            <w:tcW w:w="5253" w:type="dxa"/>
          </w:tcPr>
          <w:p w14:paraId="54FFDE0F" w14:textId="4E8E9F9B" w:rsidR="002E5C5C" w:rsidRDefault="002E5C5C" w:rsidP="00CE702B">
            <w:pPr>
              <w:rPr>
                <w:ins w:id="5615" w:author="Kai Pa" w:date="2018-05-21T22:30:00Z"/>
                <w:sz w:val="32"/>
              </w:rPr>
            </w:pPr>
            <w:ins w:id="5616" w:author="Kai Pa" w:date="2018-05-21T22:33:00Z">
              <w:r>
                <w:rPr>
                  <w:sz w:val="32"/>
                </w:rPr>
                <w:t>Tính toán số tiền lãi và hiển thị tổng số tiền rút lên màn hình</w:t>
              </w:r>
            </w:ins>
          </w:p>
        </w:tc>
      </w:tr>
    </w:tbl>
    <w:p w14:paraId="1989D04D" w14:textId="55D8EB01" w:rsidR="002E5C5C" w:rsidRDefault="002E5C5C" w:rsidP="002E5C5C">
      <w:pPr>
        <w:rPr>
          <w:ins w:id="5617" w:author="Kai Pa" w:date="2018-05-21T22:31:00Z"/>
          <w:sz w:val="32"/>
        </w:rPr>
        <w:pPrChange w:id="5618" w:author="Kai Pa" w:date="2018-05-21T22:30:00Z">
          <w:pPr>
            <w:pStyle w:val="ListParagraph"/>
            <w:numPr>
              <w:ilvl w:val="1"/>
              <w:numId w:val="4"/>
            </w:numPr>
            <w:ind w:left="1080" w:hanging="360"/>
          </w:pPr>
        </w:pPrChange>
      </w:pPr>
    </w:p>
    <w:p w14:paraId="7DBC6352" w14:textId="63B3D162" w:rsidR="002E5C5C" w:rsidRDefault="002E5C5C" w:rsidP="002E5C5C">
      <w:pPr>
        <w:pStyle w:val="ListParagraph"/>
        <w:numPr>
          <w:ilvl w:val="0"/>
          <w:numId w:val="18"/>
        </w:numPr>
        <w:rPr>
          <w:ins w:id="5619" w:author="Kai Pa" w:date="2018-05-21T22:33:00Z"/>
          <w:sz w:val="32"/>
        </w:rPr>
        <w:pPrChange w:id="5620" w:author="Kai Pa" w:date="2018-05-21T22:31:00Z">
          <w:pPr>
            <w:pStyle w:val="ListParagraph"/>
            <w:numPr>
              <w:ilvl w:val="1"/>
              <w:numId w:val="4"/>
            </w:numPr>
            <w:ind w:left="1080" w:hanging="360"/>
          </w:pPr>
        </w:pPrChange>
      </w:pPr>
      <w:ins w:id="5621" w:author="Kai Pa" w:date="2018-05-21T22:33:00Z">
        <w:r>
          <w:rPr>
            <w:sz w:val="32"/>
          </w:rPr>
          <w:t>Rút tiền không kỳ hạn</w:t>
        </w:r>
      </w:ins>
    </w:p>
    <w:tbl>
      <w:tblPr>
        <w:tblStyle w:val="TableGrid"/>
        <w:tblW w:w="9355" w:type="dxa"/>
        <w:tblLook w:val="04A0" w:firstRow="1" w:lastRow="0" w:firstColumn="1" w:lastColumn="0" w:noHBand="0" w:noVBand="1"/>
      </w:tblPr>
      <w:tblGrid>
        <w:gridCol w:w="985"/>
        <w:gridCol w:w="3117"/>
        <w:gridCol w:w="5253"/>
      </w:tblGrid>
      <w:tr w:rsidR="002E5C5C" w14:paraId="2150AC95" w14:textId="77777777" w:rsidTr="00CE702B">
        <w:trPr>
          <w:ins w:id="5622" w:author="Kai Pa" w:date="2018-05-21T22:34:00Z"/>
        </w:trPr>
        <w:tc>
          <w:tcPr>
            <w:tcW w:w="985" w:type="dxa"/>
          </w:tcPr>
          <w:p w14:paraId="639D98F0" w14:textId="77777777" w:rsidR="002E5C5C" w:rsidRDefault="002E5C5C" w:rsidP="00CE702B">
            <w:pPr>
              <w:rPr>
                <w:ins w:id="5623" w:author="Kai Pa" w:date="2018-05-21T22:34:00Z"/>
                <w:sz w:val="32"/>
              </w:rPr>
            </w:pPr>
            <w:ins w:id="5624" w:author="Kai Pa" w:date="2018-05-21T22:34:00Z">
              <w:r>
                <w:rPr>
                  <w:sz w:val="32"/>
                </w:rPr>
                <w:t>STT</w:t>
              </w:r>
            </w:ins>
          </w:p>
        </w:tc>
        <w:tc>
          <w:tcPr>
            <w:tcW w:w="3117" w:type="dxa"/>
          </w:tcPr>
          <w:p w14:paraId="30011697" w14:textId="77777777" w:rsidR="002E5C5C" w:rsidRDefault="002E5C5C" w:rsidP="00CE702B">
            <w:pPr>
              <w:rPr>
                <w:ins w:id="5625" w:author="Kai Pa" w:date="2018-05-21T22:34:00Z"/>
                <w:sz w:val="32"/>
              </w:rPr>
            </w:pPr>
            <w:ins w:id="5626" w:author="Kai Pa" w:date="2018-05-21T22:34:00Z">
              <w:r>
                <w:rPr>
                  <w:sz w:val="32"/>
                </w:rPr>
                <w:t>Điều kiện kích hoạt</w:t>
              </w:r>
            </w:ins>
          </w:p>
        </w:tc>
        <w:tc>
          <w:tcPr>
            <w:tcW w:w="5253" w:type="dxa"/>
          </w:tcPr>
          <w:p w14:paraId="34CC6BCF" w14:textId="77777777" w:rsidR="002E5C5C" w:rsidRDefault="002E5C5C" w:rsidP="00CE702B">
            <w:pPr>
              <w:rPr>
                <w:ins w:id="5627" w:author="Kai Pa" w:date="2018-05-21T22:34:00Z"/>
                <w:sz w:val="32"/>
              </w:rPr>
            </w:pPr>
            <w:ins w:id="5628" w:author="Kai Pa" w:date="2018-05-21T22:34:00Z">
              <w:r>
                <w:rPr>
                  <w:sz w:val="32"/>
                </w:rPr>
                <w:t>Xử lý</w:t>
              </w:r>
            </w:ins>
          </w:p>
        </w:tc>
      </w:tr>
      <w:tr w:rsidR="002E5C5C" w14:paraId="7D9175E2" w14:textId="77777777" w:rsidTr="00CE702B">
        <w:trPr>
          <w:ins w:id="5629" w:author="Kai Pa" w:date="2018-05-21T22:34:00Z"/>
        </w:trPr>
        <w:tc>
          <w:tcPr>
            <w:tcW w:w="985" w:type="dxa"/>
          </w:tcPr>
          <w:p w14:paraId="2EF99570" w14:textId="77777777" w:rsidR="002E5C5C" w:rsidRDefault="002E5C5C" w:rsidP="00CE702B">
            <w:pPr>
              <w:rPr>
                <w:ins w:id="5630" w:author="Kai Pa" w:date="2018-05-21T22:34:00Z"/>
                <w:sz w:val="32"/>
              </w:rPr>
            </w:pPr>
            <w:ins w:id="5631" w:author="Kai Pa" w:date="2018-05-21T22:34:00Z">
              <w:r>
                <w:rPr>
                  <w:sz w:val="32"/>
                </w:rPr>
                <w:t>0</w:t>
              </w:r>
            </w:ins>
          </w:p>
        </w:tc>
        <w:tc>
          <w:tcPr>
            <w:tcW w:w="3117" w:type="dxa"/>
          </w:tcPr>
          <w:p w14:paraId="37E6C434" w14:textId="77777777" w:rsidR="002E5C5C" w:rsidRDefault="002E5C5C" w:rsidP="00CE702B">
            <w:pPr>
              <w:rPr>
                <w:ins w:id="5632" w:author="Kai Pa" w:date="2018-05-21T22:34:00Z"/>
                <w:sz w:val="32"/>
              </w:rPr>
            </w:pPr>
            <w:ins w:id="5633" w:author="Kai Pa" w:date="2018-05-21T22:34:00Z">
              <w:r>
                <w:rPr>
                  <w:sz w:val="32"/>
                </w:rPr>
                <w:t>Khởi động màn hình</w:t>
              </w:r>
            </w:ins>
          </w:p>
        </w:tc>
        <w:tc>
          <w:tcPr>
            <w:tcW w:w="5253" w:type="dxa"/>
          </w:tcPr>
          <w:p w14:paraId="2B01C28D" w14:textId="77777777" w:rsidR="002E5C5C" w:rsidRDefault="002E5C5C" w:rsidP="00CE702B">
            <w:pPr>
              <w:rPr>
                <w:ins w:id="5634" w:author="Kai Pa" w:date="2018-05-21T22:34:00Z"/>
                <w:sz w:val="32"/>
              </w:rPr>
            </w:pPr>
            <w:ins w:id="5635" w:author="Kai Pa" w:date="2018-05-21T22:34:00Z">
              <w:r>
                <w:rPr>
                  <w:sz w:val="32"/>
                </w:rPr>
                <w:t>Tải giao diện</w:t>
              </w:r>
            </w:ins>
          </w:p>
        </w:tc>
      </w:tr>
      <w:tr w:rsidR="002E5C5C" w14:paraId="0B5DFBB7" w14:textId="77777777" w:rsidTr="00CE702B">
        <w:trPr>
          <w:ins w:id="5636" w:author="Kai Pa" w:date="2018-05-21T22:34:00Z"/>
        </w:trPr>
        <w:tc>
          <w:tcPr>
            <w:tcW w:w="985" w:type="dxa"/>
          </w:tcPr>
          <w:p w14:paraId="50645710" w14:textId="77777777" w:rsidR="002E5C5C" w:rsidRDefault="002E5C5C" w:rsidP="00CE702B">
            <w:pPr>
              <w:rPr>
                <w:ins w:id="5637" w:author="Kai Pa" w:date="2018-05-21T22:34:00Z"/>
                <w:sz w:val="32"/>
              </w:rPr>
            </w:pPr>
            <w:ins w:id="5638" w:author="Kai Pa" w:date="2018-05-21T22:34:00Z">
              <w:r>
                <w:rPr>
                  <w:sz w:val="32"/>
                </w:rPr>
                <w:t>1</w:t>
              </w:r>
            </w:ins>
          </w:p>
        </w:tc>
        <w:tc>
          <w:tcPr>
            <w:tcW w:w="3117" w:type="dxa"/>
          </w:tcPr>
          <w:p w14:paraId="346CD34F" w14:textId="77777777" w:rsidR="002E5C5C" w:rsidRDefault="002E5C5C" w:rsidP="00CE702B">
            <w:pPr>
              <w:rPr>
                <w:ins w:id="5639" w:author="Kai Pa" w:date="2018-05-21T22:34:00Z"/>
                <w:sz w:val="32"/>
              </w:rPr>
            </w:pPr>
            <w:ins w:id="5640" w:author="Kai Pa" w:date="2018-05-21T22:34:00Z">
              <w:r>
                <w:rPr>
                  <w:sz w:val="32"/>
                </w:rPr>
                <w:t>Nhấn nút Rút tiền</w:t>
              </w:r>
            </w:ins>
          </w:p>
        </w:tc>
        <w:tc>
          <w:tcPr>
            <w:tcW w:w="5253" w:type="dxa"/>
          </w:tcPr>
          <w:p w14:paraId="4DF35703" w14:textId="77777777" w:rsidR="002E5C5C" w:rsidRDefault="002E5C5C" w:rsidP="00CE702B">
            <w:pPr>
              <w:rPr>
                <w:ins w:id="5641" w:author="Kai Pa" w:date="2018-05-21T22:34:00Z"/>
                <w:sz w:val="32"/>
              </w:rPr>
            </w:pPr>
            <w:ins w:id="5642" w:author="Kai Pa" w:date="2018-05-21T22:34:00Z">
              <w:r>
                <w:rPr>
                  <w:sz w:val="32"/>
                </w:rPr>
                <w:t>Tính toán số tiền lãi và hiển thị tổng số tiền rút lên màn hình</w:t>
              </w:r>
            </w:ins>
          </w:p>
        </w:tc>
      </w:tr>
    </w:tbl>
    <w:p w14:paraId="04748A86" w14:textId="29DC92AD" w:rsidR="002E5C5C" w:rsidRDefault="002E5C5C" w:rsidP="002E5C5C">
      <w:pPr>
        <w:rPr>
          <w:ins w:id="5643" w:author="Kai Pa" w:date="2018-05-21T22:33:00Z"/>
          <w:sz w:val="32"/>
        </w:rPr>
        <w:pPrChange w:id="5644" w:author="Kai Pa" w:date="2018-05-21T22:33:00Z">
          <w:pPr>
            <w:pStyle w:val="ListParagraph"/>
            <w:numPr>
              <w:ilvl w:val="1"/>
              <w:numId w:val="4"/>
            </w:numPr>
            <w:ind w:left="1080" w:hanging="360"/>
          </w:pPr>
        </w:pPrChange>
      </w:pPr>
    </w:p>
    <w:p w14:paraId="5ECCD37D" w14:textId="77777777" w:rsidR="002E5C5C" w:rsidRDefault="002E5C5C" w:rsidP="002E5C5C">
      <w:pPr>
        <w:pStyle w:val="ListParagraph"/>
        <w:numPr>
          <w:ilvl w:val="0"/>
          <w:numId w:val="18"/>
        </w:numPr>
        <w:rPr>
          <w:ins w:id="5645" w:author="Kai Pa" w:date="2018-05-21T22:35:00Z"/>
          <w:sz w:val="32"/>
        </w:rPr>
      </w:pPr>
      <w:ins w:id="5646" w:author="Kai Pa" w:date="2018-05-21T22:34:00Z">
        <w:r>
          <w:rPr>
            <w:sz w:val="32"/>
          </w:rPr>
          <w:t>Rút lãi có kỳ hạn</w:t>
        </w:r>
      </w:ins>
    </w:p>
    <w:tbl>
      <w:tblPr>
        <w:tblStyle w:val="TableGrid"/>
        <w:tblW w:w="9355" w:type="dxa"/>
        <w:tblLook w:val="04A0" w:firstRow="1" w:lastRow="0" w:firstColumn="1" w:lastColumn="0" w:noHBand="0" w:noVBand="1"/>
      </w:tblPr>
      <w:tblGrid>
        <w:gridCol w:w="985"/>
        <w:gridCol w:w="3117"/>
        <w:gridCol w:w="5253"/>
      </w:tblGrid>
      <w:tr w:rsidR="002E5C5C" w14:paraId="02C84CCC" w14:textId="77777777" w:rsidTr="00CE702B">
        <w:trPr>
          <w:ins w:id="5647" w:author="Kai Pa" w:date="2018-05-21T22:35:00Z"/>
        </w:trPr>
        <w:tc>
          <w:tcPr>
            <w:tcW w:w="985" w:type="dxa"/>
          </w:tcPr>
          <w:p w14:paraId="72DA43AA" w14:textId="77777777" w:rsidR="002E5C5C" w:rsidRDefault="002E5C5C" w:rsidP="00CE702B">
            <w:pPr>
              <w:rPr>
                <w:ins w:id="5648" w:author="Kai Pa" w:date="2018-05-21T22:35:00Z"/>
                <w:sz w:val="32"/>
              </w:rPr>
            </w:pPr>
            <w:ins w:id="5649" w:author="Kai Pa" w:date="2018-05-21T22:35:00Z">
              <w:r>
                <w:rPr>
                  <w:sz w:val="32"/>
                </w:rPr>
                <w:t>STT</w:t>
              </w:r>
            </w:ins>
          </w:p>
        </w:tc>
        <w:tc>
          <w:tcPr>
            <w:tcW w:w="3117" w:type="dxa"/>
          </w:tcPr>
          <w:p w14:paraId="3A62C81F" w14:textId="77777777" w:rsidR="002E5C5C" w:rsidRDefault="002E5C5C" w:rsidP="00CE702B">
            <w:pPr>
              <w:rPr>
                <w:ins w:id="5650" w:author="Kai Pa" w:date="2018-05-21T22:35:00Z"/>
                <w:sz w:val="32"/>
              </w:rPr>
            </w:pPr>
            <w:ins w:id="5651" w:author="Kai Pa" w:date="2018-05-21T22:35:00Z">
              <w:r>
                <w:rPr>
                  <w:sz w:val="32"/>
                </w:rPr>
                <w:t>Điều kiện kích hoạt</w:t>
              </w:r>
            </w:ins>
          </w:p>
        </w:tc>
        <w:tc>
          <w:tcPr>
            <w:tcW w:w="5253" w:type="dxa"/>
          </w:tcPr>
          <w:p w14:paraId="7AA40E5F" w14:textId="77777777" w:rsidR="002E5C5C" w:rsidRDefault="002E5C5C" w:rsidP="00CE702B">
            <w:pPr>
              <w:rPr>
                <w:ins w:id="5652" w:author="Kai Pa" w:date="2018-05-21T22:35:00Z"/>
                <w:sz w:val="32"/>
              </w:rPr>
            </w:pPr>
            <w:ins w:id="5653" w:author="Kai Pa" w:date="2018-05-21T22:35:00Z">
              <w:r>
                <w:rPr>
                  <w:sz w:val="32"/>
                </w:rPr>
                <w:t>Xử lý</w:t>
              </w:r>
            </w:ins>
          </w:p>
        </w:tc>
      </w:tr>
      <w:tr w:rsidR="002E5C5C" w14:paraId="5157793F" w14:textId="77777777" w:rsidTr="00CE702B">
        <w:trPr>
          <w:ins w:id="5654" w:author="Kai Pa" w:date="2018-05-21T22:35:00Z"/>
        </w:trPr>
        <w:tc>
          <w:tcPr>
            <w:tcW w:w="985" w:type="dxa"/>
          </w:tcPr>
          <w:p w14:paraId="5936F25E" w14:textId="77777777" w:rsidR="002E5C5C" w:rsidRDefault="002E5C5C" w:rsidP="00CE702B">
            <w:pPr>
              <w:rPr>
                <w:ins w:id="5655" w:author="Kai Pa" w:date="2018-05-21T22:35:00Z"/>
                <w:sz w:val="32"/>
              </w:rPr>
            </w:pPr>
            <w:ins w:id="5656" w:author="Kai Pa" w:date="2018-05-21T22:35:00Z">
              <w:r>
                <w:rPr>
                  <w:sz w:val="32"/>
                </w:rPr>
                <w:t>0</w:t>
              </w:r>
            </w:ins>
          </w:p>
        </w:tc>
        <w:tc>
          <w:tcPr>
            <w:tcW w:w="3117" w:type="dxa"/>
          </w:tcPr>
          <w:p w14:paraId="2BFCEC33" w14:textId="77777777" w:rsidR="002E5C5C" w:rsidRDefault="002E5C5C" w:rsidP="00CE702B">
            <w:pPr>
              <w:rPr>
                <w:ins w:id="5657" w:author="Kai Pa" w:date="2018-05-21T22:35:00Z"/>
                <w:sz w:val="32"/>
              </w:rPr>
            </w:pPr>
            <w:ins w:id="5658" w:author="Kai Pa" w:date="2018-05-21T22:35:00Z">
              <w:r>
                <w:rPr>
                  <w:sz w:val="32"/>
                </w:rPr>
                <w:t>Khởi động màn hình</w:t>
              </w:r>
            </w:ins>
          </w:p>
        </w:tc>
        <w:tc>
          <w:tcPr>
            <w:tcW w:w="5253" w:type="dxa"/>
          </w:tcPr>
          <w:p w14:paraId="20FE2829" w14:textId="77777777" w:rsidR="002E5C5C" w:rsidRDefault="002E5C5C" w:rsidP="00CE702B">
            <w:pPr>
              <w:rPr>
                <w:ins w:id="5659" w:author="Kai Pa" w:date="2018-05-21T22:35:00Z"/>
                <w:sz w:val="32"/>
              </w:rPr>
            </w:pPr>
            <w:ins w:id="5660" w:author="Kai Pa" w:date="2018-05-21T22:35:00Z">
              <w:r>
                <w:rPr>
                  <w:sz w:val="32"/>
                </w:rPr>
                <w:t>Tải giao diện</w:t>
              </w:r>
            </w:ins>
          </w:p>
        </w:tc>
      </w:tr>
      <w:tr w:rsidR="002E5C5C" w14:paraId="6C6783C3" w14:textId="77777777" w:rsidTr="00CE702B">
        <w:trPr>
          <w:ins w:id="5661" w:author="Kai Pa" w:date="2018-05-21T22:35:00Z"/>
        </w:trPr>
        <w:tc>
          <w:tcPr>
            <w:tcW w:w="985" w:type="dxa"/>
          </w:tcPr>
          <w:p w14:paraId="23D34340" w14:textId="77777777" w:rsidR="002E5C5C" w:rsidRDefault="002E5C5C" w:rsidP="00CE702B">
            <w:pPr>
              <w:rPr>
                <w:ins w:id="5662" w:author="Kai Pa" w:date="2018-05-21T22:35:00Z"/>
                <w:sz w:val="32"/>
              </w:rPr>
            </w:pPr>
            <w:ins w:id="5663" w:author="Kai Pa" w:date="2018-05-21T22:35:00Z">
              <w:r>
                <w:rPr>
                  <w:sz w:val="32"/>
                </w:rPr>
                <w:t>1</w:t>
              </w:r>
            </w:ins>
          </w:p>
        </w:tc>
        <w:tc>
          <w:tcPr>
            <w:tcW w:w="3117" w:type="dxa"/>
          </w:tcPr>
          <w:p w14:paraId="7AC7AE29" w14:textId="4D86FD2F" w:rsidR="002E5C5C" w:rsidRDefault="002E5C5C" w:rsidP="002E5C5C">
            <w:pPr>
              <w:rPr>
                <w:ins w:id="5664" w:author="Kai Pa" w:date="2018-05-21T22:35:00Z"/>
                <w:sz w:val="32"/>
              </w:rPr>
              <w:pPrChange w:id="5665" w:author="Kai Pa" w:date="2018-05-21T22:36:00Z">
                <w:pPr/>
              </w:pPrChange>
            </w:pPr>
            <w:ins w:id="5666" w:author="Kai Pa" w:date="2018-05-21T22:35:00Z">
              <w:r>
                <w:rPr>
                  <w:sz w:val="32"/>
                </w:rPr>
                <w:t xml:space="preserve">Nhấn nút Rút </w:t>
              </w:r>
            </w:ins>
            <w:ins w:id="5667" w:author="Kai Pa" w:date="2018-05-21T22:36:00Z">
              <w:r>
                <w:rPr>
                  <w:sz w:val="32"/>
                </w:rPr>
                <w:t>lãi</w:t>
              </w:r>
            </w:ins>
          </w:p>
        </w:tc>
        <w:tc>
          <w:tcPr>
            <w:tcW w:w="5253" w:type="dxa"/>
          </w:tcPr>
          <w:p w14:paraId="597158C6" w14:textId="77777777" w:rsidR="002E5C5C" w:rsidRDefault="002E5C5C" w:rsidP="00CE702B">
            <w:pPr>
              <w:rPr>
                <w:ins w:id="5668" w:author="Kai Pa" w:date="2018-05-21T22:35:00Z"/>
                <w:sz w:val="32"/>
              </w:rPr>
            </w:pPr>
            <w:ins w:id="5669" w:author="Kai Pa" w:date="2018-05-21T22:35:00Z">
              <w:r>
                <w:rPr>
                  <w:sz w:val="32"/>
                </w:rPr>
                <w:t>Tính toán số tiền lãi và hiển thị tổng số tiền rút lên màn hình</w:t>
              </w:r>
            </w:ins>
          </w:p>
        </w:tc>
      </w:tr>
      <w:tr w:rsidR="002E5C5C" w14:paraId="092510A0" w14:textId="77777777" w:rsidTr="00CE702B">
        <w:trPr>
          <w:ins w:id="5670" w:author="Kai Pa" w:date="2018-05-21T22:35:00Z"/>
        </w:trPr>
        <w:tc>
          <w:tcPr>
            <w:tcW w:w="985" w:type="dxa"/>
          </w:tcPr>
          <w:p w14:paraId="06E3620F" w14:textId="6DFB840B" w:rsidR="002E5C5C" w:rsidRDefault="002E5C5C" w:rsidP="00CE702B">
            <w:pPr>
              <w:rPr>
                <w:ins w:id="5671" w:author="Kai Pa" w:date="2018-05-21T22:35:00Z"/>
                <w:sz w:val="32"/>
              </w:rPr>
            </w:pPr>
            <w:ins w:id="5672" w:author="Kai Pa" w:date="2018-05-21T22:35:00Z">
              <w:r>
                <w:rPr>
                  <w:sz w:val="32"/>
                </w:rPr>
                <w:t>2</w:t>
              </w:r>
            </w:ins>
          </w:p>
        </w:tc>
        <w:tc>
          <w:tcPr>
            <w:tcW w:w="3117" w:type="dxa"/>
          </w:tcPr>
          <w:p w14:paraId="5C357E0D" w14:textId="0B186ADB" w:rsidR="002E5C5C" w:rsidRDefault="002E5C5C" w:rsidP="00CE702B">
            <w:pPr>
              <w:rPr>
                <w:ins w:id="5673" w:author="Kai Pa" w:date="2018-05-21T22:35:00Z"/>
                <w:sz w:val="32"/>
              </w:rPr>
            </w:pPr>
            <w:ins w:id="5674" w:author="Kai Pa" w:date="2018-05-21T22:35:00Z">
              <w:r>
                <w:rPr>
                  <w:sz w:val="32"/>
                </w:rPr>
                <w:t>Nhấn nút Thoát</w:t>
              </w:r>
            </w:ins>
          </w:p>
        </w:tc>
        <w:tc>
          <w:tcPr>
            <w:tcW w:w="5253" w:type="dxa"/>
          </w:tcPr>
          <w:p w14:paraId="0B319B72" w14:textId="0E249D0F" w:rsidR="002E5C5C" w:rsidRDefault="002E5C5C" w:rsidP="00CE702B">
            <w:pPr>
              <w:rPr>
                <w:ins w:id="5675" w:author="Kai Pa" w:date="2018-05-21T22:35:00Z"/>
                <w:sz w:val="32"/>
              </w:rPr>
            </w:pPr>
            <w:ins w:id="5676" w:author="Kai Pa" w:date="2018-05-21T22:35:00Z">
              <w:r>
                <w:rPr>
                  <w:sz w:val="32"/>
                </w:rPr>
                <w:t>Quay về màn hình menu chính</w:t>
              </w:r>
            </w:ins>
          </w:p>
        </w:tc>
      </w:tr>
    </w:tbl>
    <w:p w14:paraId="71E87EE5" w14:textId="34F7AC01" w:rsidR="002E5C5C" w:rsidRPr="002E5C5C" w:rsidRDefault="002E5C5C" w:rsidP="002E5C5C">
      <w:pPr>
        <w:rPr>
          <w:ins w:id="5677" w:author="Kai Pa" w:date="2018-05-21T22:34:00Z"/>
          <w:sz w:val="32"/>
          <w:rPrChange w:id="5678" w:author="Kai Pa" w:date="2018-05-21T22:35:00Z">
            <w:rPr>
              <w:ins w:id="5679" w:author="Kai Pa" w:date="2018-05-21T22:34:00Z"/>
            </w:rPr>
          </w:rPrChange>
        </w:rPr>
        <w:pPrChange w:id="5680" w:author="Kai Pa" w:date="2018-05-21T22:35:00Z">
          <w:pPr>
            <w:pStyle w:val="ListParagraph"/>
            <w:numPr>
              <w:numId w:val="18"/>
            </w:numPr>
            <w:ind w:hanging="360"/>
          </w:pPr>
        </w:pPrChange>
      </w:pPr>
    </w:p>
    <w:p w14:paraId="694407B4" w14:textId="04AB0829" w:rsidR="002E5C5C" w:rsidRDefault="002E5C5C" w:rsidP="002E5C5C">
      <w:pPr>
        <w:pStyle w:val="ListParagraph"/>
        <w:numPr>
          <w:ilvl w:val="0"/>
          <w:numId w:val="18"/>
        </w:numPr>
        <w:rPr>
          <w:ins w:id="5681" w:author="Kai Pa" w:date="2018-05-21T22:34:00Z"/>
          <w:sz w:val="32"/>
        </w:rPr>
        <w:pPrChange w:id="5682" w:author="Kai Pa" w:date="2018-05-21T22:33:00Z">
          <w:pPr>
            <w:pStyle w:val="ListParagraph"/>
            <w:numPr>
              <w:ilvl w:val="1"/>
              <w:numId w:val="4"/>
            </w:numPr>
            <w:ind w:left="1080" w:hanging="360"/>
          </w:pPr>
        </w:pPrChange>
      </w:pPr>
      <w:ins w:id="5683" w:author="Kai Pa" w:date="2018-05-21T22:34:00Z">
        <w:r>
          <w:rPr>
            <w:sz w:val="32"/>
          </w:rPr>
          <w:t>Rút lãi không kỳ hạn</w:t>
        </w:r>
      </w:ins>
    </w:p>
    <w:tbl>
      <w:tblPr>
        <w:tblStyle w:val="TableGrid"/>
        <w:tblW w:w="9355" w:type="dxa"/>
        <w:tblLook w:val="04A0" w:firstRow="1" w:lastRow="0" w:firstColumn="1" w:lastColumn="0" w:noHBand="0" w:noVBand="1"/>
      </w:tblPr>
      <w:tblGrid>
        <w:gridCol w:w="985"/>
        <w:gridCol w:w="3117"/>
        <w:gridCol w:w="5253"/>
      </w:tblGrid>
      <w:tr w:rsidR="002E5C5C" w14:paraId="420B8C50" w14:textId="77777777" w:rsidTr="00CE702B">
        <w:trPr>
          <w:ins w:id="5684" w:author="Kai Pa" w:date="2018-05-21T22:36:00Z"/>
        </w:trPr>
        <w:tc>
          <w:tcPr>
            <w:tcW w:w="985" w:type="dxa"/>
          </w:tcPr>
          <w:p w14:paraId="617792E6" w14:textId="77777777" w:rsidR="002E5C5C" w:rsidRDefault="002E5C5C" w:rsidP="00CE702B">
            <w:pPr>
              <w:rPr>
                <w:ins w:id="5685" w:author="Kai Pa" w:date="2018-05-21T22:36:00Z"/>
                <w:sz w:val="32"/>
              </w:rPr>
            </w:pPr>
            <w:ins w:id="5686" w:author="Kai Pa" w:date="2018-05-21T22:36:00Z">
              <w:r>
                <w:rPr>
                  <w:sz w:val="32"/>
                </w:rPr>
                <w:t>STT</w:t>
              </w:r>
            </w:ins>
          </w:p>
        </w:tc>
        <w:tc>
          <w:tcPr>
            <w:tcW w:w="3117" w:type="dxa"/>
          </w:tcPr>
          <w:p w14:paraId="434B73F8" w14:textId="77777777" w:rsidR="002E5C5C" w:rsidRDefault="002E5C5C" w:rsidP="00CE702B">
            <w:pPr>
              <w:rPr>
                <w:ins w:id="5687" w:author="Kai Pa" w:date="2018-05-21T22:36:00Z"/>
                <w:sz w:val="32"/>
              </w:rPr>
            </w:pPr>
            <w:ins w:id="5688" w:author="Kai Pa" w:date="2018-05-21T22:36:00Z">
              <w:r>
                <w:rPr>
                  <w:sz w:val="32"/>
                </w:rPr>
                <w:t>Điều kiện kích hoạt</w:t>
              </w:r>
            </w:ins>
          </w:p>
        </w:tc>
        <w:tc>
          <w:tcPr>
            <w:tcW w:w="5253" w:type="dxa"/>
          </w:tcPr>
          <w:p w14:paraId="40ACD8F2" w14:textId="77777777" w:rsidR="002E5C5C" w:rsidRDefault="002E5C5C" w:rsidP="00CE702B">
            <w:pPr>
              <w:rPr>
                <w:ins w:id="5689" w:author="Kai Pa" w:date="2018-05-21T22:36:00Z"/>
                <w:sz w:val="32"/>
              </w:rPr>
            </w:pPr>
            <w:ins w:id="5690" w:author="Kai Pa" w:date="2018-05-21T22:36:00Z">
              <w:r>
                <w:rPr>
                  <w:sz w:val="32"/>
                </w:rPr>
                <w:t>Xử lý</w:t>
              </w:r>
            </w:ins>
          </w:p>
        </w:tc>
      </w:tr>
      <w:tr w:rsidR="002E5C5C" w14:paraId="228037EC" w14:textId="77777777" w:rsidTr="00CE702B">
        <w:trPr>
          <w:ins w:id="5691" w:author="Kai Pa" w:date="2018-05-21T22:36:00Z"/>
        </w:trPr>
        <w:tc>
          <w:tcPr>
            <w:tcW w:w="985" w:type="dxa"/>
          </w:tcPr>
          <w:p w14:paraId="5012AF14" w14:textId="77777777" w:rsidR="002E5C5C" w:rsidRDefault="002E5C5C" w:rsidP="00CE702B">
            <w:pPr>
              <w:rPr>
                <w:ins w:id="5692" w:author="Kai Pa" w:date="2018-05-21T22:36:00Z"/>
                <w:sz w:val="32"/>
              </w:rPr>
            </w:pPr>
            <w:ins w:id="5693" w:author="Kai Pa" w:date="2018-05-21T22:36:00Z">
              <w:r>
                <w:rPr>
                  <w:sz w:val="32"/>
                </w:rPr>
                <w:t>0</w:t>
              </w:r>
            </w:ins>
          </w:p>
        </w:tc>
        <w:tc>
          <w:tcPr>
            <w:tcW w:w="3117" w:type="dxa"/>
          </w:tcPr>
          <w:p w14:paraId="77D3802F" w14:textId="77777777" w:rsidR="002E5C5C" w:rsidRDefault="002E5C5C" w:rsidP="00CE702B">
            <w:pPr>
              <w:rPr>
                <w:ins w:id="5694" w:author="Kai Pa" w:date="2018-05-21T22:36:00Z"/>
                <w:sz w:val="32"/>
              </w:rPr>
            </w:pPr>
            <w:ins w:id="5695" w:author="Kai Pa" w:date="2018-05-21T22:36:00Z">
              <w:r>
                <w:rPr>
                  <w:sz w:val="32"/>
                </w:rPr>
                <w:t>Khởi động màn hình</w:t>
              </w:r>
            </w:ins>
          </w:p>
        </w:tc>
        <w:tc>
          <w:tcPr>
            <w:tcW w:w="5253" w:type="dxa"/>
          </w:tcPr>
          <w:p w14:paraId="07E976D3" w14:textId="77777777" w:rsidR="002E5C5C" w:rsidRDefault="002E5C5C" w:rsidP="00CE702B">
            <w:pPr>
              <w:rPr>
                <w:ins w:id="5696" w:author="Kai Pa" w:date="2018-05-21T22:36:00Z"/>
                <w:sz w:val="32"/>
              </w:rPr>
            </w:pPr>
            <w:ins w:id="5697" w:author="Kai Pa" w:date="2018-05-21T22:36:00Z">
              <w:r>
                <w:rPr>
                  <w:sz w:val="32"/>
                </w:rPr>
                <w:t>Tải giao diện</w:t>
              </w:r>
            </w:ins>
          </w:p>
        </w:tc>
      </w:tr>
      <w:tr w:rsidR="002E5C5C" w14:paraId="3C505F04" w14:textId="77777777" w:rsidTr="00CE702B">
        <w:trPr>
          <w:ins w:id="5698" w:author="Kai Pa" w:date="2018-05-21T22:36:00Z"/>
        </w:trPr>
        <w:tc>
          <w:tcPr>
            <w:tcW w:w="985" w:type="dxa"/>
          </w:tcPr>
          <w:p w14:paraId="2BEE2636" w14:textId="77777777" w:rsidR="002E5C5C" w:rsidRDefault="002E5C5C" w:rsidP="00CE702B">
            <w:pPr>
              <w:rPr>
                <w:ins w:id="5699" w:author="Kai Pa" w:date="2018-05-21T22:36:00Z"/>
                <w:sz w:val="32"/>
              </w:rPr>
            </w:pPr>
            <w:ins w:id="5700" w:author="Kai Pa" w:date="2018-05-21T22:36:00Z">
              <w:r>
                <w:rPr>
                  <w:sz w:val="32"/>
                </w:rPr>
                <w:t>1</w:t>
              </w:r>
            </w:ins>
          </w:p>
        </w:tc>
        <w:tc>
          <w:tcPr>
            <w:tcW w:w="3117" w:type="dxa"/>
          </w:tcPr>
          <w:p w14:paraId="6A3CB869" w14:textId="77777777" w:rsidR="002E5C5C" w:rsidRDefault="002E5C5C" w:rsidP="00CE702B">
            <w:pPr>
              <w:rPr>
                <w:ins w:id="5701" w:author="Kai Pa" w:date="2018-05-21T22:36:00Z"/>
                <w:sz w:val="32"/>
              </w:rPr>
            </w:pPr>
            <w:ins w:id="5702" w:author="Kai Pa" w:date="2018-05-21T22:36:00Z">
              <w:r>
                <w:rPr>
                  <w:sz w:val="32"/>
                </w:rPr>
                <w:t>Nhấn nút Rút lãi</w:t>
              </w:r>
            </w:ins>
          </w:p>
        </w:tc>
        <w:tc>
          <w:tcPr>
            <w:tcW w:w="5253" w:type="dxa"/>
          </w:tcPr>
          <w:p w14:paraId="367B8955" w14:textId="77777777" w:rsidR="002E5C5C" w:rsidRDefault="002E5C5C" w:rsidP="00CE702B">
            <w:pPr>
              <w:rPr>
                <w:ins w:id="5703" w:author="Kai Pa" w:date="2018-05-21T22:36:00Z"/>
                <w:sz w:val="32"/>
              </w:rPr>
            </w:pPr>
            <w:ins w:id="5704" w:author="Kai Pa" w:date="2018-05-21T22:36:00Z">
              <w:r>
                <w:rPr>
                  <w:sz w:val="32"/>
                </w:rPr>
                <w:t>Tính toán số tiền lãi và hiển thị tổng số tiền rút lên màn hình</w:t>
              </w:r>
            </w:ins>
          </w:p>
        </w:tc>
      </w:tr>
      <w:tr w:rsidR="002E5C5C" w14:paraId="697E1C19" w14:textId="77777777" w:rsidTr="00CE702B">
        <w:trPr>
          <w:ins w:id="5705" w:author="Kai Pa" w:date="2018-05-21T22:36:00Z"/>
        </w:trPr>
        <w:tc>
          <w:tcPr>
            <w:tcW w:w="985" w:type="dxa"/>
          </w:tcPr>
          <w:p w14:paraId="7259EDD3" w14:textId="77777777" w:rsidR="002E5C5C" w:rsidRDefault="002E5C5C" w:rsidP="00CE702B">
            <w:pPr>
              <w:rPr>
                <w:ins w:id="5706" w:author="Kai Pa" w:date="2018-05-21T22:36:00Z"/>
                <w:sz w:val="32"/>
              </w:rPr>
            </w:pPr>
            <w:ins w:id="5707" w:author="Kai Pa" w:date="2018-05-21T22:36:00Z">
              <w:r>
                <w:rPr>
                  <w:sz w:val="32"/>
                </w:rPr>
                <w:t>2</w:t>
              </w:r>
            </w:ins>
          </w:p>
        </w:tc>
        <w:tc>
          <w:tcPr>
            <w:tcW w:w="3117" w:type="dxa"/>
          </w:tcPr>
          <w:p w14:paraId="7F059B87" w14:textId="77777777" w:rsidR="002E5C5C" w:rsidRDefault="002E5C5C" w:rsidP="00CE702B">
            <w:pPr>
              <w:rPr>
                <w:ins w:id="5708" w:author="Kai Pa" w:date="2018-05-21T22:36:00Z"/>
                <w:sz w:val="32"/>
              </w:rPr>
            </w:pPr>
            <w:ins w:id="5709" w:author="Kai Pa" w:date="2018-05-21T22:36:00Z">
              <w:r>
                <w:rPr>
                  <w:sz w:val="32"/>
                </w:rPr>
                <w:t>Nhấn nút Thoát</w:t>
              </w:r>
            </w:ins>
          </w:p>
        </w:tc>
        <w:tc>
          <w:tcPr>
            <w:tcW w:w="5253" w:type="dxa"/>
          </w:tcPr>
          <w:p w14:paraId="152C8F32" w14:textId="77777777" w:rsidR="002E5C5C" w:rsidRDefault="002E5C5C" w:rsidP="00CE702B">
            <w:pPr>
              <w:rPr>
                <w:ins w:id="5710" w:author="Kai Pa" w:date="2018-05-21T22:36:00Z"/>
                <w:sz w:val="32"/>
              </w:rPr>
            </w:pPr>
            <w:ins w:id="5711" w:author="Kai Pa" w:date="2018-05-21T22:36:00Z">
              <w:r>
                <w:rPr>
                  <w:sz w:val="32"/>
                </w:rPr>
                <w:t>Quay về màn hình menu chính</w:t>
              </w:r>
            </w:ins>
          </w:p>
        </w:tc>
      </w:tr>
    </w:tbl>
    <w:p w14:paraId="2534A2AD" w14:textId="77777777" w:rsidR="002E5C5C" w:rsidRPr="002E5C5C" w:rsidRDefault="002E5C5C" w:rsidP="002E5C5C">
      <w:pPr>
        <w:pStyle w:val="ListParagraph"/>
        <w:rPr>
          <w:ins w:id="5712" w:author="Kai Pa" w:date="2018-05-21T22:34:00Z"/>
          <w:sz w:val="32"/>
          <w:rPrChange w:id="5713" w:author="Kai Pa" w:date="2018-05-21T22:34:00Z">
            <w:rPr>
              <w:ins w:id="5714" w:author="Kai Pa" w:date="2018-05-21T22:34:00Z"/>
            </w:rPr>
          </w:rPrChange>
        </w:rPr>
        <w:pPrChange w:id="5715" w:author="Kai Pa" w:date="2018-05-21T22:34:00Z">
          <w:pPr>
            <w:pStyle w:val="ListParagraph"/>
            <w:numPr>
              <w:numId w:val="18"/>
            </w:numPr>
            <w:ind w:hanging="360"/>
          </w:pPr>
        </w:pPrChange>
      </w:pPr>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0780AA82" w14:textId="77777777" w:rsidTr="00CE702B">
        <w:trPr>
          <w:ins w:id="5716" w:author="Kai Pa" w:date="2018-05-21T22:38:00Z"/>
        </w:trPr>
        <w:tc>
          <w:tcPr>
            <w:tcW w:w="985" w:type="dxa"/>
          </w:tcPr>
          <w:p w14:paraId="0AF9C2B3" w14:textId="77777777" w:rsidR="00CE702B" w:rsidRDefault="00CE702B" w:rsidP="00CE702B">
            <w:pPr>
              <w:rPr>
                <w:ins w:id="5717" w:author="Kai Pa" w:date="2018-05-21T22:38:00Z"/>
                <w:sz w:val="32"/>
              </w:rPr>
            </w:pPr>
            <w:ins w:id="5718" w:author="Kai Pa" w:date="2018-05-21T22:38:00Z">
              <w:r>
                <w:rPr>
                  <w:sz w:val="32"/>
                </w:rPr>
                <w:t>STT</w:t>
              </w:r>
            </w:ins>
          </w:p>
        </w:tc>
        <w:tc>
          <w:tcPr>
            <w:tcW w:w="3117" w:type="dxa"/>
          </w:tcPr>
          <w:p w14:paraId="2AAF00F4" w14:textId="77777777" w:rsidR="00CE702B" w:rsidRDefault="00CE702B" w:rsidP="00CE702B">
            <w:pPr>
              <w:rPr>
                <w:ins w:id="5719" w:author="Kai Pa" w:date="2018-05-21T22:38:00Z"/>
                <w:sz w:val="32"/>
              </w:rPr>
            </w:pPr>
            <w:ins w:id="5720" w:author="Kai Pa" w:date="2018-05-21T22:38:00Z">
              <w:r>
                <w:rPr>
                  <w:sz w:val="32"/>
                </w:rPr>
                <w:t>Điều kiện kích hoạt</w:t>
              </w:r>
            </w:ins>
          </w:p>
        </w:tc>
        <w:tc>
          <w:tcPr>
            <w:tcW w:w="5253" w:type="dxa"/>
          </w:tcPr>
          <w:p w14:paraId="16C465C3" w14:textId="77777777" w:rsidR="00CE702B" w:rsidRDefault="00CE702B" w:rsidP="00CE702B">
            <w:pPr>
              <w:rPr>
                <w:ins w:id="5721" w:author="Kai Pa" w:date="2018-05-21T22:38:00Z"/>
                <w:sz w:val="32"/>
              </w:rPr>
            </w:pPr>
            <w:ins w:id="5722" w:author="Kai Pa" w:date="2018-05-21T22:38:00Z">
              <w:r>
                <w:rPr>
                  <w:sz w:val="32"/>
                </w:rPr>
                <w:t>Xử lý</w:t>
              </w:r>
            </w:ins>
          </w:p>
        </w:tc>
      </w:tr>
      <w:tr w:rsidR="00CE702B" w14:paraId="78D745B6" w14:textId="77777777" w:rsidTr="00CE702B">
        <w:trPr>
          <w:ins w:id="5723" w:author="Kai Pa" w:date="2018-05-21T22:38:00Z"/>
        </w:trPr>
        <w:tc>
          <w:tcPr>
            <w:tcW w:w="985" w:type="dxa"/>
          </w:tcPr>
          <w:p w14:paraId="6E19E755" w14:textId="77777777" w:rsidR="00CE702B" w:rsidRDefault="00CE702B" w:rsidP="00CE702B">
            <w:pPr>
              <w:rPr>
                <w:ins w:id="5724" w:author="Kai Pa" w:date="2018-05-21T22:38:00Z"/>
                <w:sz w:val="32"/>
              </w:rPr>
            </w:pPr>
            <w:ins w:id="5725" w:author="Kai Pa" w:date="2018-05-21T22:38:00Z">
              <w:r>
                <w:rPr>
                  <w:sz w:val="32"/>
                </w:rPr>
                <w:t>0</w:t>
              </w:r>
            </w:ins>
          </w:p>
        </w:tc>
        <w:tc>
          <w:tcPr>
            <w:tcW w:w="3117" w:type="dxa"/>
          </w:tcPr>
          <w:p w14:paraId="72CCAB3A" w14:textId="77777777" w:rsidR="00CE702B" w:rsidRDefault="00CE702B" w:rsidP="00CE702B">
            <w:pPr>
              <w:rPr>
                <w:ins w:id="5726" w:author="Kai Pa" w:date="2018-05-21T22:38:00Z"/>
                <w:sz w:val="32"/>
              </w:rPr>
            </w:pPr>
            <w:ins w:id="5727" w:author="Kai Pa" w:date="2018-05-21T22:38:00Z">
              <w:r>
                <w:rPr>
                  <w:sz w:val="32"/>
                </w:rPr>
                <w:t>Khởi động màn hình</w:t>
              </w:r>
            </w:ins>
          </w:p>
        </w:tc>
        <w:tc>
          <w:tcPr>
            <w:tcW w:w="5253" w:type="dxa"/>
          </w:tcPr>
          <w:p w14:paraId="30D1B9F2" w14:textId="77777777" w:rsidR="00CE702B" w:rsidRDefault="00CE702B" w:rsidP="00CE702B">
            <w:pPr>
              <w:rPr>
                <w:ins w:id="5728" w:author="Kai Pa" w:date="2018-05-21T22:38:00Z"/>
                <w:sz w:val="32"/>
              </w:rPr>
            </w:pPr>
            <w:ins w:id="5729" w:author="Kai Pa" w:date="2018-05-21T22:38:00Z">
              <w:r>
                <w:rPr>
                  <w:sz w:val="32"/>
                </w:rPr>
                <w:t>Tải giao diện</w:t>
              </w:r>
            </w:ins>
          </w:p>
        </w:tc>
      </w:tr>
      <w:tr w:rsidR="00CE702B" w14:paraId="39BB02EE" w14:textId="77777777" w:rsidTr="00CE702B">
        <w:trPr>
          <w:ins w:id="5730" w:author="Kai Pa" w:date="2018-05-21T22:38:00Z"/>
        </w:trPr>
        <w:tc>
          <w:tcPr>
            <w:tcW w:w="985" w:type="dxa"/>
          </w:tcPr>
          <w:p w14:paraId="759A5E49" w14:textId="77777777" w:rsidR="00CE702B" w:rsidRDefault="00CE702B" w:rsidP="00CE702B">
            <w:pPr>
              <w:rPr>
                <w:ins w:id="5731" w:author="Kai Pa" w:date="2018-05-21T22:38:00Z"/>
                <w:sz w:val="32"/>
              </w:rPr>
            </w:pPr>
            <w:ins w:id="5732" w:author="Kai Pa" w:date="2018-05-21T22:38:00Z">
              <w:r>
                <w:rPr>
                  <w:sz w:val="32"/>
                </w:rPr>
                <w:t>1</w:t>
              </w:r>
            </w:ins>
          </w:p>
        </w:tc>
        <w:tc>
          <w:tcPr>
            <w:tcW w:w="3117" w:type="dxa"/>
          </w:tcPr>
          <w:p w14:paraId="3E200A6F" w14:textId="77777777" w:rsidR="00CE702B" w:rsidRDefault="00CE702B" w:rsidP="00CE702B">
            <w:pPr>
              <w:rPr>
                <w:ins w:id="5733" w:author="Kai Pa" w:date="2018-05-21T22:38:00Z"/>
                <w:sz w:val="32"/>
              </w:rPr>
            </w:pPr>
            <w:ins w:id="5734" w:author="Kai Pa" w:date="2018-05-21T22:38:00Z">
              <w:r>
                <w:rPr>
                  <w:sz w:val="32"/>
                </w:rPr>
                <w:t>Nhấn nút Tra cứu</w:t>
              </w:r>
            </w:ins>
          </w:p>
        </w:tc>
        <w:tc>
          <w:tcPr>
            <w:tcW w:w="5253" w:type="dxa"/>
          </w:tcPr>
          <w:p w14:paraId="6E3D1E29" w14:textId="77777777" w:rsidR="00CE702B" w:rsidRDefault="00CE702B" w:rsidP="00CE702B">
            <w:pPr>
              <w:rPr>
                <w:ins w:id="5735" w:author="Kai Pa" w:date="2018-05-21T22:38:00Z"/>
                <w:sz w:val="32"/>
              </w:rPr>
            </w:pPr>
            <w:ins w:id="5736" w:author="Kai Pa" w:date="2018-05-21T22:38:00Z">
              <w:r>
                <w:rPr>
                  <w:sz w:val="32"/>
                </w:rPr>
                <w:t>Tìm kiếm và lấy thông tin từ CSDL, tải thông tin khách hàng và các STK tương ứng lên giao diện. Nếu không tìm thấy thì hiện dòng chữ thông báo không tìm thấy</w:t>
              </w:r>
            </w:ins>
          </w:p>
        </w:tc>
      </w:tr>
      <w:tr w:rsidR="00CE702B" w14:paraId="7F3C5A4A" w14:textId="77777777" w:rsidTr="00CE702B">
        <w:trPr>
          <w:ins w:id="5737" w:author="Kai Pa" w:date="2018-05-21T22:38:00Z"/>
        </w:trPr>
        <w:tc>
          <w:tcPr>
            <w:tcW w:w="985" w:type="dxa"/>
          </w:tcPr>
          <w:p w14:paraId="566C3E00" w14:textId="77777777" w:rsidR="00CE702B" w:rsidRDefault="00CE702B" w:rsidP="00CE702B">
            <w:pPr>
              <w:rPr>
                <w:ins w:id="5738" w:author="Kai Pa" w:date="2018-05-21T22:38:00Z"/>
                <w:sz w:val="32"/>
              </w:rPr>
            </w:pPr>
            <w:ins w:id="5739" w:author="Kai Pa" w:date="2018-05-21T22:38:00Z">
              <w:r>
                <w:rPr>
                  <w:sz w:val="32"/>
                </w:rPr>
                <w:t>2</w:t>
              </w:r>
            </w:ins>
          </w:p>
        </w:tc>
        <w:tc>
          <w:tcPr>
            <w:tcW w:w="3117" w:type="dxa"/>
          </w:tcPr>
          <w:p w14:paraId="1193622A" w14:textId="77777777" w:rsidR="00CE702B" w:rsidRDefault="00CE702B" w:rsidP="00CE702B">
            <w:pPr>
              <w:rPr>
                <w:ins w:id="5740" w:author="Kai Pa" w:date="2018-05-21T22:38:00Z"/>
                <w:sz w:val="32"/>
              </w:rPr>
            </w:pPr>
            <w:ins w:id="5741" w:author="Kai Pa" w:date="2018-05-21T22:38:00Z">
              <w:r>
                <w:rPr>
                  <w:sz w:val="32"/>
                </w:rPr>
                <w:t>Nhấn nút Thoát</w:t>
              </w:r>
            </w:ins>
          </w:p>
        </w:tc>
        <w:tc>
          <w:tcPr>
            <w:tcW w:w="5253" w:type="dxa"/>
          </w:tcPr>
          <w:p w14:paraId="5E29A8C4" w14:textId="77777777" w:rsidR="00CE702B" w:rsidRDefault="00CE702B" w:rsidP="00CE702B">
            <w:pPr>
              <w:rPr>
                <w:ins w:id="5742" w:author="Kai Pa" w:date="2018-05-21T22:38:00Z"/>
                <w:sz w:val="32"/>
              </w:rPr>
            </w:pPr>
            <w:ins w:id="5743" w:author="Kai Pa" w:date="2018-05-21T22:38:00Z">
              <w:r>
                <w:rPr>
                  <w:sz w:val="32"/>
                </w:rPr>
                <w:t>Quay về màn hình menu chính</w:t>
              </w:r>
            </w:ins>
          </w:p>
        </w:tc>
      </w:tr>
    </w:tbl>
    <w:p w14:paraId="3064C70A" w14:textId="4960C916" w:rsidR="002E5C5C" w:rsidRDefault="00CE702B" w:rsidP="002E5C5C">
      <w:pPr>
        <w:pStyle w:val="ListParagraph"/>
        <w:numPr>
          <w:ilvl w:val="0"/>
          <w:numId w:val="18"/>
        </w:numPr>
        <w:rPr>
          <w:ins w:id="5744" w:author="Kai Pa" w:date="2018-05-21T22:36:00Z"/>
          <w:sz w:val="32"/>
        </w:rPr>
        <w:pPrChange w:id="5745" w:author="Kai Pa" w:date="2018-05-21T22:33:00Z">
          <w:pPr>
            <w:pStyle w:val="ListParagraph"/>
            <w:numPr>
              <w:ilvl w:val="1"/>
              <w:numId w:val="4"/>
            </w:numPr>
            <w:ind w:left="1080" w:hanging="360"/>
          </w:pPr>
        </w:pPrChange>
      </w:pPr>
      <w:ins w:id="5746" w:author="Kai Pa" w:date="2018-05-21T22:38:00Z">
        <w:r>
          <w:rPr>
            <w:sz w:val="32"/>
          </w:rPr>
          <w:t xml:space="preserve"> </w:t>
        </w:r>
      </w:ins>
      <w:ins w:id="5747" w:author="Kai Pa" w:date="2018-05-21T22:34:00Z">
        <w:r w:rsidR="002E5C5C">
          <w:rPr>
            <w:sz w:val="32"/>
          </w:rPr>
          <w:t>Tra cứu STK</w:t>
        </w:r>
      </w:ins>
    </w:p>
    <w:p w14:paraId="39ED3E1B" w14:textId="77777777" w:rsidR="002E5C5C" w:rsidRPr="002E5C5C" w:rsidRDefault="002E5C5C" w:rsidP="002E5C5C">
      <w:pPr>
        <w:rPr>
          <w:ins w:id="5748" w:author="Kai Pa" w:date="2018-05-21T22:34:00Z"/>
          <w:sz w:val="32"/>
          <w:rPrChange w:id="5749" w:author="Kai Pa" w:date="2018-05-21T22:36:00Z">
            <w:rPr>
              <w:ins w:id="5750" w:author="Kai Pa" w:date="2018-05-21T22:34:00Z"/>
            </w:rPr>
          </w:rPrChange>
        </w:rPr>
        <w:pPrChange w:id="5751" w:author="Kai Pa" w:date="2018-05-21T22:36:00Z">
          <w:pPr>
            <w:pStyle w:val="ListParagraph"/>
            <w:numPr>
              <w:ilvl w:val="1"/>
              <w:numId w:val="4"/>
            </w:numPr>
            <w:ind w:left="1080" w:hanging="360"/>
          </w:pPr>
        </w:pPrChange>
      </w:pPr>
    </w:p>
    <w:p w14:paraId="60DBDEC6" w14:textId="356A5DBD" w:rsidR="002E5C5C" w:rsidRDefault="002E5C5C" w:rsidP="002E5C5C">
      <w:pPr>
        <w:pStyle w:val="ListParagraph"/>
        <w:rPr>
          <w:ins w:id="5752" w:author="Kai Pa" w:date="2018-05-21T22:38:00Z"/>
          <w:sz w:val="32"/>
        </w:rPr>
        <w:pPrChange w:id="5753" w:author="Kai Pa" w:date="2018-05-21T22:34:00Z">
          <w:pPr>
            <w:pStyle w:val="ListParagraph"/>
            <w:numPr>
              <w:numId w:val="18"/>
            </w:numPr>
            <w:ind w:hanging="360"/>
          </w:pPr>
        </w:pPrChange>
      </w:pPr>
    </w:p>
    <w:p w14:paraId="4C9AF712" w14:textId="70055E74" w:rsidR="00CE702B" w:rsidRDefault="00CE702B" w:rsidP="002E5C5C">
      <w:pPr>
        <w:pStyle w:val="ListParagraph"/>
        <w:rPr>
          <w:ins w:id="5754" w:author="Kai Pa" w:date="2018-05-21T22:38:00Z"/>
          <w:sz w:val="32"/>
        </w:rPr>
        <w:pPrChange w:id="5755" w:author="Kai Pa" w:date="2018-05-21T22:34:00Z">
          <w:pPr>
            <w:pStyle w:val="ListParagraph"/>
            <w:numPr>
              <w:numId w:val="18"/>
            </w:numPr>
            <w:ind w:hanging="360"/>
          </w:pPr>
        </w:pPrChange>
      </w:pPr>
    </w:p>
    <w:p w14:paraId="19057E15" w14:textId="02C29B83" w:rsidR="00CE702B" w:rsidRDefault="00CE702B" w:rsidP="002E5C5C">
      <w:pPr>
        <w:pStyle w:val="ListParagraph"/>
        <w:rPr>
          <w:ins w:id="5756" w:author="Kai Pa" w:date="2018-05-21T22:38:00Z"/>
          <w:sz w:val="32"/>
        </w:rPr>
        <w:pPrChange w:id="5757" w:author="Kai Pa" w:date="2018-05-21T22:34:00Z">
          <w:pPr>
            <w:pStyle w:val="ListParagraph"/>
            <w:numPr>
              <w:numId w:val="18"/>
            </w:numPr>
            <w:ind w:hanging="360"/>
          </w:pPr>
        </w:pPrChange>
      </w:pPr>
    </w:p>
    <w:p w14:paraId="7ED4A6AF" w14:textId="77777777" w:rsidR="00CE702B" w:rsidRPr="002E5C5C" w:rsidRDefault="00CE702B" w:rsidP="002E5C5C">
      <w:pPr>
        <w:pStyle w:val="ListParagraph"/>
        <w:rPr>
          <w:ins w:id="5758" w:author="Kai Pa" w:date="2018-05-21T22:34:00Z"/>
          <w:sz w:val="32"/>
          <w:rPrChange w:id="5759" w:author="Kai Pa" w:date="2018-05-21T22:34:00Z">
            <w:rPr>
              <w:ins w:id="5760" w:author="Kai Pa" w:date="2018-05-21T22:34:00Z"/>
            </w:rPr>
          </w:rPrChange>
        </w:rPr>
        <w:pPrChange w:id="5761" w:author="Kai Pa" w:date="2018-05-21T22:34:00Z">
          <w:pPr>
            <w:pStyle w:val="ListParagraph"/>
            <w:numPr>
              <w:numId w:val="18"/>
            </w:numPr>
            <w:ind w:hanging="360"/>
          </w:pPr>
        </w:pPrChange>
      </w:pPr>
    </w:p>
    <w:p w14:paraId="317B4391" w14:textId="4ADA6ABD" w:rsidR="002E5C5C" w:rsidRDefault="002E5C5C" w:rsidP="002E5C5C">
      <w:pPr>
        <w:pStyle w:val="ListParagraph"/>
        <w:numPr>
          <w:ilvl w:val="0"/>
          <w:numId w:val="18"/>
        </w:numPr>
        <w:rPr>
          <w:ins w:id="5762" w:author="Kai Pa" w:date="2018-05-21T22:34:00Z"/>
          <w:sz w:val="32"/>
        </w:rPr>
        <w:pPrChange w:id="5763" w:author="Kai Pa" w:date="2018-05-21T22:33:00Z">
          <w:pPr>
            <w:pStyle w:val="ListParagraph"/>
            <w:numPr>
              <w:ilvl w:val="1"/>
              <w:numId w:val="4"/>
            </w:numPr>
            <w:ind w:left="1080" w:hanging="360"/>
          </w:pPr>
        </w:pPrChange>
      </w:pPr>
      <w:ins w:id="5764" w:author="Kai Pa" w:date="2018-05-21T22:34:00Z">
        <w:r>
          <w:rPr>
            <w:sz w:val="32"/>
          </w:rPr>
          <w:lastRenderedPageBreak/>
          <w:t>Cập nhật Loại TK</w:t>
        </w:r>
      </w:ins>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1F53E886" w14:textId="77777777" w:rsidTr="00CE702B">
        <w:trPr>
          <w:ins w:id="5765" w:author="Kai Pa" w:date="2018-05-21T22:38:00Z"/>
        </w:trPr>
        <w:tc>
          <w:tcPr>
            <w:tcW w:w="985" w:type="dxa"/>
          </w:tcPr>
          <w:p w14:paraId="2242C6E0" w14:textId="77777777" w:rsidR="00CE702B" w:rsidRDefault="00CE702B" w:rsidP="00CE702B">
            <w:pPr>
              <w:rPr>
                <w:ins w:id="5766" w:author="Kai Pa" w:date="2018-05-21T22:38:00Z"/>
                <w:sz w:val="32"/>
              </w:rPr>
            </w:pPr>
            <w:ins w:id="5767" w:author="Kai Pa" w:date="2018-05-21T22:38:00Z">
              <w:r>
                <w:rPr>
                  <w:sz w:val="32"/>
                </w:rPr>
                <w:t>STT</w:t>
              </w:r>
            </w:ins>
          </w:p>
        </w:tc>
        <w:tc>
          <w:tcPr>
            <w:tcW w:w="3117" w:type="dxa"/>
          </w:tcPr>
          <w:p w14:paraId="76D45218" w14:textId="77777777" w:rsidR="00CE702B" w:rsidRDefault="00CE702B" w:rsidP="00CE702B">
            <w:pPr>
              <w:rPr>
                <w:ins w:id="5768" w:author="Kai Pa" w:date="2018-05-21T22:38:00Z"/>
                <w:sz w:val="32"/>
              </w:rPr>
            </w:pPr>
            <w:ins w:id="5769" w:author="Kai Pa" w:date="2018-05-21T22:38:00Z">
              <w:r>
                <w:rPr>
                  <w:sz w:val="32"/>
                </w:rPr>
                <w:t>Điều kiện kích hoạt</w:t>
              </w:r>
            </w:ins>
          </w:p>
        </w:tc>
        <w:tc>
          <w:tcPr>
            <w:tcW w:w="5253" w:type="dxa"/>
          </w:tcPr>
          <w:p w14:paraId="4A5E50F0" w14:textId="77777777" w:rsidR="00CE702B" w:rsidRDefault="00CE702B" w:rsidP="00CE702B">
            <w:pPr>
              <w:rPr>
                <w:ins w:id="5770" w:author="Kai Pa" w:date="2018-05-21T22:38:00Z"/>
                <w:sz w:val="32"/>
              </w:rPr>
            </w:pPr>
            <w:ins w:id="5771" w:author="Kai Pa" w:date="2018-05-21T22:38:00Z">
              <w:r>
                <w:rPr>
                  <w:sz w:val="32"/>
                </w:rPr>
                <w:t>Xử lý</w:t>
              </w:r>
            </w:ins>
          </w:p>
        </w:tc>
      </w:tr>
      <w:tr w:rsidR="00CE702B" w14:paraId="568FD742" w14:textId="77777777" w:rsidTr="00CE702B">
        <w:trPr>
          <w:ins w:id="5772" w:author="Kai Pa" w:date="2018-05-21T22:38:00Z"/>
        </w:trPr>
        <w:tc>
          <w:tcPr>
            <w:tcW w:w="985" w:type="dxa"/>
          </w:tcPr>
          <w:p w14:paraId="710C0E48" w14:textId="77777777" w:rsidR="00CE702B" w:rsidRDefault="00CE702B" w:rsidP="00CE702B">
            <w:pPr>
              <w:rPr>
                <w:ins w:id="5773" w:author="Kai Pa" w:date="2018-05-21T22:38:00Z"/>
                <w:sz w:val="32"/>
              </w:rPr>
            </w:pPr>
            <w:ins w:id="5774" w:author="Kai Pa" w:date="2018-05-21T22:38:00Z">
              <w:r>
                <w:rPr>
                  <w:sz w:val="32"/>
                </w:rPr>
                <w:t>0</w:t>
              </w:r>
            </w:ins>
          </w:p>
        </w:tc>
        <w:tc>
          <w:tcPr>
            <w:tcW w:w="3117" w:type="dxa"/>
          </w:tcPr>
          <w:p w14:paraId="768CC36F" w14:textId="77777777" w:rsidR="00CE702B" w:rsidRDefault="00CE702B" w:rsidP="00CE702B">
            <w:pPr>
              <w:rPr>
                <w:ins w:id="5775" w:author="Kai Pa" w:date="2018-05-21T22:38:00Z"/>
                <w:sz w:val="32"/>
              </w:rPr>
            </w:pPr>
            <w:ins w:id="5776" w:author="Kai Pa" w:date="2018-05-21T22:38:00Z">
              <w:r>
                <w:rPr>
                  <w:sz w:val="32"/>
                </w:rPr>
                <w:t>Khởi động màn hình</w:t>
              </w:r>
            </w:ins>
          </w:p>
        </w:tc>
        <w:tc>
          <w:tcPr>
            <w:tcW w:w="5253" w:type="dxa"/>
          </w:tcPr>
          <w:p w14:paraId="11326D17" w14:textId="77777777" w:rsidR="00CE702B" w:rsidRDefault="00CE702B" w:rsidP="00CE702B">
            <w:pPr>
              <w:rPr>
                <w:ins w:id="5777" w:author="Kai Pa" w:date="2018-05-21T22:38:00Z"/>
                <w:sz w:val="32"/>
              </w:rPr>
            </w:pPr>
            <w:ins w:id="5778" w:author="Kai Pa" w:date="2018-05-21T22:38:00Z">
              <w:r>
                <w:rPr>
                  <w:sz w:val="32"/>
                </w:rPr>
                <w:t>Tải giao diện</w:t>
              </w:r>
            </w:ins>
          </w:p>
        </w:tc>
      </w:tr>
      <w:tr w:rsidR="00CE702B" w14:paraId="4F690FE2" w14:textId="77777777" w:rsidTr="00CE702B">
        <w:trPr>
          <w:ins w:id="5779" w:author="Kai Pa" w:date="2018-05-21T22:38:00Z"/>
        </w:trPr>
        <w:tc>
          <w:tcPr>
            <w:tcW w:w="985" w:type="dxa"/>
          </w:tcPr>
          <w:p w14:paraId="6741D8E3" w14:textId="77777777" w:rsidR="00CE702B" w:rsidRDefault="00CE702B" w:rsidP="00CE702B">
            <w:pPr>
              <w:rPr>
                <w:ins w:id="5780" w:author="Kai Pa" w:date="2018-05-21T22:38:00Z"/>
                <w:sz w:val="32"/>
              </w:rPr>
            </w:pPr>
            <w:ins w:id="5781" w:author="Kai Pa" w:date="2018-05-21T22:38:00Z">
              <w:r>
                <w:rPr>
                  <w:sz w:val="32"/>
                </w:rPr>
                <w:t>1</w:t>
              </w:r>
            </w:ins>
          </w:p>
        </w:tc>
        <w:tc>
          <w:tcPr>
            <w:tcW w:w="3117" w:type="dxa"/>
          </w:tcPr>
          <w:p w14:paraId="642A7B77" w14:textId="19890D35" w:rsidR="00CE702B" w:rsidRDefault="00CE702B" w:rsidP="001A6EA1">
            <w:pPr>
              <w:rPr>
                <w:ins w:id="5782" w:author="Kai Pa" w:date="2018-05-21T22:38:00Z"/>
                <w:sz w:val="32"/>
              </w:rPr>
              <w:pPrChange w:id="5783" w:author="Kai Pa" w:date="2018-05-21T22:39:00Z">
                <w:pPr>
                  <w:framePr w:hSpace="180" w:wrap="around" w:vAnchor="text" w:hAnchor="margin" w:y="484"/>
                </w:pPr>
              </w:pPrChange>
            </w:pPr>
            <w:ins w:id="5784" w:author="Kai Pa" w:date="2018-05-21T22:38:00Z">
              <w:r>
                <w:rPr>
                  <w:sz w:val="32"/>
                </w:rPr>
                <w:t xml:space="preserve">Nhấn nút </w:t>
              </w:r>
            </w:ins>
            <w:ins w:id="5785" w:author="Kai Pa" w:date="2018-05-21T22:39:00Z">
              <w:r w:rsidR="001A6EA1">
                <w:rPr>
                  <w:sz w:val="32"/>
                </w:rPr>
                <w:t>Cập nhật</w:t>
              </w:r>
            </w:ins>
          </w:p>
        </w:tc>
        <w:tc>
          <w:tcPr>
            <w:tcW w:w="5253" w:type="dxa"/>
          </w:tcPr>
          <w:p w14:paraId="4CCF7FDD" w14:textId="4653FFAC" w:rsidR="00CE702B" w:rsidRDefault="001A6EA1" w:rsidP="001A6EA1">
            <w:pPr>
              <w:rPr>
                <w:ins w:id="5786" w:author="Kai Pa" w:date="2018-05-21T22:38:00Z"/>
                <w:sz w:val="32"/>
              </w:rPr>
              <w:pPrChange w:id="5787" w:author="Kai Pa" w:date="2018-05-21T22:39:00Z">
                <w:pPr>
                  <w:framePr w:hSpace="180" w:wrap="around" w:vAnchor="text" w:hAnchor="margin" w:y="484"/>
                </w:pPr>
              </w:pPrChange>
            </w:pPr>
            <w:ins w:id="5788" w:author="Kai Pa" w:date="2018-05-21T22:39:00Z">
              <w:r>
                <w:rPr>
                  <w:sz w:val="32"/>
                </w:rPr>
                <w:t>Cập nhật thông tin lãi suất của Loại TK tướng ứng và</w:t>
              </w:r>
            </w:ins>
            <w:ins w:id="5789" w:author="Kai Pa" w:date="2018-05-21T22:40:00Z">
              <w:r>
                <w:rPr>
                  <w:sz w:val="32"/>
                </w:rPr>
                <w:t xml:space="preserve"> tải lên giao diện</w:t>
              </w:r>
            </w:ins>
          </w:p>
        </w:tc>
      </w:tr>
      <w:tr w:rsidR="00CE702B" w14:paraId="50CF2279" w14:textId="77777777" w:rsidTr="00CE702B">
        <w:trPr>
          <w:ins w:id="5790" w:author="Kai Pa" w:date="2018-05-21T22:38:00Z"/>
        </w:trPr>
        <w:tc>
          <w:tcPr>
            <w:tcW w:w="985" w:type="dxa"/>
          </w:tcPr>
          <w:p w14:paraId="0C933FB3" w14:textId="77777777" w:rsidR="00CE702B" w:rsidRDefault="00CE702B" w:rsidP="00CE702B">
            <w:pPr>
              <w:rPr>
                <w:ins w:id="5791" w:author="Kai Pa" w:date="2018-05-21T22:38:00Z"/>
                <w:sz w:val="32"/>
              </w:rPr>
            </w:pPr>
            <w:ins w:id="5792" w:author="Kai Pa" w:date="2018-05-21T22:38:00Z">
              <w:r>
                <w:rPr>
                  <w:sz w:val="32"/>
                </w:rPr>
                <w:t>2</w:t>
              </w:r>
            </w:ins>
          </w:p>
        </w:tc>
        <w:tc>
          <w:tcPr>
            <w:tcW w:w="3117" w:type="dxa"/>
          </w:tcPr>
          <w:p w14:paraId="07FF6D67" w14:textId="77777777" w:rsidR="00CE702B" w:rsidRDefault="00CE702B" w:rsidP="00CE702B">
            <w:pPr>
              <w:rPr>
                <w:ins w:id="5793" w:author="Kai Pa" w:date="2018-05-21T22:38:00Z"/>
                <w:sz w:val="32"/>
              </w:rPr>
            </w:pPr>
            <w:ins w:id="5794" w:author="Kai Pa" w:date="2018-05-21T22:38:00Z">
              <w:r>
                <w:rPr>
                  <w:sz w:val="32"/>
                </w:rPr>
                <w:t>Nhấn nút Thoát</w:t>
              </w:r>
            </w:ins>
          </w:p>
        </w:tc>
        <w:tc>
          <w:tcPr>
            <w:tcW w:w="5253" w:type="dxa"/>
          </w:tcPr>
          <w:p w14:paraId="6D14C4CF" w14:textId="77777777" w:rsidR="00CE702B" w:rsidRDefault="00CE702B" w:rsidP="00CE702B">
            <w:pPr>
              <w:rPr>
                <w:ins w:id="5795" w:author="Kai Pa" w:date="2018-05-21T22:38:00Z"/>
                <w:sz w:val="32"/>
              </w:rPr>
            </w:pPr>
            <w:ins w:id="5796" w:author="Kai Pa" w:date="2018-05-21T22:38:00Z">
              <w:r>
                <w:rPr>
                  <w:sz w:val="32"/>
                </w:rPr>
                <w:t>Quay về màn hình menu chính</w:t>
              </w:r>
            </w:ins>
          </w:p>
        </w:tc>
      </w:tr>
    </w:tbl>
    <w:p w14:paraId="17F4E6B4" w14:textId="0361EEE6" w:rsidR="00A84DFB" w:rsidRPr="00A84DFB" w:rsidRDefault="00A84DFB" w:rsidP="00A84DFB">
      <w:pPr>
        <w:rPr>
          <w:ins w:id="5797" w:author="Kai Pa" w:date="2018-05-19T20:20:00Z"/>
          <w:sz w:val="32"/>
          <w:rPrChange w:id="5798" w:author="Kai Pa" w:date="2018-05-21T22:07:00Z">
            <w:rPr>
              <w:ins w:id="5799" w:author="Kai Pa" w:date="2018-05-19T20:20:00Z"/>
              <w:sz w:val="28"/>
            </w:rPr>
          </w:rPrChange>
        </w:rPr>
        <w:pPrChange w:id="5800" w:author="Kai Pa" w:date="2018-05-21T22:07:00Z">
          <w:pPr>
            <w:pStyle w:val="ListParagraph"/>
            <w:numPr>
              <w:ilvl w:val="1"/>
              <w:numId w:val="4"/>
            </w:numPr>
            <w:ind w:left="1080" w:hanging="360"/>
          </w:pPr>
        </w:pPrChange>
      </w:pPr>
      <w:bookmarkStart w:id="5801" w:name="_GoBack"/>
      <w:bookmarkEnd w:id="5801"/>
    </w:p>
    <w:p w14:paraId="4F9FE8C4" w14:textId="77777777" w:rsidR="000F3678" w:rsidRPr="00B90FBE" w:rsidRDefault="000F3678">
      <w:pPr>
        <w:rPr>
          <w:sz w:val="32"/>
          <w:rPrChange w:id="5802" w:author="Kai Pa" w:date="2018-05-21T21:31:00Z">
            <w:rPr/>
          </w:rPrChange>
        </w:rPr>
        <w:pPrChange w:id="5803" w:author="Kai Pa" w:date="2018-05-19T20:20:00Z">
          <w:pPr>
            <w:pStyle w:val="ListParagraph"/>
            <w:numPr>
              <w:ilvl w:val="1"/>
              <w:numId w:val="4"/>
            </w:numPr>
            <w:ind w:left="1080" w:hanging="360"/>
          </w:pPr>
        </w:pPrChange>
      </w:pPr>
    </w:p>
    <w:p w14:paraId="65B41903" w14:textId="66B98BB1" w:rsidR="007E56BA" w:rsidRPr="00B90FBE" w:rsidRDefault="007E56BA" w:rsidP="009D0AD2">
      <w:pPr>
        <w:pStyle w:val="ListParagraph"/>
        <w:numPr>
          <w:ilvl w:val="0"/>
          <w:numId w:val="4"/>
        </w:numPr>
        <w:outlineLvl w:val="1"/>
        <w:rPr>
          <w:ins w:id="5804" w:author="Kai Pa" w:date="2018-05-20T20:25:00Z"/>
          <w:sz w:val="32"/>
          <w:rPrChange w:id="5805" w:author="Kai Pa" w:date="2018-05-21T21:31:00Z">
            <w:rPr>
              <w:ins w:id="5806" w:author="Kai Pa" w:date="2018-05-20T20:25:00Z"/>
              <w:rFonts w:asciiTheme="majorHAnsi" w:eastAsiaTheme="majorEastAsia" w:hAnsiTheme="majorHAnsi" w:cstheme="majorBidi"/>
              <w:color w:val="2E74B5" w:themeColor="accent1" w:themeShade="BF"/>
              <w:sz w:val="32"/>
              <w:szCs w:val="26"/>
              <w:u w:val="single"/>
            </w:rPr>
          </w:rPrChange>
        </w:rPr>
      </w:pPr>
      <w:bookmarkStart w:id="5807" w:name="_Toc514700581"/>
      <w:r w:rsidRPr="00B90FBE">
        <w:rPr>
          <w:rFonts w:asciiTheme="majorHAnsi" w:eastAsiaTheme="majorEastAsia" w:hAnsiTheme="majorHAnsi" w:cstheme="majorBidi"/>
          <w:color w:val="2E74B5" w:themeColor="accent1" w:themeShade="BF"/>
          <w:sz w:val="36"/>
          <w:szCs w:val="26"/>
          <w:u w:val="single"/>
          <w:rPrChange w:id="5808" w:author="Kai Pa" w:date="2018-05-21T21:31:00Z">
            <w:rPr/>
          </w:rPrChange>
        </w:rPr>
        <w:t>Thiết kế xử lý</w:t>
      </w:r>
      <w:ins w:id="5809" w:author="Hoan Ng" w:date="2017-03-20T21:27:00Z">
        <w:r w:rsidR="00E62EE1" w:rsidRPr="00B90FBE">
          <w:rPr>
            <w:rFonts w:asciiTheme="majorHAnsi" w:eastAsiaTheme="majorEastAsia" w:hAnsiTheme="majorHAnsi" w:cstheme="majorBidi"/>
            <w:color w:val="2E74B5" w:themeColor="accent1" w:themeShade="BF"/>
            <w:sz w:val="36"/>
            <w:szCs w:val="26"/>
            <w:u w:val="single"/>
            <w:rPrChange w:id="5810" w:author="Kai Pa" w:date="2018-05-21T21:31:00Z">
              <w:rPr/>
            </w:rPrChange>
          </w:rPr>
          <w:t xml:space="preserve"> {Danh sách các xử lý &amp; thuật giải}</w:t>
        </w:r>
      </w:ins>
      <w:bookmarkEnd w:id="5807"/>
    </w:p>
    <w:p w14:paraId="7730F850" w14:textId="77777777" w:rsidR="00D57883" w:rsidRPr="00B90FBE" w:rsidRDefault="00D57883">
      <w:pPr>
        <w:outlineLvl w:val="1"/>
        <w:rPr>
          <w:sz w:val="32"/>
          <w:rPrChange w:id="5811" w:author="Kai Pa" w:date="2018-05-21T21:31:00Z">
            <w:rPr/>
          </w:rPrChange>
        </w:rPr>
        <w:pPrChange w:id="5812" w:author="Kai Pa" w:date="2018-05-20T20:25:00Z">
          <w:pPr>
            <w:pStyle w:val="ListParagraph"/>
            <w:numPr>
              <w:numId w:val="4"/>
            </w:numPr>
            <w:ind w:hanging="360"/>
            <w:outlineLvl w:val="1"/>
          </w:pPr>
        </w:pPrChange>
      </w:pPr>
    </w:p>
    <w:p w14:paraId="2F4BFD56" w14:textId="207BC702" w:rsidR="00F02E35" w:rsidRPr="00B90FBE" w:rsidRDefault="00F02E35" w:rsidP="009D0AD2">
      <w:pPr>
        <w:pStyle w:val="ListParagraph"/>
        <w:numPr>
          <w:ilvl w:val="0"/>
          <w:numId w:val="4"/>
        </w:numPr>
        <w:outlineLvl w:val="1"/>
        <w:rPr>
          <w:ins w:id="5813" w:author="Hoan Ng" w:date="2017-03-20T21:26:00Z"/>
          <w:rFonts w:asciiTheme="majorHAnsi" w:eastAsiaTheme="majorEastAsia" w:hAnsiTheme="majorHAnsi" w:cstheme="majorBidi"/>
          <w:color w:val="2E74B5" w:themeColor="accent1" w:themeShade="BF"/>
          <w:sz w:val="36"/>
          <w:szCs w:val="26"/>
          <w:u w:val="single"/>
          <w:rPrChange w:id="5814" w:author="Kai Pa" w:date="2018-05-21T21:31:00Z">
            <w:rPr>
              <w:ins w:id="5815" w:author="Hoan Ng" w:date="2017-03-20T21:26:00Z"/>
            </w:rPr>
          </w:rPrChange>
        </w:rPr>
      </w:pPr>
      <w:bookmarkStart w:id="5816" w:name="_Toc514700582"/>
      <w:r w:rsidRPr="00B90FBE">
        <w:rPr>
          <w:rFonts w:asciiTheme="majorHAnsi" w:eastAsiaTheme="majorEastAsia" w:hAnsiTheme="majorHAnsi" w:cstheme="majorBidi"/>
          <w:color w:val="2E74B5" w:themeColor="accent1" w:themeShade="BF"/>
          <w:sz w:val="36"/>
          <w:szCs w:val="26"/>
          <w:u w:val="single"/>
          <w:rPrChange w:id="5817" w:author="Kai Pa" w:date="2018-05-21T21:31:00Z">
            <w:rPr/>
          </w:rPrChange>
        </w:rPr>
        <w:t>Thiết kế dữ liệu (RD – Relationship Diagram – Mô hình quan hệ)</w:t>
      </w:r>
      <w:bookmarkEnd w:id="5816"/>
    </w:p>
    <w:p w14:paraId="478E52EB" w14:textId="7C2DB891" w:rsidR="00E62EE1" w:rsidRPr="00B90FBE" w:rsidRDefault="00E62EE1">
      <w:pPr>
        <w:pStyle w:val="ListParagraph"/>
        <w:numPr>
          <w:ilvl w:val="1"/>
          <w:numId w:val="4"/>
        </w:numPr>
        <w:rPr>
          <w:ins w:id="5818" w:author="Kai Pa" w:date="2018-05-20T19:59:00Z"/>
          <w:sz w:val="32"/>
          <w:rPrChange w:id="5819" w:author="Kai Pa" w:date="2018-05-21T21:31:00Z">
            <w:rPr>
              <w:ins w:id="5820" w:author="Kai Pa" w:date="2018-05-20T19:59:00Z"/>
              <w:sz w:val="28"/>
            </w:rPr>
          </w:rPrChange>
        </w:rPr>
        <w:pPrChange w:id="5821" w:author="Hoan Ng" w:date="2017-03-20T21:26:00Z">
          <w:pPr>
            <w:pStyle w:val="ListParagraph"/>
            <w:numPr>
              <w:numId w:val="4"/>
            </w:numPr>
            <w:ind w:hanging="360"/>
          </w:pPr>
        </w:pPrChange>
      </w:pPr>
      <w:ins w:id="5822" w:author="Hoan Ng" w:date="2017-03-20T21:26:00Z">
        <w:r w:rsidRPr="00B90FBE">
          <w:rPr>
            <w:sz w:val="32"/>
            <w:rPrChange w:id="5823" w:author="Kai Pa" w:date="2018-05-21T21:31:00Z">
              <w:rPr/>
            </w:rPrChange>
          </w:rPr>
          <w:t>Sơ đồ RD cả hệ thống</w:t>
        </w:r>
      </w:ins>
    </w:p>
    <w:p w14:paraId="750B5557" w14:textId="77777777" w:rsidR="00FE0955" w:rsidRPr="00B90FBE" w:rsidRDefault="00FE0955">
      <w:pPr>
        <w:rPr>
          <w:ins w:id="5824" w:author="Kai Pa" w:date="2018-05-20T19:59:00Z"/>
          <w:sz w:val="32"/>
          <w:szCs w:val="28"/>
          <w:rPrChange w:id="5825" w:author="Kai Pa" w:date="2018-05-21T21:31:00Z">
            <w:rPr>
              <w:ins w:id="5826" w:author="Kai Pa" w:date="2018-05-20T19:59:00Z"/>
            </w:rPr>
          </w:rPrChange>
        </w:rPr>
        <w:pPrChange w:id="5827" w:author="Kai Pa" w:date="2018-05-20T19:59:00Z">
          <w:pPr>
            <w:pStyle w:val="ListParagraph"/>
            <w:numPr>
              <w:numId w:val="4"/>
            </w:numPr>
            <w:ind w:hanging="360"/>
          </w:pPr>
        </w:pPrChange>
      </w:pPr>
      <w:ins w:id="5828" w:author="Kai Pa" w:date="2018-05-20T19:59:00Z">
        <w:r w:rsidRPr="00B90FBE">
          <w:rPr>
            <w:b/>
            <w:sz w:val="32"/>
            <w:szCs w:val="28"/>
            <w:rPrChange w:id="5829" w:author="Kai Pa" w:date="2018-05-21T21:31:00Z">
              <w:rPr>
                <w:b/>
              </w:rPr>
            </w:rPrChange>
          </w:rPr>
          <w:t>KHACHHANG</w:t>
        </w:r>
        <w:r w:rsidRPr="00B90FBE">
          <w:rPr>
            <w:sz w:val="32"/>
            <w:szCs w:val="28"/>
            <w:rPrChange w:id="5830" w:author="Kai Pa" w:date="2018-05-21T21:31:00Z">
              <w:rPr/>
            </w:rPrChange>
          </w:rPr>
          <w:t xml:space="preserve">: </w:t>
        </w:r>
        <w:r w:rsidRPr="00B90FBE">
          <w:rPr>
            <w:sz w:val="32"/>
            <w:szCs w:val="28"/>
            <w:u w:val="single"/>
            <w:rPrChange w:id="5831" w:author="Kai Pa" w:date="2018-05-21T21:31:00Z">
              <w:rPr>
                <w:u w:val="single"/>
              </w:rPr>
            </w:rPrChange>
          </w:rPr>
          <w:t>MAKH</w:t>
        </w:r>
        <w:r w:rsidRPr="00B90FBE">
          <w:rPr>
            <w:sz w:val="32"/>
            <w:szCs w:val="28"/>
            <w:rPrChange w:id="5832" w:author="Kai Pa" w:date="2018-05-21T21:31:00Z">
              <w:rPr/>
            </w:rPrChange>
          </w:rPr>
          <w:t>, HOTEN, DIACHI, SDT, GIOITINH, NGAYSINH, CMND.</w:t>
        </w:r>
      </w:ins>
    </w:p>
    <w:p w14:paraId="4ED5E56A" w14:textId="77777777" w:rsidR="00FE0955" w:rsidRPr="00B90FBE" w:rsidRDefault="00FE0955">
      <w:pPr>
        <w:rPr>
          <w:ins w:id="5833" w:author="Kai Pa" w:date="2018-05-20T19:59:00Z"/>
          <w:sz w:val="32"/>
          <w:szCs w:val="28"/>
          <w:rPrChange w:id="5834" w:author="Kai Pa" w:date="2018-05-21T21:31:00Z">
            <w:rPr>
              <w:ins w:id="5835" w:author="Kai Pa" w:date="2018-05-20T19:59:00Z"/>
            </w:rPr>
          </w:rPrChange>
        </w:rPr>
        <w:pPrChange w:id="5836" w:author="Kai Pa" w:date="2018-05-20T19:59:00Z">
          <w:pPr>
            <w:pStyle w:val="ListParagraph"/>
            <w:numPr>
              <w:numId w:val="4"/>
            </w:numPr>
            <w:ind w:hanging="360"/>
          </w:pPr>
        </w:pPrChange>
      </w:pPr>
      <w:ins w:id="5837" w:author="Kai Pa" w:date="2018-05-20T19:59:00Z">
        <w:r w:rsidRPr="00B90FBE">
          <w:rPr>
            <w:b/>
            <w:sz w:val="32"/>
            <w:szCs w:val="28"/>
            <w:rPrChange w:id="5838" w:author="Kai Pa" w:date="2018-05-21T21:31:00Z">
              <w:rPr>
                <w:b/>
              </w:rPr>
            </w:rPrChange>
          </w:rPr>
          <w:t>STK</w:t>
        </w:r>
        <w:r w:rsidRPr="00B90FBE">
          <w:rPr>
            <w:sz w:val="32"/>
            <w:szCs w:val="28"/>
            <w:rPrChange w:id="5839" w:author="Kai Pa" w:date="2018-05-21T21:31:00Z">
              <w:rPr/>
            </w:rPrChange>
          </w:rPr>
          <w:t xml:space="preserve">: </w:t>
        </w:r>
        <w:r w:rsidRPr="00B90FBE">
          <w:rPr>
            <w:sz w:val="32"/>
            <w:szCs w:val="28"/>
            <w:u w:val="single"/>
            <w:rPrChange w:id="5840" w:author="Kai Pa" w:date="2018-05-21T21:31:00Z">
              <w:rPr>
                <w:u w:val="single"/>
              </w:rPr>
            </w:rPrChange>
          </w:rPr>
          <w:t>MASTK</w:t>
        </w:r>
        <w:r w:rsidRPr="00B90FBE">
          <w:rPr>
            <w:sz w:val="32"/>
            <w:szCs w:val="28"/>
            <w:rPrChange w:id="5841" w:author="Kai Pa" w:date="2018-05-21T21:31:00Z">
              <w:rPr/>
            </w:rPrChange>
          </w:rPr>
          <w:t>, MAKH, MALOAITK, NGAYMO, NGAYBD, NGAYDH, SODU.</w:t>
        </w:r>
      </w:ins>
    </w:p>
    <w:p w14:paraId="7ECEE241" w14:textId="77777777" w:rsidR="00FE0955" w:rsidRPr="00B90FBE" w:rsidRDefault="00FE0955">
      <w:pPr>
        <w:rPr>
          <w:ins w:id="5842" w:author="Kai Pa" w:date="2018-05-20T19:59:00Z"/>
          <w:sz w:val="32"/>
          <w:szCs w:val="28"/>
          <w:rPrChange w:id="5843" w:author="Kai Pa" w:date="2018-05-21T21:31:00Z">
            <w:rPr>
              <w:ins w:id="5844" w:author="Kai Pa" w:date="2018-05-20T19:59:00Z"/>
            </w:rPr>
          </w:rPrChange>
        </w:rPr>
        <w:pPrChange w:id="5845" w:author="Kai Pa" w:date="2018-05-20T19:59:00Z">
          <w:pPr>
            <w:pStyle w:val="ListParagraph"/>
            <w:numPr>
              <w:numId w:val="4"/>
            </w:numPr>
            <w:ind w:hanging="360"/>
          </w:pPr>
        </w:pPrChange>
      </w:pPr>
      <w:ins w:id="5846" w:author="Kai Pa" w:date="2018-05-20T19:59:00Z">
        <w:r w:rsidRPr="00B90FBE">
          <w:rPr>
            <w:b/>
            <w:sz w:val="32"/>
            <w:szCs w:val="28"/>
            <w:rPrChange w:id="5847" w:author="Kai Pa" w:date="2018-05-21T21:31:00Z">
              <w:rPr>
                <w:b/>
              </w:rPr>
            </w:rPrChange>
          </w:rPr>
          <w:t>GIAODICHVIEN</w:t>
        </w:r>
        <w:r w:rsidRPr="00B90FBE">
          <w:rPr>
            <w:sz w:val="32"/>
            <w:szCs w:val="28"/>
            <w:rPrChange w:id="5848" w:author="Kai Pa" w:date="2018-05-21T21:31:00Z">
              <w:rPr/>
            </w:rPrChange>
          </w:rPr>
          <w:t xml:space="preserve">: </w:t>
        </w:r>
        <w:r w:rsidRPr="00B90FBE">
          <w:rPr>
            <w:sz w:val="32"/>
            <w:szCs w:val="28"/>
            <w:u w:val="single"/>
            <w:rPrChange w:id="5849" w:author="Kai Pa" w:date="2018-05-21T21:31:00Z">
              <w:rPr>
                <w:u w:val="single"/>
              </w:rPr>
            </w:rPrChange>
          </w:rPr>
          <w:t>MAGDV</w:t>
        </w:r>
        <w:r w:rsidRPr="00B90FBE">
          <w:rPr>
            <w:sz w:val="32"/>
            <w:szCs w:val="28"/>
            <w:rPrChange w:id="5850" w:author="Kai Pa" w:date="2018-05-21T21:31:00Z">
              <w:rPr/>
            </w:rPrChange>
          </w:rPr>
          <w:t>, MAPHONG, HOTEN, GIOITINH, NGAYSINH, DIACHI, SDT, CMND, MATK.</w:t>
        </w:r>
      </w:ins>
    </w:p>
    <w:p w14:paraId="61CAD424" w14:textId="77777777" w:rsidR="00FE0955" w:rsidRPr="00B90FBE" w:rsidRDefault="00FE0955">
      <w:pPr>
        <w:rPr>
          <w:ins w:id="5851" w:author="Kai Pa" w:date="2018-05-20T19:59:00Z"/>
          <w:sz w:val="32"/>
          <w:szCs w:val="28"/>
          <w:rPrChange w:id="5852" w:author="Kai Pa" w:date="2018-05-21T21:31:00Z">
            <w:rPr>
              <w:ins w:id="5853" w:author="Kai Pa" w:date="2018-05-20T19:59:00Z"/>
            </w:rPr>
          </w:rPrChange>
        </w:rPr>
        <w:pPrChange w:id="5854" w:author="Kai Pa" w:date="2018-05-20T19:59:00Z">
          <w:pPr>
            <w:pStyle w:val="ListParagraph"/>
            <w:numPr>
              <w:numId w:val="4"/>
            </w:numPr>
            <w:ind w:hanging="360"/>
          </w:pPr>
        </w:pPrChange>
      </w:pPr>
      <w:ins w:id="5855" w:author="Kai Pa" w:date="2018-05-20T19:59:00Z">
        <w:r w:rsidRPr="00B90FBE">
          <w:rPr>
            <w:b/>
            <w:sz w:val="32"/>
            <w:szCs w:val="28"/>
            <w:rPrChange w:id="5856" w:author="Kai Pa" w:date="2018-05-21T21:31:00Z">
              <w:rPr>
                <w:b/>
              </w:rPr>
            </w:rPrChange>
          </w:rPr>
          <w:t>QUAYDG</w:t>
        </w:r>
        <w:r w:rsidRPr="00B90FBE">
          <w:rPr>
            <w:sz w:val="32"/>
            <w:szCs w:val="28"/>
            <w:rPrChange w:id="5857" w:author="Kai Pa" w:date="2018-05-21T21:31:00Z">
              <w:rPr/>
            </w:rPrChange>
          </w:rPr>
          <w:t xml:space="preserve">: </w:t>
        </w:r>
        <w:r w:rsidRPr="00B90FBE">
          <w:rPr>
            <w:sz w:val="32"/>
            <w:szCs w:val="28"/>
            <w:u w:val="single"/>
            <w:rPrChange w:id="5858" w:author="Kai Pa" w:date="2018-05-21T21:31:00Z">
              <w:rPr>
                <w:u w:val="single"/>
              </w:rPr>
            </w:rPrChange>
          </w:rPr>
          <w:t>MAQUAY</w:t>
        </w:r>
        <w:r w:rsidRPr="00B90FBE">
          <w:rPr>
            <w:sz w:val="32"/>
            <w:szCs w:val="28"/>
            <w:rPrChange w:id="5859" w:author="Kai Pa" w:date="2018-05-21T21:31:00Z">
              <w:rPr/>
            </w:rPrChange>
          </w:rPr>
          <w:t xml:space="preserve">, TENQUAY. </w:t>
        </w:r>
      </w:ins>
    </w:p>
    <w:p w14:paraId="3D396516" w14:textId="77777777" w:rsidR="00FE0955" w:rsidRPr="00B90FBE" w:rsidRDefault="00FE0955">
      <w:pPr>
        <w:rPr>
          <w:ins w:id="5860" w:author="Kai Pa" w:date="2018-05-20T19:59:00Z"/>
          <w:sz w:val="32"/>
          <w:szCs w:val="28"/>
          <w:rPrChange w:id="5861" w:author="Kai Pa" w:date="2018-05-21T21:31:00Z">
            <w:rPr>
              <w:ins w:id="5862" w:author="Kai Pa" w:date="2018-05-20T19:59:00Z"/>
            </w:rPr>
          </w:rPrChange>
        </w:rPr>
        <w:pPrChange w:id="5863" w:author="Kai Pa" w:date="2018-05-20T19:59:00Z">
          <w:pPr>
            <w:pStyle w:val="ListParagraph"/>
            <w:numPr>
              <w:numId w:val="4"/>
            </w:numPr>
            <w:ind w:hanging="360"/>
          </w:pPr>
        </w:pPrChange>
      </w:pPr>
      <w:ins w:id="5864" w:author="Kai Pa" w:date="2018-05-20T19:59:00Z">
        <w:r w:rsidRPr="00B90FBE">
          <w:rPr>
            <w:b/>
            <w:sz w:val="32"/>
            <w:szCs w:val="28"/>
            <w:rPrChange w:id="5865" w:author="Kai Pa" w:date="2018-05-21T21:31:00Z">
              <w:rPr>
                <w:b/>
              </w:rPr>
            </w:rPrChange>
          </w:rPr>
          <w:t>GIAODICH</w:t>
        </w:r>
        <w:r w:rsidRPr="00B90FBE">
          <w:rPr>
            <w:sz w:val="32"/>
            <w:szCs w:val="28"/>
            <w:rPrChange w:id="5866" w:author="Kai Pa" w:date="2018-05-21T21:31:00Z">
              <w:rPr/>
            </w:rPrChange>
          </w:rPr>
          <w:t xml:space="preserve">: </w:t>
        </w:r>
        <w:r w:rsidRPr="00B90FBE">
          <w:rPr>
            <w:sz w:val="32"/>
            <w:szCs w:val="28"/>
            <w:u w:val="single"/>
            <w:rPrChange w:id="5867" w:author="Kai Pa" w:date="2018-05-21T21:31:00Z">
              <w:rPr>
                <w:u w:val="single"/>
              </w:rPr>
            </w:rPrChange>
          </w:rPr>
          <w:t>SOGD</w:t>
        </w:r>
        <w:r w:rsidRPr="00B90FBE">
          <w:rPr>
            <w:sz w:val="32"/>
            <w:szCs w:val="28"/>
            <w:rPrChange w:id="5868" w:author="Kai Pa" w:date="2018-05-21T21:31:00Z">
              <w:rPr/>
            </w:rPrChange>
          </w:rPr>
          <w:t>, MAGDV, MAKH, MAQUAYGD, NGAYGD, CTGD.</w:t>
        </w:r>
      </w:ins>
    </w:p>
    <w:p w14:paraId="5DE7C812" w14:textId="77777777" w:rsidR="00FE0955" w:rsidRPr="00B90FBE" w:rsidRDefault="00FE0955">
      <w:pPr>
        <w:rPr>
          <w:ins w:id="5869" w:author="Kai Pa" w:date="2018-05-20T19:59:00Z"/>
          <w:sz w:val="32"/>
          <w:szCs w:val="28"/>
          <w:rPrChange w:id="5870" w:author="Kai Pa" w:date="2018-05-21T21:31:00Z">
            <w:rPr>
              <w:ins w:id="5871" w:author="Kai Pa" w:date="2018-05-20T19:59:00Z"/>
            </w:rPr>
          </w:rPrChange>
        </w:rPr>
        <w:pPrChange w:id="5872" w:author="Kai Pa" w:date="2018-05-20T19:59:00Z">
          <w:pPr>
            <w:pStyle w:val="ListParagraph"/>
            <w:numPr>
              <w:numId w:val="4"/>
            </w:numPr>
            <w:ind w:hanging="360"/>
          </w:pPr>
        </w:pPrChange>
      </w:pPr>
      <w:ins w:id="5873" w:author="Kai Pa" w:date="2018-05-20T19:59:00Z">
        <w:r w:rsidRPr="00B90FBE">
          <w:rPr>
            <w:b/>
            <w:sz w:val="32"/>
            <w:szCs w:val="28"/>
            <w:rPrChange w:id="5874" w:author="Kai Pa" w:date="2018-05-21T21:31:00Z">
              <w:rPr>
                <w:b/>
              </w:rPr>
            </w:rPrChange>
          </w:rPr>
          <w:t>PHONGBAN</w:t>
        </w:r>
        <w:r w:rsidRPr="00B90FBE">
          <w:rPr>
            <w:sz w:val="32"/>
            <w:szCs w:val="28"/>
            <w:rPrChange w:id="5875" w:author="Kai Pa" w:date="2018-05-21T21:31:00Z">
              <w:rPr/>
            </w:rPrChange>
          </w:rPr>
          <w:t xml:space="preserve">: </w:t>
        </w:r>
        <w:r w:rsidRPr="00B90FBE">
          <w:rPr>
            <w:sz w:val="32"/>
            <w:szCs w:val="28"/>
            <w:u w:val="single"/>
            <w:rPrChange w:id="5876" w:author="Kai Pa" w:date="2018-05-21T21:31:00Z">
              <w:rPr>
                <w:u w:val="single"/>
              </w:rPr>
            </w:rPrChange>
          </w:rPr>
          <w:t>MAPHONG</w:t>
        </w:r>
        <w:r w:rsidRPr="00B90FBE">
          <w:rPr>
            <w:sz w:val="32"/>
            <w:szCs w:val="28"/>
            <w:rPrChange w:id="5877" w:author="Kai Pa" w:date="2018-05-21T21:31:00Z">
              <w:rPr/>
            </w:rPrChange>
          </w:rPr>
          <w:t>, TENPHONG, ĐIADIEM, TRGPHONG, NGAYNC.</w:t>
        </w:r>
      </w:ins>
    </w:p>
    <w:p w14:paraId="1FF33488" w14:textId="77777777" w:rsidR="00FE0955" w:rsidRPr="00B90FBE" w:rsidRDefault="00FE0955">
      <w:pPr>
        <w:rPr>
          <w:ins w:id="5878" w:author="Kai Pa" w:date="2018-05-20T19:59:00Z"/>
          <w:sz w:val="32"/>
          <w:szCs w:val="28"/>
          <w:rPrChange w:id="5879" w:author="Kai Pa" w:date="2018-05-21T21:31:00Z">
            <w:rPr>
              <w:ins w:id="5880" w:author="Kai Pa" w:date="2018-05-20T19:59:00Z"/>
            </w:rPr>
          </w:rPrChange>
        </w:rPr>
        <w:pPrChange w:id="5881" w:author="Kai Pa" w:date="2018-05-20T19:59:00Z">
          <w:pPr>
            <w:pStyle w:val="ListParagraph"/>
            <w:numPr>
              <w:numId w:val="4"/>
            </w:numPr>
            <w:ind w:hanging="360"/>
          </w:pPr>
        </w:pPrChange>
      </w:pPr>
      <w:ins w:id="5882" w:author="Kai Pa" w:date="2018-05-20T19:59:00Z">
        <w:r w:rsidRPr="00B90FBE">
          <w:rPr>
            <w:b/>
            <w:sz w:val="32"/>
            <w:szCs w:val="28"/>
            <w:rPrChange w:id="5883" w:author="Kai Pa" w:date="2018-05-21T21:31:00Z">
              <w:rPr>
                <w:b/>
              </w:rPr>
            </w:rPrChange>
          </w:rPr>
          <w:t>LOAITK</w:t>
        </w:r>
        <w:r w:rsidRPr="00B90FBE">
          <w:rPr>
            <w:sz w:val="32"/>
            <w:szCs w:val="28"/>
            <w:rPrChange w:id="5884" w:author="Kai Pa" w:date="2018-05-21T21:31:00Z">
              <w:rPr/>
            </w:rPrChange>
          </w:rPr>
          <w:t xml:space="preserve">: </w:t>
        </w:r>
        <w:r w:rsidRPr="00B90FBE">
          <w:rPr>
            <w:sz w:val="32"/>
            <w:szCs w:val="28"/>
            <w:u w:val="single"/>
            <w:rPrChange w:id="5885" w:author="Kai Pa" w:date="2018-05-21T21:31:00Z">
              <w:rPr>
                <w:u w:val="single"/>
              </w:rPr>
            </w:rPrChange>
          </w:rPr>
          <w:t>MALOAITK</w:t>
        </w:r>
        <w:r w:rsidRPr="00B90FBE">
          <w:rPr>
            <w:sz w:val="32"/>
            <w:szCs w:val="28"/>
            <w:rPrChange w:id="5886" w:author="Kai Pa" w:date="2018-05-21T21:31:00Z">
              <w:rPr/>
            </w:rPrChange>
          </w:rPr>
          <w:t>, TENLOAI, LAISUAT, KIHAN.</w:t>
        </w:r>
      </w:ins>
    </w:p>
    <w:p w14:paraId="5032FEA7" w14:textId="77777777" w:rsidR="00FE0955" w:rsidRPr="00B90FBE" w:rsidRDefault="00FE0955">
      <w:pPr>
        <w:rPr>
          <w:ins w:id="5887" w:author="Kai Pa" w:date="2018-05-20T19:59:00Z"/>
          <w:sz w:val="32"/>
          <w:szCs w:val="28"/>
          <w:rPrChange w:id="5888" w:author="Kai Pa" w:date="2018-05-21T21:31:00Z">
            <w:rPr>
              <w:ins w:id="5889" w:author="Kai Pa" w:date="2018-05-20T19:59:00Z"/>
            </w:rPr>
          </w:rPrChange>
        </w:rPr>
        <w:pPrChange w:id="5890" w:author="Kai Pa" w:date="2018-05-20T19:59:00Z">
          <w:pPr>
            <w:pStyle w:val="ListParagraph"/>
            <w:numPr>
              <w:numId w:val="4"/>
            </w:numPr>
            <w:ind w:hanging="360"/>
          </w:pPr>
        </w:pPrChange>
      </w:pPr>
      <w:ins w:id="5891" w:author="Kai Pa" w:date="2018-05-20T19:59:00Z">
        <w:r w:rsidRPr="00B90FBE">
          <w:rPr>
            <w:b/>
            <w:sz w:val="32"/>
            <w:szCs w:val="28"/>
            <w:rPrChange w:id="5892" w:author="Kai Pa" w:date="2018-05-21T21:31:00Z">
              <w:rPr>
                <w:b/>
              </w:rPr>
            </w:rPrChange>
          </w:rPr>
          <w:t>CAPNHAT</w:t>
        </w:r>
        <w:r w:rsidRPr="00B90FBE">
          <w:rPr>
            <w:sz w:val="32"/>
            <w:szCs w:val="28"/>
            <w:rPrChange w:id="5893" w:author="Kai Pa" w:date="2018-05-21T21:31:00Z">
              <w:rPr/>
            </w:rPrChange>
          </w:rPr>
          <w:t>: </w:t>
        </w:r>
        <w:r w:rsidRPr="00B90FBE">
          <w:rPr>
            <w:sz w:val="32"/>
            <w:szCs w:val="28"/>
            <w:u w:val="single"/>
            <w:rPrChange w:id="5894" w:author="Kai Pa" w:date="2018-05-21T21:31:00Z">
              <w:rPr>
                <w:u w:val="single"/>
              </w:rPr>
            </w:rPrChange>
          </w:rPr>
          <w:t>MACN</w:t>
        </w:r>
        <w:r w:rsidRPr="00B90FBE">
          <w:rPr>
            <w:sz w:val="32"/>
            <w:szCs w:val="28"/>
            <w:rPrChange w:id="5895" w:author="Kai Pa" w:date="2018-05-21T21:31:00Z">
              <w:rPr/>
            </w:rPrChange>
          </w:rPr>
          <w:t>, MAGDV, MASTK, MALOAITK, NGAYCAPNHAT, SODU, NGAYBD, NGAYDH.</w:t>
        </w:r>
      </w:ins>
    </w:p>
    <w:p w14:paraId="3564A9E7" w14:textId="683290A8" w:rsidR="00FE0955" w:rsidRPr="00B90FBE" w:rsidRDefault="00FE0955">
      <w:pPr>
        <w:rPr>
          <w:ins w:id="5896" w:author="Kai Pa" w:date="2018-05-20T19:59:00Z"/>
          <w:sz w:val="32"/>
          <w:szCs w:val="28"/>
          <w:rPrChange w:id="5897" w:author="Kai Pa" w:date="2018-05-21T21:31:00Z">
            <w:rPr>
              <w:ins w:id="5898" w:author="Kai Pa" w:date="2018-05-20T19:59:00Z"/>
            </w:rPr>
          </w:rPrChange>
        </w:rPr>
        <w:pPrChange w:id="5899" w:author="Kai Pa" w:date="2018-05-20T20:00:00Z">
          <w:pPr>
            <w:pStyle w:val="ListParagraph"/>
            <w:numPr>
              <w:numId w:val="4"/>
            </w:numPr>
            <w:ind w:hanging="360"/>
          </w:pPr>
        </w:pPrChange>
      </w:pPr>
      <w:ins w:id="5900" w:author="Kai Pa" w:date="2018-05-20T19:59:00Z">
        <w:r w:rsidRPr="00B90FBE">
          <w:rPr>
            <w:b/>
            <w:sz w:val="32"/>
            <w:szCs w:val="28"/>
            <w:rPrChange w:id="5901" w:author="Kai Pa" w:date="2018-05-21T21:31:00Z">
              <w:rPr>
                <w:b/>
              </w:rPr>
            </w:rPrChange>
          </w:rPr>
          <w:t>ACCOUNT</w:t>
        </w:r>
        <w:r w:rsidRPr="00B90FBE">
          <w:rPr>
            <w:sz w:val="32"/>
            <w:szCs w:val="28"/>
            <w:rPrChange w:id="5902" w:author="Kai Pa" w:date="2018-05-21T21:31:00Z">
              <w:rPr/>
            </w:rPrChange>
          </w:rPr>
          <w:t xml:space="preserve">: </w:t>
        </w:r>
        <w:r w:rsidRPr="00B90FBE">
          <w:rPr>
            <w:sz w:val="32"/>
            <w:szCs w:val="28"/>
            <w:u w:val="single"/>
            <w:rPrChange w:id="5903" w:author="Kai Pa" w:date="2018-05-21T21:31:00Z">
              <w:rPr>
                <w:u w:val="single"/>
              </w:rPr>
            </w:rPrChange>
          </w:rPr>
          <w:t>MATK</w:t>
        </w:r>
        <w:r w:rsidRPr="00B90FBE">
          <w:rPr>
            <w:sz w:val="32"/>
            <w:szCs w:val="28"/>
            <w:rPrChange w:id="5904" w:author="Kai Pa" w:date="2018-05-21T21:31:00Z">
              <w:rPr/>
            </w:rPrChange>
          </w:rPr>
          <w:t>, TAIKHOAN, MATKHAU.</w:t>
        </w:r>
      </w:ins>
    </w:p>
    <w:p w14:paraId="71D6C7A0" w14:textId="189B18FE" w:rsidR="00FE0955" w:rsidRPr="00B90FBE" w:rsidRDefault="00FE0955">
      <w:pPr>
        <w:pStyle w:val="ListParagraph"/>
        <w:rPr>
          <w:ins w:id="5905" w:author="Kai Pa" w:date="2018-05-20T19:59:00Z"/>
          <w:b/>
          <w:sz w:val="40"/>
          <w:szCs w:val="36"/>
          <w:rPrChange w:id="5906" w:author="Kai Pa" w:date="2018-05-21T21:31:00Z">
            <w:rPr>
              <w:ins w:id="5907" w:author="Kai Pa" w:date="2018-05-20T19:59:00Z"/>
              <w:b/>
              <w:sz w:val="36"/>
              <w:szCs w:val="36"/>
            </w:rPr>
          </w:rPrChange>
        </w:rPr>
        <w:pPrChange w:id="5908" w:author="Kai Pa" w:date="2018-05-20T19:59:00Z">
          <w:pPr>
            <w:pStyle w:val="ListParagraph"/>
            <w:numPr>
              <w:numId w:val="4"/>
            </w:numPr>
            <w:ind w:hanging="360"/>
          </w:pPr>
        </w:pPrChange>
      </w:pPr>
      <w:ins w:id="5909" w:author="Kai Pa" w:date="2018-05-20T19:59:00Z">
        <w:r w:rsidRPr="00B90FBE">
          <w:rPr>
            <w:b/>
            <w:noProof/>
            <w:sz w:val="40"/>
            <w:szCs w:val="36"/>
            <w:rPrChange w:id="5910" w:author="Kai Pa" w:date="2018-05-21T21:31:00Z">
              <w:rPr>
                <w:b/>
                <w:noProof/>
                <w:sz w:val="36"/>
                <w:szCs w:val="36"/>
              </w:rPr>
            </w:rPrChange>
          </w:rPr>
          <w:lastRenderedPageBreak/>
          <w:drawing>
            <wp:inline distT="0" distB="0" distL="0" distR="0" wp14:anchorId="459B61FF" wp14:editId="5FA35906">
              <wp:extent cx="4590415" cy="3956050"/>
              <wp:effectExtent l="0" t="0" r="63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0415" cy="3956050"/>
                      </a:xfrm>
                      <a:prstGeom prst="rect">
                        <a:avLst/>
                      </a:prstGeom>
                      <a:noFill/>
                      <a:ln>
                        <a:noFill/>
                      </a:ln>
                    </pic:spPr>
                  </pic:pic>
                </a:graphicData>
              </a:graphic>
            </wp:inline>
          </w:drawing>
        </w:r>
      </w:ins>
    </w:p>
    <w:p w14:paraId="010E8F49" w14:textId="77777777" w:rsidR="00FE0955" w:rsidRPr="00B90FBE" w:rsidRDefault="00FE0955">
      <w:pPr>
        <w:rPr>
          <w:ins w:id="5911" w:author="Hoan Ng" w:date="2017-03-20T21:26:00Z"/>
          <w:sz w:val="32"/>
          <w:rPrChange w:id="5912" w:author="Kai Pa" w:date="2018-05-21T21:31:00Z">
            <w:rPr>
              <w:ins w:id="5913" w:author="Hoan Ng" w:date="2017-03-20T21:26:00Z"/>
            </w:rPr>
          </w:rPrChange>
        </w:rPr>
        <w:pPrChange w:id="5914" w:author="Kai Pa" w:date="2018-05-20T19:59:00Z">
          <w:pPr>
            <w:pStyle w:val="ListParagraph"/>
            <w:numPr>
              <w:numId w:val="4"/>
            </w:numPr>
            <w:ind w:hanging="360"/>
          </w:pPr>
        </w:pPrChange>
      </w:pPr>
    </w:p>
    <w:p w14:paraId="09158F7B" w14:textId="76E46208" w:rsidR="00E62EE1" w:rsidRPr="00B90FBE" w:rsidRDefault="00E62EE1">
      <w:pPr>
        <w:pStyle w:val="ListParagraph"/>
        <w:numPr>
          <w:ilvl w:val="1"/>
          <w:numId w:val="4"/>
        </w:numPr>
        <w:rPr>
          <w:ins w:id="5915" w:author="Kai Pa" w:date="2018-05-20T20:00:00Z"/>
          <w:sz w:val="32"/>
          <w:rPrChange w:id="5916" w:author="Kai Pa" w:date="2018-05-21T21:31:00Z">
            <w:rPr>
              <w:ins w:id="5917" w:author="Kai Pa" w:date="2018-05-20T20:00:00Z"/>
              <w:sz w:val="28"/>
            </w:rPr>
          </w:rPrChange>
        </w:rPr>
        <w:pPrChange w:id="5918" w:author="Hoan Ng" w:date="2017-03-20T21:26:00Z">
          <w:pPr>
            <w:pStyle w:val="ListParagraph"/>
            <w:numPr>
              <w:numId w:val="4"/>
            </w:numPr>
            <w:ind w:hanging="360"/>
          </w:pPr>
        </w:pPrChange>
      </w:pPr>
      <w:ins w:id="5919" w:author="Hoan Ng" w:date="2017-03-20T21:26:00Z">
        <w:r w:rsidRPr="00B90FBE">
          <w:rPr>
            <w:sz w:val="32"/>
            <w:rPrChange w:id="5920" w:author="Kai Pa" w:date="2018-05-21T21:31:00Z">
              <w:rPr/>
            </w:rPrChange>
          </w:rPr>
          <w:t xml:space="preserve"> Giải thích từng bảng, kiểu dữ liệu</w:t>
        </w:r>
      </w:ins>
    </w:p>
    <w:p w14:paraId="49CCC021" w14:textId="77777777" w:rsidR="00FE0955" w:rsidRPr="00B90FBE" w:rsidRDefault="00FE0955" w:rsidP="00FE0955">
      <w:pPr>
        <w:pStyle w:val="Dot"/>
        <w:numPr>
          <w:ilvl w:val="0"/>
          <w:numId w:val="0"/>
        </w:numPr>
        <w:tabs>
          <w:tab w:val="left" w:pos="720"/>
        </w:tabs>
        <w:ind w:left="360"/>
        <w:rPr>
          <w:ins w:id="5921" w:author="Kai Pa" w:date="2018-05-20T20:00:00Z"/>
          <w:rFonts w:asciiTheme="minorHAnsi" w:hAnsiTheme="minorHAnsi"/>
          <w:sz w:val="32"/>
          <w:szCs w:val="28"/>
          <w:rPrChange w:id="5922" w:author="Kai Pa" w:date="2018-05-21T21:31:00Z">
            <w:rPr>
              <w:ins w:id="5923" w:author="Kai Pa" w:date="2018-05-20T20:00:00Z"/>
              <w:rFonts w:asciiTheme="minorHAnsi" w:hAnsiTheme="minorHAnsi"/>
              <w:sz w:val="22"/>
              <w:szCs w:val="22"/>
            </w:rPr>
          </w:rPrChange>
        </w:rPr>
      </w:pPr>
      <w:ins w:id="5924" w:author="Kai Pa" w:date="2018-05-20T20:00:00Z">
        <w:r w:rsidRPr="00B90FBE">
          <w:rPr>
            <w:rFonts w:asciiTheme="minorHAnsi" w:hAnsiTheme="minorHAnsi"/>
            <w:sz w:val="32"/>
            <w:szCs w:val="28"/>
            <w:rPrChange w:id="5925" w:author="Kai Pa" w:date="2018-05-21T21:31:00Z">
              <w:rPr>
                <w:rFonts w:asciiTheme="minorHAnsi" w:hAnsiTheme="minorHAnsi"/>
                <w:sz w:val="22"/>
                <w:szCs w:val="22"/>
              </w:rPr>
            </w:rPrChange>
          </w:rPr>
          <w:t>Biểu mẫu liên quan: BM1</w:t>
        </w:r>
      </w:ins>
    </w:p>
    <w:p w14:paraId="4EF39545" w14:textId="4006E567" w:rsidR="00FE0955" w:rsidRPr="00B90FBE" w:rsidRDefault="00FE0955" w:rsidP="00FE0955">
      <w:pPr>
        <w:pStyle w:val="Dot"/>
        <w:numPr>
          <w:ilvl w:val="0"/>
          <w:numId w:val="0"/>
        </w:numPr>
        <w:tabs>
          <w:tab w:val="left" w:pos="720"/>
        </w:tabs>
        <w:ind w:left="360"/>
        <w:rPr>
          <w:ins w:id="5926" w:author="Kai Pa" w:date="2018-05-20T20:00:00Z"/>
          <w:rFonts w:asciiTheme="minorHAnsi" w:hAnsiTheme="minorHAnsi"/>
          <w:sz w:val="24"/>
          <w:szCs w:val="22"/>
          <w:rPrChange w:id="5927" w:author="Kai Pa" w:date="2018-05-21T21:31:00Z">
            <w:rPr>
              <w:ins w:id="5928" w:author="Kai Pa" w:date="2018-05-20T20:00:00Z"/>
              <w:rFonts w:asciiTheme="minorHAnsi" w:hAnsiTheme="minorHAnsi"/>
              <w:sz w:val="22"/>
              <w:szCs w:val="22"/>
            </w:rPr>
          </w:rPrChange>
        </w:rPr>
      </w:pPr>
      <w:ins w:id="5929" w:author="Kai Pa" w:date="2018-05-20T20:00:00Z">
        <w:r w:rsidRPr="00B90FBE">
          <w:rPr>
            <w:sz w:val="22"/>
            <w:rPrChange w:id="5930" w:author="Kai Pa" w:date="2018-05-21T21:31:00Z">
              <w:rPr/>
            </w:rPrChange>
          </w:rPr>
          <w:drawing>
            <wp:inline distT="0" distB="0" distL="0" distR="0" wp14:anchorId="10FE3EA2" wp14:editId="25977F99">
              <wp:extent cx="5730875" cy="1522095"/>
              <wp:effectExtent l="0" t="0" r="3175"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522095"/>
                      </a:xfrm>
                      <a:prstGeom prst="rect">
                        <a:avLst/>
                      </a:prstGeom>
                      <a:noFill/>
                      <a:ln>
                        <a:noFill/>
                      </a:ln>
                    </pic:spPr>
                  </pic:pic>
                </a:graphicData>
              </a:graphic>
            </wp:inline>
          </w:drawing>
        </w:r>
      </w:ins>
    </w:p>
    <w:p w14:paraId="71B24564" w14:textId="77777777" w:rsidR="00FE0955" w:rsidRPr="00B90FBE" w:rsidRDefault="00FE0955" w:rsidP="00FE0955">
      <w:pPr>
        <w:rPr>
          <w:ins w:id="5931" w:author="Kai Pa" w:date="2018-05-20T20:00:00Z"/>
          <w:rFonts w:eastAsia="Times New Roman" w:cs="Times New Roman"/>
          <w:b/>
          <w:noProof/>
          <w:sz w:val="24"/>
          <w:lang w:val="vi-VN"/>
          <w:rPrChange w:id="5932" w:author="Kai Pa" w:date="2018-05-21T21:31:00Z">
            <w:rPr>
              <w:ins w:id="5933" w:author="Kai Pa" w:date="2018-05-20T20:00:00Z"/>
              <w:rFonts w:eastAsia="Times New Roman" w:cs="Times New Roman"/>
              <w:b/>
              <w:noProof/>
              <w:lang w:val="vi-VN"/>
            </w:rPr>
          </w:rPrChange>
        </w:rPr>
      </w:pPr>
      <w:ins w:id="5934" w:author="Kai Pa" w:date="2018-05-20T20:00:00Z">
        <w:r w:rsidRPr="00B90FBE">
          <w:rPr>
            <w:sz w:val="24"/>
            <w:lang w:val="vi-VN"/>
            <w:rPrChange w:id="5935" w:author="Kai Pa" w:date="2018-05-21T21:31:00Z">
              <w:rPr>
                <w:lang w:val="vi-VN"/>
              </w:rPr>
            </w:rPrChange>
          </w:rPr>
          <w:br w:type="page"/>
        </w:r>
      </w:ins>
    </w:p>
    <w:p w14:paraId="5F1CF88D" w14:textId="77777777" w:rsidR="00FE0955" w:rsidRPr="00B90FBE" w:rsidRDefault="00FE0955" w:rsidP="00FE0955">
      <w:pPr>
        <w:pStyle w:val="Dot"/>
        <w:rPr>
          <w:ins w:id="5936" w:author="Kai Pa" w:date="2018-05-20T20:00:00Z"/>
          <w:rFonts w:asciiTheme="minorHAnsi" w:hAnsiTheme="minorHAnsi"/>
          <w:sz w:val="32"/>
          <w:szCs w:val="28"/>
          <w:rPrChange w:id="5937" w:author="Kai Pa" w:date="2018-05-21T21:31:00Z">
            <w:rPr>
              <w:ins w:id="5938" w:author="Kai Pa" w:date="2018-05-20T20:00:00Z"/>
              <w:rFonts w:asciiTheme="minorHAnsi" w:hAnsiTheme="minorHAnsi"/>
              <w:sz w:val="22"/>
              <w:szCs w:val="22"/>
              <w:lang w:val="vi-VN"/>
            </w:rPr>
          </w:rPrChange>
        </w:rPr>
      </w:pPr>
      <w:ins w:id="5939" w:author="Kai Pa" w:date="2018-05-20T20:00:00Z">
        <w:r w:rsidRPr="00B90FBE">
          <w:rPr>
            <w:rFonts w:asciiTheme="minorHAnsi" w:hAnsiTheme="minorHAnsi"/>
            <w:sz w:val="32"/>
            <w:szCs w:val="28"/>
            <w:rPrChange w:id="5940" w:author="Kai Pa" w:date="2018-05-21T21:31:00Z">
              <w:rPr>
                <w:rFonts w:asciiTheme="minorHAnsi" w:hAnsiTheme="minorHAnsi"/>
                <w:sz w:val="22"/>
                <w:szCs w:val="22"/>
                <w:lang w:val="vi-VN"/>
              </w:rPr>
            </w:rPrChange>
          </w:rPr>
          <w:lastRenderedPageBreak/>
          <w:t>Sơ đồ luồng dữ liệu:</w:t>
        </w:r>
      </w:ins>
    </w:p>
    <w:p w14:paraId="7578105C" w14:textId="1D283375" w:rsidR="00FE0955" w:rsidRPr="00B90FBE" w:rsidRDefault="00FE0955" w:rsidP="00FE0955">
      <w:pPr>
        <w:pStyle w:val="Dot"/>
        <w:numPr>
          <w:ilvl w:val="0"/>
          <w:numId w:val="0"/>
        </w:numPr>
        <w:tabs>
          <w:tab w:val="left" w:pos="720"/>
        </w:tabs>
        <w:ind w:left="360"/>
        <w:rPr>
          <w:ins w:id="5941" w:author="Kai Pa" w:date="2018-05-20T20:00:00Z"/>
          <w:rFonts w:asciiTheme="minorHAnsi" w:hAnsiTheme="minorHAnsi"/>
          <w:sz w:val="24"/>
          <w:szCs w:val="22"/>
          <w:lang w:val="vi-VN"/>
          <w:rPrChange w:id="5942" w:author="Kai Pa" w:date="2018-05-21T21:31:00Z">
            <w:rPr>
              <w:ins w:id="5943" w:author="Kai Pa" w:date="2018-05-20T20:00:00Z"/>
              <w:rFonts w:asciiTheme="minorHAnsi" w:hAnsiTheme="minorHAnsi"/>
              <w:sz w:val="22"/>
              <w:szCs w:val="22"/>
              <w:lang w:val="vi-VN"/>
            </w:rPr>
          </w:rPrChange>
        </w:rPr>
      </w:pPr>
      <w:ins w:id="5944" w:author="Kai Pa" w:date="2018-05-20T20:00:00Z">
        <w:r w:rsidRPr="00B90FBE">
          <w:rPr>
            <w:sz w:val="22"/>
            <w:rPrChange w:id="5945" w:author="Kai Pa" w:date="2018-05-21T21:31:00Z">
              <w:rPr/>
            </w:rPrChange>
          </w:rPr>
          <mc:AlternateContent>
            <mc:Choice Requires="wps">
              <w:drawing>
                <wp:anchor distT="0" distB="0" distL="114300" distR="114300" simplePos="0" relativeHeight="251856896" behindDoc="0" locked="0" layoutInCell="1" allowOverlap="1" wp14:anchorId="2E7D7CE6" wp14:editId="107CC1EC">
                  <wp:simplePos x="0" y="0"/>
                  <wp:positionH relativeFrom="column">
                    <wp:posOffset>1207770</wp:posOffset>
                  </wp:positionH>
                  <wp:positionV relativeFrom="paragraph">
                    <wp:posOffset>474345</wp:posOffset>
                  </wp:positionV>
                  <wp:extent cx="3088005" cy="224155"/>
                  <wp:effectExtent l="0" t="0" r="55245" b="80645"/>
                  <wp:wrapNone/>
                  <wp:docPr id="210" name="Straight Arrow Connector 210"/>
                  <wp:cNvGraphicFramePr/>
                  <a:graphic xmlns:a="http://schemas.openxmlformats.org/drawingml/2006/main">
                    <a:graphicData uri="http://schemas.microsoft.com/office/word/2010/wordprocessingShape">
                      <wps:wsp>
                        <wps:cNvCnPr/>
                        <wps:spPr>
                          <a:xfrm>
                            <a:off x="0" y="0"/>
                            <a:ext cx="3088005" cy="22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F0F9465" id="_x0000_t32" coordsize="21600,21600" o:spt="32" o:oned="t" path="m,l21600,21600e" filled="f">
                  <v:path arrowok="t" fillok="f" o:connecttype="none"/>
                  <o:lock v:ext="edit" shapetype="t"/>
                </v:shapetype>
                <v:shape id="Straight Arrow Connector 210" o:spid="_x0000_s1026" type="#_x0000_t32" style="position:absolute;margin-left:95.1pt;margin-top:37.35pt;width:243.15pt;height:17.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" strokecolor="#5b9bd5 [3204]" strokeweight=".5pt">
                  <v:stroke endarrow="block" joinstyle="miter"/>
                </v:shape>
              </w:pict>
            </mc:Fallback>
          </mc:AlternateContent>
        </w:r>
        <w:r w:rsidRPr="00B90FBE">
          <w:rPr>
            <w:sz w:val="22"/>
            <w:rPrChange w:id="5946" w:author="Kai Pa" w:date="2018-05-21T21:31:00Z">
              <w:rPr/>
            </w:rPrChange>
          </w:rPr>
          <w:drawing>
            <wp:anchor distT="0" distB="0" distL="114300" distR="114300" simplePos="0" relativeHeight="251855872" behindDoc="1" locked="0" layoutInCell="1" allowOverlap="1" wp14:anchorId="1F2D492A" wp14:editId="01B2AC7E">
              <wp:simplePos x="0" y="0"/>
              <wp:positionH relativeFrom="column">
                <wp:posOffset>4243705</wp:posOffset>
              </wp:positionH>
              <wp:positionV relativeFrom="paragraph">
                <wp:posOffset>51435</wp:posOffset>
              </wp:positionV>
              <wp:extent cx="1017905" cy="202247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947" w:author="Kai Pa" w:date="2018-05-21T21:31:00Z">
              <w:rPr/>
            </w:rPrChange>
          </w:rPr>
          <w:drawing>
            <wp:inline distT="0" distB="0" distL="0" distR="0" wp14:anchorId="04B5989C" wp14:editId="12D63F31">
              <wp:extent cx="1021080" cy="2066925"/>
              <wp:effectExtent l="0" t="0" r="762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A18A325" w14:textId="77777777" w:rsidR="00FE0955" w:rsidRPr="00B90FBE" w:rsidRDefault="00FE0955" w:rsidP="00FE0955">
      <w:pPr>
        <w:pStyle w:val="Dot"/>
        <w:numPr>
          <w:ilvl w:val="0"/>
          <w:numId w:val="0"/>
        </w:numPr>
        <w:tabs>
          <w:tab w:val="left" w:pos="720"/>
        </w:tabs>
        <w:ind w:left="360"/>
        <w:rPr>
          <w:ins w:id="5948" w:author="Kai Pa" w:date="2018-05-20T20:00:00Z"/>
          <w:rFonts w:asciiTheme="minorHAnsi" w:hAnsiTheme="minorHAnsi"/>
          <w:sz w:val="32"/>
          <w:szCs w:val="28"/>
          <w:rPrChange w:id="5949" w:author="Kai Pa" w:date="2018-05-21T21:31:00Z">
            <w:rPr>
              <w:ins w:id="5950" w:author="Kai Pa" w:date="2018-05-20T20:00:00Z"/>
              <w:rFonts w:asciiTheme="minorHAnsi" w:hAnsiTheme="minorHAnsi"/>
              <w:sz w:val="22"/>
              <w:szCs w:val="22"/>
            </w:rPr>
          </w:rPrChange>
        </w:rPr>
      </w:pPr>
      <w:ins w:id="5951" w:author="Kai Pa" w:date="2018-05-20T20:00:00Z">
        <w:r w:rsidRPr="00B90FBE">
          <w:rPr>
            <w:rFonts w:asciiTheme="minorHAnsi" w:hAnsiTheme="minorHAnsi"/>
            <w:sz w:val="32"/>
            <w:szCs w:val="28"/>
            <w:rPrChange w:id="5952" w:author="Kai Pa" w:date="2018-05-21T21:31:00Z">
              <w:rPr>
                <w:rFonts w:asciiTheme="minorHAnsi" w:hAnsiTheme="minorHAnsi"/>
                <w:sz w:val="22"/>
                <w:szCs w:val="22"/>
              </w:rPr>
            </w:rPrChange>
          </w:rPr>
          <w:t>Qui định liên quan: QĐ1</w:t>
        </w:r>
      </w:ins>
    </w:p>
    <w:p w14:paraId="3E377086" w14:textId="3D4A6FC3" w:rsidR="00FE0955" w:rsidRPr="00B90FBE" w:rsidRDefault="00FE0955" w:rsidP="00FE0955">
      <w:pPr>
        <w:pStyle w:val="Dot"/>
        <w:numPr>
          <w:ilvl w:val="0"/>
          <w:numId w:val="0"/>
        </w:numPr>
        <w:tabs>
          <w:tab w:val="left" w:pos="720"/>
        </w:tabs>
        <w:ind w:left="360"/>
        <w:rPr>
          <w:ins w:id="5953" w:author="Kai Pa" w:date="2018-05-20T20:00:00Z"/>
          <w:rFonts w:asciiTheme="minorHAnsi" w:hAnsiTheme="minorHAnsi"/>
          <w:sz w:val="32"/>
          <w:szCs w:val="28"/>
          <w:rPrChange w:id="5954" w:author="Kai Pa" w:date="2018-05-21T21:31:00Z">
            <w:rPr>
              <w:ins w:id="5955" w:author="Kai Pa" w:date="2018-05-20T20:00:00Z"/>
              <w:rFonts w:asciiTheme="minorHAnsi" w:hAnsiTheme="minorHAnsi"/>
              <w:sz w:val="22"/>
              <w:szCs w:val="22"/>
            </w:rPr>
          </w:rPrChange>
        </w:rPr>
      </w:pPr>
      <w:ins w:id="5956" w:author="Kai Pa" w:date="2018-05-20T20:00:00Z">
        <w:r w:rsidRPr="00B90FBE">
          <w:rPr>
            <w:rFonts w:asciiTheme="minorHAnsi" w:hAnsiTheme="minorHAnsi"/>
            <w:sz w:val="32"/>
            <w:szCs w:val="28"/>
            <w:rPrChange w:id="5957" w:author="Kai Pa" w:date="2018-05-21T21:31:00Z">
              <w:rPr/>
            </w:rPrChange>
          </w:rPr>
          <w:drawing>
            <wp:inline distT="0" distB="0" distL="0" distR="0" wp14:anchorId="45AC3E49" wp14:editId="718CB00A">
              <wp:extent cx="5730875" cy="38862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88620"/>
                      </a:xfrm>
                      <a:prstGeom prst="rect">
                        <a:avLst/>
                      </a:prstGeom>
                      <a:noFill/>
                      <a:ln>
                        <a:noFill/>
                      </a:ln>
                    </pic:spPr>
                  </pic:pic>
                </a:graphicData>
              </a:graphic>
            </wp:inline>
          </w:drawing>
        </w:r>
      </w:ins>
    </w:p>
    <w:p w14:paraId="6FE4935A" w14:textId="77777777" w:rsidR="00FE0955" w:rsidRPr="00B90FBE" w:rsidRDefault="00FE0955" w:rsidP="00FE0955">
      <w:pPr>
        <w:pStyle w:val="Dot"/>
        <w:numPr>
          <w:ilvl w:val="0"/>
          <w:numId w:val="0"/>
        </w:numPr>
        <w:tabs>
          <w:tab w:val="left" w:pos="720"/>
        </w:tabs>
        <w:ind w:left="360"/>
        <w:rPr>
          <w:ins w:id="5958" w:author="Kai Pa" w:date="2018-05-20T20:00:00Z"/>
          <w:rFonts w:asciiTheme="minorHAnsi" w:hAnsiTheme="minorHAnsi"/>
          <w:sz w:val="32"/>
          <w:szCs w:val="28"/>
          <w:rPrChange w:id="5959" w:author="Kai Pa" w:date="2018-05-21T21:31:00Z">
            <w:rPr>
              <w:ins w:id="5960" w:author="Kai Pa" w:date="2018-05-20T20:00:00Z"/>
              <w:rFonts w:asciiTheme="minorHAnsi" w:hAnsiTheme="minorHAnsi"/>
              <w:sz w:val="22"/>
              <w:szCs w:val="22"/>
            </w:rPr>
          </w:rPrChange>
        </w:rPr>
      </w:pPr>
      <w:ins w:id="5961" w:author="Kai Pa" w:date="2018-05-20T20:00:00Z">
        <w:r w:rsidRPr="00B90FBE">
          <w:rPr>
            <w:rFonts w:asciiTheme="minorHAnsi" w:hAnsiTheme="minorHAnsi"/>
            <w:sz w:val="32"/>
            <w:szCs w:val="28"/>
            <w:rPrChange w:id="5962" w:author="Kai Pa" w:date="2018-05-21T21:31:00Z">
              <w:rPr>
                <w:rFonts w:asciiTheme="minorHAnsi" w:hAnsiTheme="minorHAnsi"/>
                <w:sz w:val="22"/>
                <w:szCs w:val="22"/>
              </w:rPr>
            </w:rPrChange>
          </w:rPr>
          <w:t>Biểu mẫu liên quan: BM2</w:t>
        </w:r>
      </w:ins>
    </w:p>
    <w:p w14:paraId="2EF5D942" w14:textId="5AFCAB05" w:rsidR="00FE0955" w:rsidRPr="00B90FBE" w:rsidRDefault="00FE0955" w:rsidP="00FE0955">
      <w:pPr>
        <w:pStyle w:val="Dot"/>
        <w:numPr>
          <w:ilvl w:val="0"/>
          <w:numId w:val="0"/>
        </w:numPr>
        <w:tabs>
          <w:tab w:val="left" w:pos="720"/>
        </w:tabs>
        <w:rPr>
          <w:ins w:id="5963" w:author="Kai Pa" w:date="2018-05-20T20:00:00Z"/>
          <w:rFonts w:asciiTheme="minorHAnsi" w:hAnsiTheme="minorHAnsi"/>
          <w:sz w:val="24"/>
          <w:szCs w:val="22"/>
          <w:rPrChange w:id="5964" w:author="Kai Pa" w:date="2018-05-21T21:31:00Z">
            <w:rPr>
              <w:ins w:id="5965" w:author="Kai Pa" w:date="2018-05-20T20:00:00Z"/>
              <w:rFonts w:asciiTheme="minorHAnsi" w:hAnsiTheme="minorHAnsi"/>
              <w:sz w:val="22"/>
              <w:szCs w:val="22"/>
            </w:rPr>
          </w:rPrChange>
        </w:rPr>
      </w:pPr>
      <w:ins w:id="5966" w:author="Kai Pa" w:date="2018-05-20T20:00:00Z">
        <w:r w:rsidRPr="00B90FBE">
          <w:rPr>
            <w:sz w:val="22"/>
            <w:rPrChange w:id="5967" w:author="Kai Pa" w:date="2018-05-21T21:31:00Z">
              <w:rPr/>
            </w:rPrChange>
          </w:rPr>
          <w:drawing>
            <wp:inline distT="0" distB="0" distL="0" distR="0" wp14:anchorId="7BDE5766" wp14:editId="56A38A47">
              <wp:extent cx="5987415" cy="10769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7415" cy="1076960"/>
                      </a:xfrm>
                      <a:prstGeom prst="rect">
                        <a:avLst/>
                      </a:prstGeom>
                      <a:noFill/>
                      <a:ln>
                        <a:noFill/>
                      </a:ln>
                    </pic:spPr>
                  </pic:pic>
                </a:graphicData>
              </a:graphic>
            </wp:inline>
          </w:drawing>
        </w:r>
      </w:ins>
    </w:p>
    <w:p w14:paraId="289C92AB" w14:textId="4A76E7E7" w:rsidR="00FE0955" w:rsidRPr="00B90FBE" w:rsidRDefault="00FE0955" w:rsidP="00FE0955">
      <w:pPr>
        <w:pStyle w:val="Dot"/>
        <w:rPr>
          <w:ins w:id="5968" w:author="Kai Pa" w:date="2018-05-20T20:00:00Z"/>
          <w:rFonts w:asciiTheme="minorHAnsi" w:hAnsiTheme="minorHAnsi"/>
          <w:sz w:val="32"/>
          <w:szCs w:val="28"/>
          <w:rPrChange w:id="5969" w:author="Kai Pa" w:date="2018-05-21T21:31:00Z">
            <w:rPr>
              <w:ins w:id="5970" w:author="Kai Pa" w:date="2018-05-20T20:00:00Z"/>
              <w:rFonts w:asciiTheme="minorHAnsi" w:hAnsiTheme="minorHAnsi"/>
              <w:sz w:val="22"/>
              <w:szCs w:val="22"/>
            </w:rPr>
          </w:rPrChange>
        </w:rPr>
      </w:pPr>
      <w:ins w:id="5971" w:author="Kai Pa" w:date="2018-05-20T20:00:00Z">
        <w:r w:rsidRPr="00B90FBE">
          <w:rPr>
            <w:rFonts w:asciiTheme="minorHAnsi" w:hAnsiTheme="minorHAnsi"/>
            <w:sz w:val="32"/>
            <w:szCs w:val="28"/>
            <w:rPrChange w:id="5972" w:author="Kai Pa" w:date="2018-05-21T21:31:00Z">
              <w:rPr/>
            </w:rPrChange>
          </w:rPr>
          <w:drawing>
            <wp:anchor distT="0" distB="0" distL="114300" distR="114300" simplePos="0" relativeHeight="251857920" behindDoc="1" locked="0" layoutInCell="1" allowOverlap="1" wp14:anchorId="275CA048" wp14:editId="658C17B8">
              <wp:simplePos x="0" y="0"/>
              <wp:positionH relativeFrom="column">
                <wp:posOffset>3709035</wp:posOffset>
              </wp:positionH>
              <wp:positionV relativeFrom="paragraph">
                <wp:posOffset>74295</wp:posOffset>
              </wp:positionV>
              <wp:extent cx="1239520" cy="215011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rFonts w:asciiTheme="minorHAnsi" w:hAnsiTheme="minorHAnsi"/>
            <w:sz w:val="32"/>
            <w:szCs w:val="28"/>
            <w:rPrChange w:id="5973" w:author="Kai Pa" w:date="2018-05-21T21:31:00Z">
              <w:rPr>
                <w:rFonts w:asciiTheme="minorHAnsi" w:hAnsiTheme="minorHAnsi"/>
                <w:sz w:val="22"/>
                <w:szCs w:val="22"/>
              </w:rPr>
            </w:rPrChange>
          </w:rPr>
          <w:t>Sơ đồ luồng dữ liệu:</w:t>
        </w:r>
      </w:ins>
    </w:p>
    <w:p w14:paraId="19B36DDC" w14:textId="56AAFD85" w:rsidR="00FE0955" w:rsidRPr="00B90FBE" w:rsidRDefault="00FE0955" w:rsidP="00FE0955">
      <w:pPr>
        <w:pStyle w:val="Dot"/>
        <w:numPr>
          <w:ilvl w:val="0"/>
          <w:numId w:val="0"/>
        </w:numPr>
        <w:tabs>
          <w:tab w:val="left" w:pos="720"/>
        </w:tabs>
        <w:ind w:left="360"/>
        <w:rPr>
          <w:ins w:id="5974" w:author="Kai Pa" w:date="2018-05-20T20:00:00Z"/>
          <w:rFonts w:asciiTheme="minorHAnsi" w:hAnsiTheme="minorHAnsi"/>
          <w:sz w:val="24"/>
          <w:szCs w:val="22"/>
          <w:rPrChange w:id="5975" w:author="Kai Pa" w:date="2018-05-21T21:31:00Z">
            <w:rPr>
              <w:ins w:id="5976" w:author="Kai Pa" w:date="2018-05-20T20:00:00Z"/>
              <w:rFonts w:asciiTheme="minorHAnsi" w:hAnsiTheme="minorHAnsi"/>
              <w:sz w:val="22"/>
              <w:szCs w:val="22"/>
            </w:rPr>
          </w:rPrChange>
        </w:rPr>
      </w:pPr>
      <w:ins w:id="5977" w:author="Kai Pa" w:date="2018-05-20T20:00:00Z">
        <w:r w:rsidRPr="00B90FBE">
          <w:rPr>
            <w:sz w:val="22"/>
            <w:rPrChange w:id="5978" w:author="Kai Pa" w:date="2018-05-21T21:31:00Z">
              <w:rPr/>
            </w:rPrChange>
          </w:rPr>
          <mc:AlternateContent>
            <mc:Choice Requires="wps">
              <w:drawing>
                <wp:anchor distT="0" distB="0" distL="114300" distR="114300" simplePos="0" relativeHeight="251858944" behindDoc="0" locked="0" layoutInCell="1" allowOverlap="1" wp14:anchorId="277DC3B3" wp14:editId="5D3BB566">
                  <wp:simplePos x="0" y="0"/>
                  <wp:positionH relativeFrom="column">
                    <wp:posOffset>1207770</wp:posOffset>
                  </wp:positionH>
                  <wp:positionV relativeFrom="paragraph">
                    <wp:posOffset>454025</wp:posOffset>
                  </wp:positionV>
                  <wp:extent cx="2587625" cy="603885"/>
                  <wp:effectExtent l="0" t="0" r="79375" b="81915"/>
                  <wp:wrapNone/>
                  <wp:docPr id="196" name="Straight Arrow Connector 196"/>
                  <wp:cNvGraphicFramePr/>
                  <a:graphic xmlns:a="http://schemas.openxmlformats.org/drawingml/2006/main">
                    <a:graphicData uri="http://schemas.microsoft.com/office/word/2010/wordprocessingShape">
                      <wps:wsp>
                        <wps:cNvCnPr/>
                        <wps:spPr>
                          <a:xfrm>
                            <a:off x="0" y="0"/>
                            <a:ext cx="2587625"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34921A" id="Straight Arrow Connector 196" o:spid="_x0000_s1026" type="#_x0000_t32" style="position:absolute;margin-left:95.1pt;margin-top:35.75pt;width:203.75pt;height:47.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" strokecolor="#5b9bd5 [3204]" strokeweight=".5pt">
                  <v:stroke endarrow="block" joinstyle="miter"/>
                </v:shape>
              </w:pict>
            </mc:Fallback>
          </mc:AlternateContent>
        </w:r>
        <w:r w:rsidRPr="00B90FBE">
          <w:rPr>
            <w:sz w:val="22"/>
            <w:rPrChange w:id="5979" w:author="Kai Pa" w:date="2018-05-21T21:31:00Z">
              <w:rPr/>
            </w:rPrChange>
          </w:rPr>
          <w:drawing>
            <wp:inline distT="0" distB="0" distL="0" distR="0" wp14:anchorId="1BCBDEF1" wp14:editId="149428B8">
              <wp:extent cx="1021080" cy="2066925"/>
              <wp:effectExtent l="0" t="0" r="762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38A4C31" w14:textId="77777777" w:rsidR="00FE0955" w:rsidRPr="00B90FBE" w:rsidRDefault="00FE0955" w:rsidP="00FE0955">
      <w:pPr>
        <w:pStyle w:val="Dot"/>
        <w:numPr>
          <w:ilvl w:val="0"/>
          <w:numId w:val="0"/>
        </w:numPr>
        <w:tabs>
          <w:tab w:val="left" w:pos="720"/>
        </w:tabs>
        <w:ind w:left="360"/>
        <w:rPr>
          <w:ins w:id="5980" w:author="Kai Pa" w:date="2018-05-20T20:00:00Z"/>
          <w:rFonts w:asciiTheme="minorHAnsi" w:hAnsiTheme="minorHAnsi"/>
          <w:sz w:val="32"/>
          <w:szCs w:val="28"/>
          <w:rPrChange w:id="5981" w:author="Kai Pa" w:date="2018-05-21T21:31:00Z">
            <w:rPr>
              <w:ins w:id="5982" w:author="Kai Pa" w:date="2018-05-20T20:00:00Z"/>
              <w:rFonts w:asciiTheme="minorHAnsi" w:hAnsiTheme="minorHAnsi"/>
              <w:sz w:val="22"/>
              <w:szCs w:val="22"/>
              <w:lang w:val="fr-FR"/>
            </w:rPr>
          </w:rPrChange>
        </w:rPr>
      </w:pPr>
      <w:ins w:id="5983" w:author="Kai Pa" w:date="2018-05-20T20:00:00Z">
        <w:r w:rsidRPr="00B90FBE">
          <w:rPr>
            <w:rFonts w:asciiTheme="minorHAnsi" w:hAnsiTheme="minorHAnsi"/>
            <w:sz w:val="32"/>
            <w:szCs w:val="28"/>
            <w:rPrChange w:id="5984" w:author="Kai Pa" w:date="2018-05-21T21:31:00Z">
              <w:rPr>
                <w:rFonts w:asciiTheme="minorHAnsi" w:hAnsiTheme="minorHAnsi"/>
                <w:sz w:val="22"/>
                <w:szCs w:val="22"/>
                <w:lang w:val="fr-FR"/>
              </w:rPr>
            </w:rPrChange>
          </w:rPr>
          <w:t>Qui định liên quan: QĐ2</w:t>
        </w:r>
      </w:ins>
    </w:p>
    <w:p w14:paraId="3B99C147" w14:textId="086C7B5F" w:rsidR="00FE0955" w:rsidRPr="00B90FBE" w:rsidRDefault="00FE0955" w:rsidP="00FE0955">
      <w:pPr>
        <w:pStyle w:val="Dot"/>
        <w:numPr>
          <w:ilvl w:val="0"/>
          <w:numId w:val="0"/>
        </w:numPr>
        <w:tabs>
          <w:tab w:val="left" w:pos="720"/>
        </w:tabs>
        <w:rPr>
          <w:ins w:id="5985" w:author="Kai Pa" w:date="2018-05-20T20:00:00Z"/>
          <w:rFonts w:asciiTheme="minorHAnsi" w:hAnsiTheme="minorHAnsi"/>
          <w:sz w:val="32"/>
          <w:szCs w:val="28"/>
          <w:rPrChange w:id="5986" w:author="Kai Pa" w:date="2018-05-21T21:31:00Z">
            <w:rPr>
              <w:ins w:id="5987" w:author="Kai Pa" w:date="2018-05-20T20:00:00Z"/>
              <w:rFonts w:asciiTheme="minorHAnsi" w:hAnsiTheme="minorHAnsi"/>
              <w:sz w:val="22"/>
              <w:szCs w:val="22"/>
            </w:rPr>
          </w:rPrChange>
        </w:rPr>
      </w:pPr>
      <w:ins w:id="5988" w:author="Kai Pa" w:date="2018-05-20T20:00:00Z">
        <w:r w:rsidRPr="00B90FBE">
          <w:rPr>
            <w:rFonts w:asciiTheme="minorHAnsi" w:hAnsiTheme="minorHAnsi"/>
            <w:sz w:val="32"/>
            <w:szCs w:val="28"/>
            <w:rPrChange w:id="5989" w:author="Kai Pa" w:date="2018-05-21T21:31:00Z">
              <w:rPr/>
            </w:rPrChange>
          </w:rPr>
          <w:drawing>
            <wp:inline distT="0" distB="0" distL="0" distR="0" wp14:anchorId="773472D4" wp14:editId="1AC81223">
              <wp:extent cx="5974715" cy="55753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557530"/>
                      </a:xfrm>
                      <a:prstGeom prst="rect">
                        <a:avLst/>
                      </a:prstGeom>
                      <a:noFill/>
                      <a:ln>
                        <a:noFill/>
                      </a:ln>
                    </pic:spPr>
                  </pic:pic>
                </a:graphicData>
              </a:graphic>
            </wp:inline>
          </w:drawing>
        </w:r>
      </w:ins>
    </w:p>
    <w:p w14:paraId="14989397" w14:textId="77777777" w:rsidR="00FE0955" w:rsidRPr="00B90FBE" w:rsidRDefault="00FE0955" w:rsidP="00FE0955">
      <w:pPr>
        <w:pStyle w:val="Dot"/>
        <w:numPr>
          <w:ilvl w:val="0"/>
          <w:numId w:val="0"/>
        </w:numPr>
        <w:tabs>
          <w:tab w:val="left" w:pos="720"/>
        </w:tabs>
        <w:ind w:left="360"/>
        <w:rPr>
          <w:ins w:id="5990" w:author="Kai Pa" w:date="2018-05-20T20:00:00Z"/>
          <w:rFonts w:asciiTheme="minorHAnsi" w:hAnsiTheme="minorHAnsi"/>
          <w:sz w:val="32"/>
          <w:szCs w:val="28"/>
          <w:rPrChange w:id="5991" w:author="Kai Pa" w:date="2018-05-21T21:31:00Z">
            <w:rPr>
              <w:ins w:id="5992" w:author="Kai Pa" w:date="2018-05-20T20:00:00Z"/>
              <w:rFonts w:asciiTheme="minorHAnsi" w:hAnsiTheme="minorHAnsi"/>
              <w:sz w:val="22"/>
              <w:szCs w:val="22"/>
            </w:rPr>
          </w:rPrChange>
        </w:rPr>
      </w:pPr>
      <w:ins w:id="5993" w:author="Kai Pa" w:date="2018-05-20T20:00:00Z">
        <w:r w:rsidRPr="00B90FBE">
          <w:rPr>
            <w:rFonts w:asciiTheme="minorHAnsi" w:hAnsiTheme="minorHAnsi"/>
            <w:sz w:val="32"/>
            <w:szCs w:val="28"/>
            <w:rPrChange w:id="5994" w:author="Kai Pa" w:date="2018-05-21T21:31:00Z">
              <w:rPr>
                <w:rFonts w:asciiTheme="minorHAnsi" w:hAnsiTheme="minorHAnsi"/>
                <w:sz w:val="22"/>
                <w:szCs w:val="22"/>
              </w:rPr>
            </w:rPrChange>
          </w:rPr>
          <w:t>Biểu mẫu liên quan: BM3</w:t>
        </w:r>
      </w:ins>
    </w:p>
    <w:p w14:paraId="3C62D6AE" w14:textId="09A3A7D7" w:rsidR="00FE0955" w:rsidRPr="00B90FBE" w:rsidRDefault="00FE0955" w:rsidP="00FE0955">
      <w:pPr>
        <w:pStyle w:val="Dot"/>
        <w:numPr>
          <w:ilvl w:val="0"/>
          <w:numId w:val="0"/>
        </w:numPr>
        <w:tabs>
          <w:tab w:val="left" w:pos="720"/>
        </w:tabs>
        <w:ind w:left="360"/>
        <w:rPr>
          <w:ins w:id="5995" w:author="Kai Pa" w:date="2018-05-20T20:00:00Z"/>
          <w:rFonts w:asciiTheme="minorHAnsi" w:hAnsiTheme="minorHAnsi"/>
          <w:sz w:val="24"/>
          <w:szCs w:val="22"/>
          <w:rPrChange w:id="5996" w:author="Kai Pa" w:date="2018-05-21T21:31:00Z">
            <w:rPr>
              <w:ins w:id="5997" w:author="Kai Pa" w:date="2018-05-20T20:00:00Z"/>
              <w:rFonts w:asciiTheme="minorHAnsi" w:hAnsiTheme="minorHAnsi"/>
              <w:sz w:val="22"/>
              <w:szCs w:val="22"/>
            </w:rPr>
          </w:rPrChange>
        </w:rPr>
      </w:pPr>
      <w:ins w:id="5998" w:author="Kai Pa" w:date="2018-05-20T20:00:00Z">
        <w:r w:rsidRPr="00B90FBE">
          <w:rPr>
            <w:sz w:val="22"/>
            <w:rPrChange w:id="5999" w:author="Kai Pa" w:date="2018-05-21T21:31:00Z">
              <w:rPr/>
            </w:rPrChange>
          </w:rPr>
          <w:lastRenderedPageBreak/>
          <w:drawing>
            <wp:inline distT="0" distB="0" distL="0" distR="0" wp14:anchorId="32262075" wp14:editId="20FF9FD6">
              <wp:extent cx="5849620" cy="9956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9620" cy="995680"/>
                      </a:xfrm>
                      <a:prstGeom prst="rect">
                        <a:avLst/>
                      </a:prstGeom>
                      <a:noFill/>
                      <a:ln>
                        <a:noFill/>
                      </a:ln>
                    </pic:spPr>
                  </pic:pic>
                </a:graphicData>
              </a:graphic>
            </wp:inline>
          </w:drawing>
        </w:r>
      </w:ins>
    </w:p>
    <w:p w14:paraId="36D2AE59" w14:textId="77777777" w:rsidR="00FE0955" w:rsidRPr="00B90FBE" w:rsidRDefault="00FE0955" w:rsidP="00FE0955">
      <w:pPr>
        <w:pStyle w:val="Dot"/>
        <w:rPr>
          <w:ins w:id="6000" w:author="Kai Pa" w:date="2018-05-20T20:00:00Z"/>
          <w:rFonts w:asciiTheme="minorHAnsi" w:hAnsiTheme="minorHAnsi"/>
          <w:sz w:val="32"/>
          <w:szCs w:val="28"/>
          <w:rPrChange w:id="6001" w:author="Kai Pa" w:date="2018-05-21T21:31:00Z">
            <w:rPr>
              <w:ins w:id="6002" w:author="Kai Pa" w:date="2018-05-20T20:00:00Z"/>
              <w:rFonts w:asciiTheme="minorHAnsi" w:hAnsiTheme="minorHAnsi"/>
              <w:sz w:val="22"/>
              <w:szCs w:val="22"/>
            </w:rPr>
          </w:rPrChange>
        </w:rPr>
      </w:pPr>
      <w:ins w:id="6003" w:author="Kai Pa" w:date="2018-05-20T20:00:00Z">
        <w:r w:rsidRPr="00B90FBE">
          <w:rPr>
            <w:rFonts w:asciiTheme="minorHAnsi" w:hAnsiTheme="minorHAnsi"/>
            <w:sz w:val="32"/>
            <w:szCs w:val="28"/>
            <w:rPrChange w:id="6004" w:author="Kai Pa" w:date="2018-05-21T21:31:00Z">
              <w:rPr>
                <w:rFonts w:asciiTheme="minorHAnsi" w:hAnsiTheme="minorHAnsi"/>
                <w:sz w:val="22"/>
                <w:szCs w:val="22"/>
              </w:rPr>
            </w:rPrChange>
          </w:rPr>
          <w:t>Sơ đồ luồng dữ liệu:</w:t>
        </w:r>
      </w:ins>
    </w:p>
    <w:p w14:paraId="4B775DB4" w14:textId="77777777" w:rsidR="00FE0955" w:rsidRPr="00B90FBE" w:rsidRDefault="00FE0955" w:rsidP="00FE0955">
      <w:pPr>
        <w:pStyle w:val="Dot"/>
        <w:rPr>
          <w:ins w:id="6005" w:author="Kai Pa" w:date="2018-05-20T20:00:00Z"/>
          <w:sz w:val="22"/>
          <w:rPrChange w:id="6006" w:author="Kai Pa" w:date="2018-05-21T21:31:00Z">
            <w:rPr>
              <w:ins w:id="6007" w:author="Kai Pa" w:date="2018-05-20T20:00:00Z"/>
            </w:rPr>
          </w:rPrChange>
        </w:rPr>
      </w:pPr>
    </w:p>
    <w:p w14:paraId="3D52A645" w14:textId="36ECB3AC" w:rsidR="00FE0955" w:rsidRPr="00B90FBE" w:rsidRDefault="00FE0955" w:rsidP="00FE0955">
      <w:pPr>
        <w:pStyle w:val="Dot"/>
        <w:rPr>
          <w:ins w:id="6008" w:author="Kai Pa" w:date="2018-05-20T20:00:00Z"/>
          <w:rFonts w:asciiTheme="minorHAnsi" w:hAnsiTheme="minorHAnsi"/>
          <w:sz w:val="24"/>
          <w:szCs w:val="22"/>
          <w:rPrChange w:id="6009" w:author="Kai Pa" w:date="2018-05-21T21:31:00Z">
            <w:rPr>
              <w:ins w:id="6010" w:author="Kai Pa" w:date="2018-05-20T20:00:00Z"/>
              <w:rFonts w:asciiTheme="minorHAnsi" w:hAnsiTheme="minorHAnsi"/>
              <w:sz w:val="22"/>
              <w:szCs w:val="22"/>
            </w:rPr>
          </w:rPrChange>
        </w:rPr>
      </w:pPr>
      <w:ins w:id="6011" w:author="Kai Pa" w:date="2018-05-20T20:00:00Z">
        <w:r w:rsidRPr="00B90FBE">
          <w:rPr>
            <w:sz w:val="22"/>
            <w:rPrChange w:id="6012" w:author="Kai Pa" w:date="2018-05-21T21:31:00Z">
              <w:rPr/>
            </w:rPrChange>
          </w:rPr>
          <mc:AlternateContent>
            <mc:Choice Requires="wps">
              <w:drawing>
                <wp:anchor distT="0" distB="0" distL="114300" distR="114300" simplePos="0" relativeHeight="251860992" behindDoc="0" locked="0" layoutInCell="1" allowOverlap="1" wp14:anchorId="1EC95FD4" wp14:editId="55FF1C47">
                  <wp:simplePos x="0" y="0"/>
                  <wp:positionH relativeFrom="column">
                    <wp:posOffset>1209675</wp:posOffset>
                  </wp:positionH>
                  <wp:positionV relativeFrom="paragraph">
                    <wp:posOffset>457200</wp:posOffset>
                  </wp:positionV>
                  <wp:extent cx="2752725" cy="552450"/>
                  <wp:effectExtent l="0" t="0" r="66675" b="76200"/>
                  <wp:wrapNone/>
                  <wp:docPr id="195" name="Straight Arrow Connector 195"/>
                  <wp:cNvGraphicFramePr/>
                  <a:graphic xmlns:a="http://schemas.openxmlformats.org/drawingml/2006/main">
                    <a:graphicData uri="http://schemas.microsoft.com/office/word/2010/wordprocessingShape">
                      <wps:wsp>
                        <wps:cNvCnPr/>
                        <wps:spPr>
                          <a:xfrm>
                            <a:off x="0" y="0"/>
                            <a:ext cx="27527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AE486" id="Straight Arrow Connector 195" o:spid="_x0000_s1026" type="#_x0000_t32" style="position:absolute;margin-left:95.25pt;margin-top:36pt;width:216.75pt;height:4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" strokecolor="#5b9bd5 [3204]" strokeweight=".5pt">
                  <v:stroke endarrow="block" joinstyle="miter"/>
                </v:shape>
              </w:pict>
            </mc:Fallback>
          </mc:AlternateContent>
        </w:r>
        <w:r w:rsidRPr="00B90FBE">
          <w:rPr>
            <w:sz w:val="22"/>
            <w:rPrChange w:id="6013" w:author="Kai Pa" w:date="2018-05-21T21:31:00Z">
              <w:rPr/>
            </w:rPrChange>
          </w:rPr>
          <w:drawing>
            <wp:anchor distT="0" distB="0" distL="114300" distR="114300" simplePos="0" relativeHeight="251859968" behindDoc="1" locked="0" layoutInCell="1" allowOverlap="1" wp14:anchorId="2E6E0B87" wp14:editId="6DAF1CC9">
              <wp:simplePos x="0" y="0"/>
              <wp:positionH relativeFrom="column">
                <wp:posOffset>3898900</wp:posOffset>
              </wp:positionH>
              <wp:positionV relativeFrom="paragraph">
                <wp:posOffset>-109855</wp:posOffset>
              </wp:positionV>
              <wp:extent cx="1239520" cy="2150110"/>
              <wp:effectExtent l="0" t="0" r="0"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6014" w:author="Kai Pa" w:date="2018-05-21T21:31:00Z">
              <w:rPr/>
            </w:rPrChange>
          </w:rPr>
          <w:drawing>
            <wp:inline distT="0" distB="0" distL="0" distR="0" wp14:anchorId="7BB802A4" wp14:editId="3AD24437">
              <wp:extent cx="1021080" cy="2066925"/>
              <wp:effectExtent l="0" t="0" r="762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26C183C7" w14:textId="1B304437" w:rsidR="00FE0955" w:rsidRPr="00B90FBE" w:rsidRDefault="00FE0955" w:rsidP="00FE0955">
      <w:pPr>
        <w:pStyle w:val="Dot"/>
        <w:numPr>
          <w:ilvl w:val="0"/>
          <w:numId w:val="0"/>
        </w:numPr>
        <w:tabs>
          <w:tab w:val="left" w:pos="720"/>
        </w:tabs>
        <w:ind w:left="360"/>
        <w:rPr>
          <w:ins w:id="6015" w:author="Kai Pa" w:date="2018-05-20T20:00:00Z"/>
          <w:rFonts w:asciiTheme="minorHAnsi" w:hAnsiTheme="minorHAnsi"/>
          <w:sz w:val="24"/>
          <w:szCs w:val="22"/>
          <w:lang w:val="fr-FR"/>
          <w:rPrChange w:id="6016" w:author="Kai Pa" w:date="2018-05-21T21:31:00Z">
            <w:rPr>
              <w:ins w:id="6017" w:author="Kai Pa" w:date="2018-05-20T20:00:00Z"/>
              <w:rFonts w:asciiTheme="minorHAnsi" w:hAnsiTheme="minorHAnsi"/>
              <w:sz w:val="22"/>
              <w:szCs w:val="22"/>
              <w:lang w:val="fr-FR"/>
            </w:rPr>
          </w:rPrChange>
        </w:rPr>
      </w:pPr>
      <w:ins w:id="6018" w:author="Kai Pa" w:date="2018-05-20T20:00:00Z">
        <w:r w:rsidRPr="00B90FBE">
          <w:rPr>
            <w:rFonts w:asciiTheme="minorHAnsi" w:hAnsiTheme="minorHAnsi"/>
            <w:sz w:val="32"/>
            <w:szCs w:val="28"/>
            <w:rPrChange w:id="6019" w:author="Kai Pa" w:date="2018-05-21T21:31:00Z">
              <w:rPr>
                <w:rFonts w:asciiTheme="minorHAnsi" w:hAnsiTheme="minorHAnsi"/>
                <w:sz w:val="22"/>
                <w:szCs w:val="22"/>
                <w:lang w:val="fr-FR"/>
              </w:rPr>
            </w:rPrChange>
          </w:rPr>
          <w:t>Qui định liên quan: QĐ3</w:t>
        </w:r>
        <w:r w:rsidRPr="00B90FBE">
          <w:rPr>
            <w:sz w:val="22"/>
            <w:rPrChange w:id="6020" w:author="Kai Pa" w:date="2018-05-21T21:31:00Z">
              <w:rPr/>
            </w:rPrChange>
          </w:rPr>
          <w:drawing>
            <wp:inline distT="0" distB="0" distL="0" distR="0" wp14:anchorId="5D4A3B1F" wp14:editId="1829EB30">
              <wp:extent cx="5730875" cy="1828800"/>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1828800"/>
                      </a:xfrm>
                      <a:prstGeom prst="rect">
                        <a:avLst/>
                      </a:prstGeom>
                      <a:noFill/>
                      <a:ln>
                        <a:noFill/>
                      </a:ln>
                    </pic:spPr>
                  </pic:pic>
                </a:graphicData>
              </a:graphic>
            </wp:inline>
          </w:drawing>
        </w:r>
      </w:ins>
    </w:p>
    <w:p w14:paraId="68E9338B" w14:textId="77777777" w:rsidR="00FE0955" w:rsidRPr="00B90FBE" w:rsidRDefault="00FE0955" w:rsidP="00FE0955">
      <w:pPr>
        <w:pStyle w:val="Dot"/>
        <w:rPr>
          <w:ins w:id="6021" w:author="Kai Pa" w:date="2018-05-20T20:00:00Z"/>
          <w:rFonts w:asciiTheme="minorHAnsi" w:hAnsiTheme="minorHAnsi"/>
          <w:sz w:val="32"/>
          <w:szCs w:val="28"/>
          <w:rPrChange w:id="6022" w:author="Kai Pa" w:date="2018-05-21T21:31:00Z">
            <w:rPr>
              <w:ins w:id="6023" w:author="Kai Pa" w:date="2018-05-20T20:00:00Z"/>
              <w:rFonts w:asciiTheme="minorHAnsi" w:hAnsiTheme="minorHAnsi"/>
              <w:sz w:val="22"/>
              <w:szCs w:val="22"/>
              <w:lang w:val="fr-FR"/>
            </w:rPr>
          </w:rPrChange>
        </w:rPr>
      </w:pPr>
      <w:ins w:id="6024" w:author="Kai Pa" w:date="2018-05-20T20:00:00Z">
        <w:r w:rsidRPr="00B90FBE">
          <w:rPr>
            <w:rFonts w:asciiTheme="minorHAnsi" w:hAnsiTheme="minorHAnsi"/>
            <w:sz w:val="32"/>
            <w:szCs w:val="28"/>
            <w:rPrChange w:id="6025" w:author="Kai Pa" w:date="2018-05-21T21:31:00Z">
              <w:rPr>
                <w:rFonts w:asciiTheme="minorHAnsi" w:hAnsiTheme="minorHAnsi"/>
                <w:sz w:val="22"/>
                <w:szCs w:val="22"/>
                <w:lang w:val="fr-FR"/>
              </w:rPr>
            </w:rPrChange>
          </w:rPr>
          <w:t>Sơ đồ luồng dữ liệu:</w:t>
        </w:r>
      </w:ins>
    </w:p>
    <w:p w14:paraId="556B5BEC" w14:textId="77777777" w:rsidR="00FE0955" w:rsidRPr="00B90FBE" w:rsidRDefault="00FE0955" w:rsidP="00FE0955">
      <w:pPr>
        <w:pStyle w:val="Dot"/>
        <w:numPr>
          <w:ilvl w:val="0"/>
          <w:numId w:val="0"/>
        </w:numPr>
        <w:tabs>
          <w:tab w:val="left" w:pos="720"/>
        </w:tabs>
        <w:ind w:left="360"/>
        <w:rPr>
          <w:ins w:id="6026" w:author="Kai Pa" w:date="2018-05-20T20:00:00Z"/>
          <w:rFonts w:asciiTheme="minorHAnsi" w:hAnsiTheme="minorHAnsi"/>
          <w:sz w:val="32"/>
          <w:szCs w:val="28"/>
          <w:rPrChange w:id="6027" w:author="Kai Pa" w:date="2018-05-21T21:31:00Z">
            <w:rPr>
              <w:ins w:id="6028" w:author="Kai Pa" w:date="2018-05-20T20:00:00Z"/>
              <w:rFonts w:asciiTheme="minorHAnsi" w:hAnsiTheme="minorHAnsi"/>
              <w:sz w:val="22"/>
              <w:szCs w:val="22"/>
              <w:lang w:val="fr-FR"/>
            </w:rPr>
          </w:rPrChange>
        </w:rPr>
      </w:pPr>
      <w:ins w:id="6029" w:author="Kai Pa" w:date="2018-05-20T20:00:00Z">
        <w:r w:rsidRPr="00B90FBE">
          <w:rPr>
            <w:rFonts w:asciiTheme="minorHAnsi" w:hAnsiTheme="minorHAnsi"/>
            <w:sz w:val="32"/>
            <w:szCs w:val="28"/>
            <w:rPrChange w:id="6030" w:author="Kai Pa" w:date="2018-05-21T21:31:00Z">
              <w:rPr>
                <w:rFonts w:asciiTheme="minorHAnsi" w:hAnsiTheme="minorHAnsi"/>
                <w:sz w:val="22"/>
                <w:szCs w:val="22"/>
                <w:lang w:val="fr-FR"/>
              </w:rPr>
            </w:rPrChange>
          </w:rPr>
          <w:t>Biểu mẫu liên quan: BM4</w:t>
        </w:r>
      </w:ins>
    </w:p>
    <w:p w14:paraId="12B25350" w14:textId="084B46AA" w:rsidR="00FE0955" w:rsidRPr="00B90FBE" w:rsidRDefault="00FE0955" w:rsidP="00FE0955">
      <w:pPr>
        <w:pStyle w:val="Dot"/>
        <w:numPr>
          <w:ilvl w:val="0"/>
          <w:numId w:val="0"/>
        </w:numPr>
        <w:tabs>
          <w:tab w:val="left" w:pos="720"/>
        </w:tabs>
        <w:ind w:left="360"/>
        <w:rPr>
          <w:ins w:id="6031" w:author="Kai Pa" w:date="2018-05-20T20:00:00Z"/>
          <w:rFonts w:asciiTheme="minorHAnsi" w:hAnsiTheme="minorHAnsi"/>
          <w:sz w:val="24"/>
          <w:szCs w:val="22"/>
          <w:rPrChange w:id="6032" w:author="Kai Pa" w:date="2018-05-21T21:31:00Z">
            <w:rPr>
              <w:ins w:id="6033" w:author="Kai Pa" w:date="2018-05-20T20:00:00Z"/>
              <w:rFonts w:asciiTheme="minorHAnsi" w:hAnsiTheme="minorHAnsi"/>
              <w:sz w:val="22"/>
              <w:szCs w:val="22"/>
            </w:rPr>
          </w:rPrChange>
        </w:rPr>
      </w:pPr>
      <w:ins w:id="6034" w:author="Kai Pa" w:date="2018-05-20T20:00:00Z">
        <w:r w:rsidRPr="00B90FBE">
          <w:rPr>
            <w:sz w:val="22"/>
            <w:rPrChange w:id="6035" w:author="Kai Pa" w:date="2018-05-21T21:31:00Z">
              <w:rPr/>
            </w:rPrChange>
          </w:rPr>
          <w:drawing>
            <wp:inline distT="0" distB="0" distL="0" distR="0" wp14:anchorId="03CB03AF" wp14:editId="49E599D4">
              <wp:extent cx="5730875" cy="126492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1264920"/>
                      </a:xfrm>
                      <a:prstGeom prst="rect">
                        <a:avLst/>
                      </a:prstGeom>
                      <a:noFill/>
                      <a:ln>
                        <a:noFill/>
                      </a:ln>
                    </pic:spPr>
                  </pic:pic>
                </a:graphicData>
              </a:graphic>
            </wp:inline>
          </w:drawing>
        </w:r>
      </w:ins>
    </w:p>
    <w:p w14:paraId="5E32F116" w14:textId="77777777" w:rsidR="00FE0955" w:rsidRPr="00B90FBE" w:rsidRDefault="00FE0955" w:rsidP="00FE0955">
      <w:pPr>
        <w:pStyle w:val="Dot"/>
        <w:rPr>
          <w:ins w:id="6036" w:author="Kai Pa" w:date="2018-05-20T20:00:00Z"/>
          <w:rFonts w:asciiTheme="minorHAnsi" w:hAnsiTheme="minorHAnsi"/>
          <w:sz w:val="32"/>
          <w:szCs w:val="28"/>
          <w:rPrChange w:id="6037" w:author="Kai Pa" w:date="2018-05-21T21:31:00Z">
            <w:rPr>
              <w:ins w:id="6038" w:author="Kai Pa" w:date="2018-05-20T20:00:00Z"/>
              <w:rFonts w:asciiTheme="minorHAnsi" w:hAnsiTheme="minorHAnsi"/>
              <w:sz w:val="22"/>
              <w:szCs w:val="22"/>
            </w:rPr>
          </w:rPrChange>
        </w:rPr>
      </w:pPr>
      <w:ins w:id="6039" w:author="Kai Pa" w:date="2018-05-20T20:00:00Z">
        <w:r w:rsidRPr="00B90FBE">
          <w:rPr>
            <w:rFonts w:asciiTheme="minorHAnsi" w:hAnsiTheme="minorHAnsi"/>
            <w:sz w:val="32"/>
            <w:szCs w:val="28"/>
            <w:rPrChange w:id="6040" w:author="Kai Pa" w:date="2018-05-21T21:31:00Z">
              <w:rPr>
                <w:rFonts w:asciiTheme="minorHAnsi" w:hAnsiTheme="minorHAnsi"/>
                <w:sz w:val="22"/>
                <w:szCs w:val="22"/>
              </w:rPr>
            </w:rPrChange>
          </w:rPr>
          <w:t>Sơ đồ luồng dữ liệu:</w:t>
        </w:r>
      </w:ins>
    </w:p>
    <w:p w14:paraId="6357CEB4" w14:textId="3F59EC0C" w:rsidR="00FE0955" w:rsidRPr="00B90FBE" w:rsidRDefault="00FE0955" w:rsidP="00FE0955">
      <w:pPr>
        <w:pStyle w:val="Dot"/>
        <w:rPr>
          <w:ins w:id="6041" w:author="Kai Pa" w:date="2018-05-20T20:00:00Z"/>
          <w:rFonts w:asciiTheme="minorHAnsi" w:hAnsiTheme="minorHAnsi"/>
          <w:sz w:val="24"/>
          <w:szCs w:val="22"/>
          <w:lang w:val="vi-VN"/>
          <w:rPrChange w:id="6042" w:author="Kai Pa" w:date="2018-05-21T21:31:00Z">
            <w:rPr>
              <w:ins w:id="6043" w:author="Kai Pa" w:date="2018-05-20T20:00:00Z"/>
              <w:rFonts w:asciiTheme="minorHAnsi" w:hAnsiTheme="minorHAnsi"/>
              <w:sz w:val="22"/>
              <w:szCs w:val="22"/>
              <w:lang w:val="vi-VN"/>
            </w:rPr>
          </w:rPrChange>
        </w:rPr>
      </w:pPr>
      <w:ins w:id="6044" w:author="Kai Pa" w:date="2018-05-20T20:00:00Z">
        <w:r w:rsidRPr="00B90FBE">
          <w:rPr>
            <w:sz w:val="22"/>
            <w:rPrChange w:id="6045" w:author="Kai Pa" w:date="2018-05-21T21:31:00Z">
              <w:rPr/>
            </w:rPrChange>
          </w:rPr>
          <w:lastRenderedPageBreak/>
          <mc:AlternateContent>
            <mc:Choice Requires="wps">
              <w:drawing>
                <wp:anchor distT="0" distB="0" distL="114300" distR="114300" simplePos="0" relativeHeight="251863040" behindDoc="0" locked="0" layoutInCell="1" allowOverlap="1" wp14:anchorId="4EBD06C5" wp14:editId="47C72EC4">
                  <wp:simplePos x="0" y="0"/>
                  <wp:positionH relativeFrom="column">
                    <wp:posOffset>1207770</wp:posOffset>
                  </wp:positionH>
                  <wp:positionV relativeFrom="paragraph">
                    <wp:posOffset>474980</wp:posOffset>
                  </wp:positionV>
                  <wp:extent cx="1457960" cy="267970"/>
                  <wp:effectExtent l="0" t="0" r="85090" b="74930"/>
                  <wp:wrapNone/>
                  <wp:docPr id="193" name="Straight Arrow Connector 193"/>
                  <wp:cNvGraphicFramePr/>
                  <a:graphic xmlns:a="http://schemas.openxmlformats.org/drawingml/2006/main">
                    <a:graphicData uri="http://schemas.microsoft.com/office/word/2010/wordprocessingShape">
                      <wps:wsp>
                        <wps:cNvCnPr/>
                        <wps:spPr>
                          <a:xfrm>
                            <a:off x="0" y="0"/>
                            <a:ext cx="1457325"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F81B7" id="Straight Arrow Connector 193" o:spid="_x0000_s1026" type="#_x0000_t32" style="position:absolute;margin-left:95.1pt;margin-top:37.4pt;width:114.8pt;height:21.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" strokecolor="#5b9bd5 [3204]" strokeweight=".5pt">
                  <v:stroke endarrow="block" joinstyle="miter"/>
                </v:shape>
              </w:pict>
            </mc:Fallback>
          </mc:AlternateContent>
        </w:r>
        <w:r w:rsidRPr="00B90FBE">
          <w:rPr>
            <w:sz w:val="22"/>
            <w:rPrChange w:id="6046" w:author="Kai Pa" w:date="2018-05-21T21:31:00Z">
              <w:rPr/>
            </w:rPrChange>
          </w:rPr>
          <mc:AlternateContent>
            <mc:Choice Requires="wps">
              <w:drawing>
                <wp:anchor distT="0" distB="0" distL="114300" distR="114300" simplePos="0" relativeHeight="251865088" behindDoc="0" locked="0" layoutInCell="1" allowOverlap="1" wp14:anchorId="44B98D68" wp14:editId="3E4CC00A">
                  <wp:simplePos x="0" y="0"/>
                  <wp:positionH relativeFrom="column">
                    <wp:posOffset>3562985</wp:posOffset>
                  </wp:positionH>
                  <wp:positionV relativeFrom="paragraph">
                    <wp:posOffset>1002030</wp:posOffset>
                  </wp:positionV>
                  <wp:extent cx="1035050" cy="51435"/>
                  <wp:effectExtent l="0" t="57150" r="12700" b="43815"/>
                  <wp:wrapNone/>
                  <wp:docPr id="192" name="Straight Arrow Connector 192"/>
                  <wp:cNvGraphicFramePr/>
                  <a:graphic xmlns:a="http://schemas.openxmlformats.org/drawingml/2006/main">
                    <a:graphicData uri="http://schemas.microsoft.com/office/word/2010/wordprocessingShape">
                      <wps:wsp>
                        <wps:cNvCnPr/>
                        <wps:spPr>
                          <a:xfrm flipH="1" flipV="1">
                            <a:off x="0" y="0"/>
                            <a:ext cx="1035050" cy="5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257C3" id="Straight Arrow Connector 192" o:spid="_x0000_s1026" type="#_x0000_t32" style="position:absolute;margin-left:280.55pt;margin-top:78.9pt;width:81.5pt;height:4.0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" strokecolor="#5b9bd5 [3204]" strokeweight=".5pt">
                  <v:stroke endarrow="block" joinstyle="miter"/>
                </v:shape>
              </w:pict>
            </mc:Fallback>
          </mc:AlternateContent>
        </w:r>
        <w:r w:rsidRPr="00B90FBE">
          <w:rPr>
            <w:sz w:val="22"/>
            <w:rPrChange w:id="6047" w:author="Kai Pa" w:date="2018-05-21T21:31:00Z">
              <w:rPr/>
            </w:rPrChange>
          </w:rPr>
          <w:drawing>
            <wp:anchor distT="0" distB="0" distL="114300" distR="114300" simplePos="0" relativeHeight="251862016" behindDoc="1" locked="0" layoutInCell="1" allowOverlap="1" wp14:anchorId="1D72A075" wp14:editId="19CC678F">
              <wp:simplePos x="0" y="0"/>
              <wp:positionH relativeFrom="column">
                <wp:posOffset>2621915</wp:posOffset>
              </wp:positionH>
              <wp:positionV relativeFrom="paragraph">
                <wp:posOffset>51435</wp:posOffset>
              </wp:positionV>
              <wp:extent cx="1017905" cy="20224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6048" w:author="Kai Pa" w:date="2018-05-21T21:31:00Z">
              <w:rPr/>
            </w:rPrChange>
          </w:rPr>
          <w:drawing>
            <wp:anchor distT="0" distB="0" distL="114300" distR="114300" simplePos="0" relativeHeight="251864064" behindDoc="1" locked="0" layoutInCell="1" allowOverlap="1" wp14:anchorId="51825B88" wp14:editId="15B2C726">
              <wp:simplePos x="0" y="0"/>
              <wp:positionH relativeFrom="column">
                <wp:posOffset>4502785</wp:posOffset>
              </wp:positionH>
              <wp:positionV relativeFrom="paragraph">
                <wp:posOffset>557530</wp:posOffset>
              </wp:positionV>
              <wp:extent cx="1130300" cy="151193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30300" cy="1511935"/>
                      </a:xfrm>
                      <a:prstGeom prst="rect">
                        <a:avLst/>
                      </a:prstGeom>
                      <a:noFill/>
                    </pic:spPr>
                  </pic:pic>
                </a:graphicData>
              </a:graphic>
              <wp14:sizeRelH relativeFrom="margin">
                <wp14:pctWidth>0</wp14:pctWidth>
              </wp14:sizeRelH>
              <wp14:sizeRelV relativeFrom="margin">
                <wp14:pctHeight>0</wp14:pctHeight>
              </wp14:sizeRelV>
            </wp:anchor>
          </w:drawing>
        </w:r>
        <w:r w:rsidRPr="00B90FBE">
          <w:rPr>
            <w:sz w:val="22"/>
            <w:rPrChange w:id="6049" w:author="Kai Pa" w:date="2018-05-21T21:31:00Z">
              <w:rPr/>
            </w:rPrChange>
          </w:rPr>
          <w:drawing>
            <wp:inline distT="0" distB="0" distL="0" distR="0" wp14:anchorId="1E5907E0" wp14:editId="59EB8185">
              <wp:extent cx="1021080" cy="2066925"/>
              <wp:effectExtent l="0" t="0" r="762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3AA1B6F1" w14:textId="77777777" w:rsidR="00FE0955" w:rsidRPr="00B90FBE" w:rsidRDefault="00FE0955" w:rsidP="00FE0955">
      <w:pPr>
        <w:pStyle w:val="Dot"/>
        <w:numPr>
          <w:ilvl w:val="0"/>
          <w:numId w:val="0"/>
        </w:numPr>
        <w:tabs>
          <w:tab w:val="left" w:pos="720"/>
        </w:tabs>
        <w:ind w:left="360"/>
        <w:rPr>
          <w:ins w:id="6050" w:author="Kai Pa" w:date="2018-05-20T20:00:00Z"/>
          <w:rFonts w:asciiTheme="minorHAnsi" w:hAnsiTheme="minorHAnsi"/>
          <w:sz w:val="24"/>
          <w:szCs w:val="22"/>
          <w:rPrChange w:id="6051" w:author="Kai Pa" w:date="2018-05-21T21:31:00Z">
            <w:rPr>
              <w:ins w:id="6052" w:author="Kai Pa" w:date="2018-05-20T20:00:00Z"/>
              <w:rFonts w:asciiTheme="minorHAnsi" w:hAnsiTheme="minorHAnsi"/>
              <w:sz w:val="22"/>
              <w:szCs w:val="22"/>
            </w:rPr>
          </w:rPrChange>
        </w:rPr>
      </w:pPr>
    </w:p>
    <w:p w14:paraId="68F41670" w14:textId="77777777" w:rsidR="00FE0955" w:rsidRPr="00B90FBE" w:rsidRDefault="00FE0955" w:rsidP="00FE0955">
      <w:pPr>
        <w:pStyle w:val="Dot"/>
        <w:rPr>
          <w:ins w:id="6053" w:author="Kai Pa" w:date="2018-05-20T20:00:00Z"/>
          <w:rFonts w:asciiTheme="minorHAnsi" w:hAnsiTheme="minorHAnsi"/>
          <w:sz w:val="32"/>
          <w:szCs w:val="28"/>
          <w:rPrChange w:id="6054" w:author="Kai Pa" w:date="2018-05-21T21:31:00Z">
            <w:rPr>
              <w:ins w:id="6055" w:author="Kai Pa" w:date="2018-05-20T20:00:00Z"/>
              <w:rFonts w:asciiTheme="minorHAnsi" w:hAnsiTheme="minorHAnsi"/>
              <w:sz w:val="22"/>
              <w:szCs w:val="22"/>
            </w:rPr>
          </w:rPrChange>
        </w:rPr>
      </w:pPr>
      <w:ins w:id="6056" w:author="Kai Pa" w:date="2018-05-20T20:00:00Z">
        <w:r w:rsidRPr="00B90FBE">
          <w:rPr>
            <w:rFonts w:asciiTheme="minorHAnsi" w:hAnsiTheme="minorHAnsi"/>
            <w:sz w:val="32"/>
            <w:szCs w:val="28"/>
            <w:rPrChange w:id="6057" w:author="Kai Pa" w:date="2018-05-21T21:31:00Z">
              <w:rPr>
                <w:rFonts w:asciiTheme="minorHAnsi" w:hAnsiTheme="minorHAnsi"/>
                <w:sz w:val="22"/>
                <w:szCs w:val="22"/>
              </w:rPr>
            </w:rPrChange>
          </w:rPr>
          <w:t>Qui định liên quan: KHÔNG CÓ</w:t>
        </w:r>
      </w:ins>
    </w:p>
    <w:p w14:paraId="770DAD30" w14:textId="77777777" w:rsidR="00FE0955" w:rsidRPr="00B90FBE" w:rsidRDefault="00FE0955" w:rsidP="00FE0955">
      <w:pPr>
        <w:pStyle w:val="Dot"/>
        <w:numPr>
          <w:ilvl w:val="0"/>
          <w:numId w:val="0"/>
        </w:numPr>
        <w:tabs>
          <w:tab w:val="left" w:pos="720"/>
        </w:tabs>
        <w:ind w:left="360"/>
        <w:rPr>
          <w:ins w:id="6058" w:author="Kai Pa" w:date="2018-05-20T20:00:00Z"/>
          <w:rFonts w:asciiTheme="minorHAnsi" w:hAnsiTheme="minorHAnsi"/>
          <w:sz w:val="32"/>
          <w:szCs w:val="28"/>
          <w:rPrChange w:id="6059" w:author="Kai Pa" w:date="2018-05-21T21:31:00Z">
            <w:rPr>
              <w:ins w:id="6060" w:author="Kai Pa" w:date="2018-05-20T20:00:00Z"/>
              <w:rFonts w:asciiTheme="minorHAnsi" w:hAnsiTheme="minorHAnsi"/>
              <w:sz w:val="22"/>
              <w:szCs w:val="22"/>
            </w:rPr>
          </w:rPrChange>
        </w:rPr>
      </w:pPr>
      <w:ins w:id="6061" w:author="Kai Pa" w:date="2018-05-20T20:00:00Z">
        <w:r w:rsidRPr="00B90FBE">
          <w:rPr>
            <w:rFonts w:asciiTheme="minorHAnsi" w:hAnsiTheme="minorHAnsi"/>
            <w:sz w:val="32"/>
            <w:szCs w:val="28"/>
            <w:rPrChange w:id="6062" w:author="Kai Pa" w:date="2018-05-21T21:31:00Z">
              <w:rPr>
                <w:rFonts w:asciiTheme="minorHAnsi" w:hAnsiTheme="minorHAnsi"/>
                <w:sz w:val="22"/>
                <w:szCs w:val="22"/>
              </w:rPr>
            </w:rPrChange>
          </w:rPr>
          <w:t>Biểu mẫu liên quan: BM5</w:t>
        </w:r>
      </w:ins>
    </w:p>
    <w:p w14:paraId="62B9F6DB" w14:textId="77777777" w:rsidR="00FE0955" w:rsidRPr="00B90FBE" w:rsidRDefault="00FE0955" w:rsidP="00FE0955">
      <w:pPr>
        <w:pStyle w:val="Dot"/>
        <w:numPr>
          <w:ilvl w:val="0"/>
          <w:numId w:val="0"/>
        </w:numPr>
        <w:tabs>
          <w:tab w:val="left" w:pos="720"/>
        </w:tabs>
        <w:ind w:left="360"/>
        <w:rPr>
          <w:ins w:id="6063" w:author="Kai Pa" w:date="2018-05-20T20:00:00Z"/>
          <w:rFonts w:asciiTheme="minorHAnsi" w:hAnsiTheme="minorHAnsi"/>
          <w:sz w:val="32"/>
          <w:szCs w:val="28"/>
          <w:rPrChange w:id="6064" w:author="Kai Pa" w:date="2018-05-21T21:31:00Z">
            <w:rPr>
              <w:ins w:id="6065" w:author="Kai Pa" w:date="2018-05-20T20:00:00Z"/>
              <w:rFonts w:asciiTheme="minorHAnsi" w:hAnsiTheme="minorHAnsi"/>
              <w:sz w:val="22"/>
              <w:szCs w:val="22"/>
            </w:rPr>
          </w:rPrChange>
        </w:rPr>
      </w:pPr>
      <w:ins w:id="6066" w:author="Kai Pa" w:date="2018-05-20T20:00:00Z">
        <w:r w:rsidRPr="00B90FBE">
          <w:rPr>
            <w:rFonts w:asciiTheme="minorHAnsi" w:hAnsiTheme="minorHAnsi"/>
            <w:sz w:val="32"/>
            <w:szCs w:val="28"/>
            <w:rPrChange w:id="6067" w:author="Kai Pa" w:date="2018-05-21T21:31:00Z">
              <w:rPr>
                <w:rFonts w:asciiTheme="minorHAnsi" w:hAnsiTheme="minorHAnsi"/>
                <w:sz w:val="22"/>
                <w:szCs w:val="22"/>
              </w:rPr>
            </w:rPrChange>
          </w:rPr>
          <w:t>Biểu mẫu 5.1:</w:t>
        </w:r>
      </w:ins>
    </w:p>
    <w:p w14:paraId="13402978" w14:textId="625AE5AA" w:rsidR="00FE0955" w:rsidRPr="00B90FBE" w:rsidRDefault="00FE0955" w:rsidP="00FE0955">
      <w:pPr>
        <w:pStyle w:val="Dot"/>
        <w:numPr>
          <w:ilvl w:val="0"/>
          <w:numId w:val="0"/>
        </w:numPr>
        <w:tabs>
          <w:tab w:val="left" w:pos="720"/>
        </w:tabs>
        <w:ind w:left="360"/>
        <w:rPr>
          <w:ins w:id="6068" w:author="Kai Pa" w:date="2018-05-20T20:00:00Z"/>
          <w:rFonts w:asciiTheme="minorHAnsi" w:hAnsiTheme="minorHAnsi"/>
          <w:sz w:val="24"/>
          <w:szCs w:val="22"/>
          <w:rPrChange w:id="6069" w:author="Kai Pa" w:date="2018-05-21T21:31:00Z">
            <w:rPr>
              <w:ins w:id="6070" w:author="Kai Pa" w:date="2018-05-20T20:00:00Z"/>
              <w:rFonts w:asciiTheme="minorHAnsi" w:hAnsiTheme="minorHAnsi"/>
              <w:sz w:val="22"/>
              <w:szCs w:val="22"/>
            </w:rPr>
          </w:rPrChange>
        </w:rPr>
      </w:pPr>
      <w:ins w:id="6071" w:author="Kai Pa" w:date="2018-05-20T20:00:00Z">
        <w:r w:rsidRPr="00B90FBE">
          <w:rPr>
            <w:sz w:val="22"/>
            <w:rPrChange w:id="6072" w:author="Kai Pa" w:date="2018-05-21T21:31:00Z">
              <w:rPr/>
            </w:rPrChange>
          </w:rPr>
          <w:drawing>
            <wp:inline distT="0" distB="0" distL="0" distR="0" wp14:anchorId="588FD1CC" wp14:editId="7D55DF0D">
              <wp:extent cx="5730875" cy="1440180"/>
              <wp:effectExtent l="0" t="0" r="317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1440180"/>
                      </a:xfrm>
                      <a:prstGeom prst="rect">
                        <a:avLst/>
                      </a:prstGeom>
                      <a:noFill/>
                      <a:ln>
                        <a:noFill/>
                      </a:ln>
                    </pic:spPr>
                  </pic:pic>
                </a:graphicData>
              </a:graphic>
            </wp:inline>
          </w:drawing>
        </w:r>
      </w:ins>
    </w:p>
    <w:p w14:paraId="1F83A861" w14:textId="77777777" w:rsidR="00FE0955" w:rsidRPr="00B90FBE" w:rsidRDefault="00FE0955" w:rsidP="00FE0955">
      <w:pPr>
        <w:pStyle w:val="Dot"/>
        <w:numPr>
          <w:ilvl w:val="0"/>
          <w:numId w:val="0"/>
        </w:numPr>
        <w:tabs>
          <w:tab w:val="left" w:pos="720"/>
        </w:tabs>
        <w:ind w:left="360"/>
        <w:rPr>
          <w:ins w:id="6073" w:author="Kai Pa" w:date="2018-05-20T20:00:00Z"/>
          <w:rFonts w:asciiTheme="minorHAnsi" w:hAnsiTheme="minorHAnsi"/>
          <w:sz w:val="32"/>
          <w:szCs w:val="28"/>
          <w:rPrChange w:id="6074" w:author="Kai Pa" w:date="2018-05-21T21:31:00Z">
            <w:rPr>
              <w:ins w:id="6075" w:author="Kai Pa" w:date="2018-05-20T20:00:00Z"/>
              <w:rFonts w:asciiTheme="minorHAnsi" w:hAnsiTheme="minorHAnsi"/>
              <w:sz w:val="22"/>
              <w:szCs w:val="22"/>
            </w:rPr>
          </w:rPrChange>
        </w:rPr>
      </w:pPr>
      <w:ins w:id="6076" w:author="Kai Pa" w:date="2018-05-20T20:00:00Z">
        <w:r w:rsidRPr="00B90FBE">
          <w:rPr>
            <w:rFonts w:asciiTheme="minorHAnsi" w:hAnsiTheme="minorHAnsi"/>
            <w:sz w:val="32"/>
            <w:szCs w:val="28"/>
            <w:rPrChange w:id="6077" w:author="Kai Pa" w:date="2018-05-21T21:31:00Z">
              <w:rPr>
                <w:rFonts w:asciiTheme="minorHAnsi" w:hAnsiTheme="minorHAnsi"/>
                <w:sz w:val="22"/>
                <w:szCs w:val="22"/>
              </w:rPr>
            </w:rPrChange>
          </w:rPr>
          <w:t>Biểu mẫu 5.2:</w:t>
        </w:r>
      </w:ins>
    </w:p>
    <w:p w14:paraId="18DF452B" w14:textId="47FA3758" w:rsidR="00FE0955" w:rsidRPr="00B90FBE" w:rsidRDefault="00FE0955" w:rsidP="00FE0955">
      <w:pPr>
        <w:pStyle w:val="Dot"/>
        <w:numPr>
          <w:ilvl w:val="0"/>
          <w:numId w:val="0"/>
        </w:numPr>
        <w:tabs>
          <w:tab w:val="left" w:pos="720"/>
        </w:tabs>
        <w:ind w:left="360"/>
        <w:rPr>
          <w:ins w:id="6078" w:author="Kai Pa" w:date="2018-05-20T20:00:00Z"/>
          <w:rFonts w:asciiTheme="minorHAnsi" w:hAnsiTheme="minorHAnsi"/>
          <w:sz w:val="24"/>
          <w:szCs w:val="22"/>
          <w:rPrChange w:id="6079" w:author="Kai Pa" w:date="2018-05-21T21:31:00Z">
            <w:rPr>
              <w:ins w:id="6080" w:author="Kai Pa" w:date="2018-05-20T20:00:00Z"/>
              <w:rFonts w:asciiTheme="minorHAnsi" w:hAnsiTheme="minorHAnsi"/>
              <w:sz w:val="22"/>
              <w:szCs w:val="22"/>
            </w:rPr>
          </w:rPrChange>
        </w:rPr>
      </w:pPr>
      <w:ins w:id="6081" w:author="Kai Pa" w:date="2018-05-20T20:00:00Z">
        <w:r w:rsidRPr="00B90FBE">
          <w:rPr>
            <w:sz w:val="22"/>
            <w:rPrChange w:id="6082" w:author="Kai Pa" w:date="2018-05-21T21:31:00Z">
              <w:rPr/>
            </w:rPrChange>
          </w:rPr>
          <w:drawing>
            <wp:inline distT="0" distB="0" distL="0" distR="0" wp14:anchorId="20706C82" wp14:editId="0505BB97">
              <wp:extent cx="5730875" cy="1446530"/>
              <wp:effectExtent l="0" t="0" r="317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446530"/>
                      </a:xfrm>
                      <a:prstGeom prst="rect">
                        <a:avLst/>
                      </a:prstGeom>
                      <a:noFill/>
                      <a:ln>
                        <a:noFill/>
                      </a:ln>
                    </pic:spPr>
                  </pic:pic>
                </a:graphicData>
              </a:graphic>
            </wp:inline>
          </w:drawing>
        </w:r>
      </w:ins>
    </w:p>
    <w:p w14:paraId="486D3160" w14:textId="77777777" w:rsidR="00FE0955" w:rsidRPr="00B90FBE" w:rsidRDefault="00FE0955" w:rsidP="00FE0955">
      <w:pPr>
        <w:pStyle w:val="Dot"/>
        <w:numPr>
          <w:ilvl w:val="0"/>
          <w:numId w:val="0"/>
        </w:numPr>
        <w:tabs>
          <w:tab w:val="left" w:pos="720"/>
        </w:tabs>
        <w:ind w:left="360"/>
        <w:rPr>
          <w:ins w:id="6083" w:author="Kai Pa" w:date="2018-05-20T20:00:00Z"/>
          <w:rFonts w:asciiTheme="minorHAnsi" w:hAnsiTheme="minorHAnsi"/>
          <w:sz w:val="32"/>
          <w:szCs w:val="28"/>
          <w:rPrChange w:id="6084" w:author="Kai Pa" w:date="2018-05-21T21:31:00Z">
            <w:rPr>
              <w:ins w:id="6085" w:author="Kai Pa" w:date="2018-05-20T20:00:00Z"/>
              <w:rFonts w:asciiTheme="minorHAnsi" w:hAnsiTheme="minorHAnsi"/>
              <w:sz w:val="22"/>
              <w:szCs w:val="22"/>
            </w:rPr>
          </w:rPrChange>
        </w:rPr>
      </w:pPr>
    </w:p>
    <w:p w14:paraId="200C16E7" w14:textId="77777777" w:rsidR="00FE0955" w:rsidRPr="00B90FBE" w:rsidRDefault="00FE0955" w:rsidP="00FE0955">
      <w:pPr>
        <w:pStyle w:val="Dot"/>
        <w:numPr>
          <w:ilvl w:val="0"/>
          <w:numId w:val="0"/>
        </w:numPr>
        <w:tabs>
          <w:tab w:val="left" w:pos="720"/>
        </w:tabs>
        <w:ind w:left="360"/>
        <w:rPr>
          <w:ins w:id="6086" w:author="Kai Pa" w:date="2018-05-20T20:00:00Z"/>
          <w:rFonts w:asciiTheme="minorHAnsi" w:hAnsiTheme="minorHAnsi"/>
          <w:sz w:val="32"/>
          <w:szCs w:val="28"/>
          <w:rPrChange w:id="6087" w:author="Kai Pa" w:date="2018-05-21T21:31:00Z">
            <w:rPr>
              <w:ins w:id="6088" w:author="Kai Pa" w:date="2018-05-20T20:00:00Z"/>
              <w:rFonts w:asciiTheme="minorHAnsi" w:hAnsiTheme="minorHAnsi"/>
              <w:sz w:val="22"/>
              <w:szCs w:val="22"/>
            </w:rPr>
          </w:rPrChange>
        </w:rPr>
      </w:pPr>
      <w:ins w:id="6089" w:author="Kai Pa" w:date="2018-05-20T20:00:00Z">
        <w:r w:rsidRPr="00B90FBE">
          <w:rPr>
            <w:rFonts w:asciiTheme="minorHAnsi" w:hAnsiTheme="minorHAnsi"/>
            <w:sz w:val="32"/>
            <w:szCs w:val="28"/>
            <w:rPrChange w:id="6090" w:author="Kai Pa" w:date="2018-05-21T21:31:00Z">
              <w:rPr>
                <w:rFonts w:asciiTheme="minorHAnsi" w:hAnsiTheme="minorHAnsi"/>
                <w:sz w:val="22"/>
                <w:szCs w:val="22"/>
              </w:rPr>
            </w:rPrChange>
          </w:rPr>
          <w:t>Qui định liên quan: QĐ6 (Nếu có)</w:t>
        </w:r>
      </w:ins>
    </w:p>
    <w:p w14:paraId="0AD76C65" w14:textId="133BC674" w:rsidR="00FE0955" w:rsidRPr="00B90FBE" w:rsidRDefault="00FE0955" w:rsidP="00FE0955">
      <w:pPr>
        <w:pStyle w:val="Dot"/>
        <w:numPr>
          <w:ilvl w:val="0"/>
          <w:numId w:val="0"/>
        </w:numPr>
        <w:tabs>
          <w:tab w:val="left" w:pos="720"/>
        </w:tabs>
        <w:ind w:left="360"/>
        <w:rPr>
          <w:ins w:id="6091" w:author="Kai Pa" w:date="2018-05-20T20:00:00Z"/>
          <w:rFonts w:asciiTheme="minorHAnsi" w:hAnsiTheme="minorHAnsi"/>
          <w:sz w:val="24"/>
          <w:szCs w:val="22"/>
          <w:rPrChange w:id="6092" w:author="Kai Pa" w:date="2018-05-21T21:31:00Z">
            <w:rPr>
              <w:ins w:id="6093" w:author="Kai Pa" w:date="2018-05-20T20:00:00Z"/>
              <w:rFonts w:asciiTheme="minorHAnsi" w:hAnsiTheme="minorHAnsi"/>
              <w:sz w:val="22"/>
              <w:szCs w:val="22"/>
            </w:rPr>
          </w:rPrChange>
        </w:rPr>
      </w:pPr>
      <w:ins w:id="6094" w:author="Kai Pa" w:date="2018-05-20T20:00:00Z">
        <w:r w:rsidRPr="00B90FBE">
          <w:rPr>
            <w:sz w:val="22"/>
            <w:rPrChange w:id="6095" w:author="Kai Pa" w:date="2018-05-21T21:31:00Z">
              <w:rPr/>
            </w:rPrChange>
          </w:rPr>
          <w:drawing>
            <wp:inline distT="0" distB="0" distL="0" distR="0" wp14:anchorId="13FF7233" wp14:editId="375356F5">
              <wp:extent cx="5737225" cy="745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745490"/>
                      </a:xfrm>
                      <a:prstGeom prst="rect">
                        <a:avLst/>
                      </a:prstGeom>
                      <a:noFill/>
                      <a:ln>
                        <a:noFill/>
                      </a:ln>
                    </pic:spPr>
                  </pic:pic>
                </a:graphicData>
              </a:graphic>
            </wp:inline>
          </w:drawing>
        </w:r>
      </w:ins>
    </w:p>
    <w:p w14:paraId="3291C76A" w14:textId="77777777" w:rsidR="00FE0955" w:rsidRPr="00B90FBE" w:rsidRDefault="00FE0955">
      <w:pPr>
        <w:rPr>
          <w:ins w:id="6096" w:author="Hoan Ng" w:date="2017-03-20T21:26:00Z"/>
          <w:sz w:val="32"/>
          <w:rPrChange w:id="6097" w:author="Kai Pa" w:date="2018-05-21T21:31:00Z">
            <w:rPr>
              <w:ins w:id="6098" w:author="Hoan Ng" w:date="2017-03-20T21:26:00Z"/>
            </w:rPr>
          </w:rPrChange>
        </w:rPr>
        <w:pPrChange w:id="6099" w:author="Kai Pa" w:date="2018-05-20T20:00:00Z">
          <w:pPr>
            <w:pStyle w:val="ListParagraph"/>
            <w:numPr>
              <w:numId w:val="4"/>
            </w:numPr>
            <w:ind w:hanging="360"/>
          </w:pPr>
        </w:pPrChange>
      </w:pPr>
    </w:p>
    <w:p w14:paraId="7AF34D01" w14:textId="2A4AD63D" w:rsidR="00E62EE1" w:rsidRPr="00B90FBE" w:rsidRDefault="00E62EE1">
      <w:pPr>
        <w:pStyle w:val="ListParagraph"/>
        <w:numPr>
          <w:ilvl w:val="1"/>
          <w:numId w:val="4"/>
        </w:numPr>
        <w:rPr>
          <w:ins w:id="6100" w:author="Kai Pa" w:date="2018-05-20T20:00:00Z"/>
          <w:sz w:val="32"/>
          <w:rPrChange w:id="6101" w:author="Kai Pa" w:date="2018-05-21T21:31:00Z">
            <w:rPr>
              <w:ins w:id="6102" w:author="Kai Pa" w:date="2018-05-20T20:00:00Z"/>
              <w:sz w:val="28"/>
            </w:rPr>
          </w:rPrChange>
        </w:rPr>
        <w:pPrChange w:id="6103" w:author="Hoan Ng" w:date="2017-03-20T21:26:00Z">
          <w:pPr>
            <w:pStyle w:val="ListParagraph"/>
            <w:numPr>
              <w:numId w:val="4"/>
            </w:numPr>
            <w:ind w:hanging="360"/>
          </w:pPr>
        </w:pPrChange>
      </w:pPr>
      <w:ins w:id="6104" w:author="Hoan Ng" w:date="2017-03-20T21:26:00Z">
        <w:r w:rsidRPr="00B90FBE">
          <w:rPr>
            <w:sz w:val="32"/>
            <w:rPrChange w:id="6105" w:author="Kai Pa" w:date="2018-05-21T21:31:00Z">
              <w:rPr/>
            </w:rPrChange>
          </w:rPr>
          <w:t xml:space="preserve"> Khóa &amp; </w:t>
        </w:r>
      </w:ins>
      <w:ins w:id="6106" w:author="Hoan Ng" w:date="2017-03-20T21:27:00Z">
        <w:r w:rsidRPr="00B90FBE">
          <w:rPr>
            <w:sz w:val="32"/>
            <w:rPrChange w:id="6107" w:author="Kai Pa" w:date="2018-05-21T21:31:00Z">
              <w:rPr/>
            </w:rPrChange>
          </w:rPr>
          <w:t>r</w:t>
        </w:r>
      </w:ins>
      <w:ins w:id="6108" w:author="Kai Pa" w:date="2018-05-18T22:36:00Z">
        <w:r w:rsidR="00180C31" w:rsidRPr="00B90FBE">
          <w:rPr>
            <w:sz w:val="32"/>
            <w:rPrChange w:id="6109" w:author="Kai Pa" w:date="2018-05-21T21:31:00Z">
              <w:rPr>
                <w:sz w:val="28"/>
              </w:rPr>
            </w:rPrChange>
          </w:rPr>
          <w:t>à</w:t>
        </w:r>
      </w:ins>
      <w:ins w:id="6110" w:author="Hoan Ng" w:date="2017-03-20T21:27:00Z">
        <w:del w:id="6111" w:author="Kai Pa" w:date="2018-05-18T22:36:00Z">
          <w:r w:rsidRPr="00B90FBE" w:rsidDel="00180C31">
            <w:rPr>
              <w:sz w:val="32"/>
              <w:rPrChange w:id="6112" w:author="Kai Pa" w:date="2018-05-21T21:31:00Z">
                <w:rPr/>
              </w:rPrChange>
            </w:rPr>
            <w:delText>a</w:delText>
          </w:r>
        </w:del>
      </w:ins>
      <w:ins w:id="6113" w:author="LÊ VĂN PA" w:date="2018-04-06T10:37:00Z">
        <w:del w:id="6114" w:author="Kai Pa" w:date="2018-05-18T22:36:00Z">
          <w:r w:rsidR="005772CA" w:rsidRPr="00B90FBE" w:rsidDel="00180C31">
            <w:rPr>
              <w:sz w:val="32"/>
              <w:rPrChange w:id="6115" w:author="Kai Pa" w:date="2018-05-21T21:31:00Z">
                <w:rPr/>
              </w:rPrChange>
            </w:rPr>
            <w:delText>1</w:delText>
          </w:r>
        </w:del>
      </w:ins>
      <w:ins w:id="6116" w:author="Hoan Ng" w:date="2017-03-20T21:27:00Z">
        <w:r w:rsidRPr="00B90FBE">
          <w:rPr>
            <w:sz w:val="32"/>
            <w:rPrChange w:id="6117" w:author="Kai Pa" w:date="2018-05-21T21:31:00Z">
              <w:rPr/>
            </w:rPrChange>
          </w:rPr>
          <w:t>ng</w:t>
        </w:r>
      </w:ins>
      <w:ins w:id="6118" w:author="Hoan Ng" w:date="2017-03-20T21:26:00Z">
        <w:r w:rsidRPr="00B90FBE">
          <w:rPr>
            <w:sz w:val="32"/>
            <w:rPrChange w:id="6119" w:author="Kai Pa" w:date="2018-05-21T21:31:00Z">
              <w:rPr/>
            </w:rPrChange>
          </w:rPr>
          <w:t xml:space="preserve"> </w:t>
        </w:r>
      </w:ins>
      <w:ins w:id="6120" w:author="Hoan Ng" w:date="2017-03-20T21:27:00Z">
        <w:r w:rsidRPr="00B90FBE">
          <w:rPr>
            <w:sz w:val="32"/>
            <w:rPrChange w:id="6121" w:author="Kai Pa" w:date="2018-05-21T21:31:00Z">
              <w:rPr/>
            </w:rPrChange>
          </w:rPr>
          <w:t>buộc toàn vẹn</w:t>
        </w:r>
      </w:ins>
    </w:p>
    <w:p w14:paraId="09C0FDD4" w14:textId="77777777" w:rsidR="00FE0955" w:rsidRPr="00B90FBE" w:rsidRDefault="00FE0955" w:rsidP="00FE0955">
      <w:pPr>
        <w:pStyle w:val="ListParagraph"/>
        <w:ind w:left="1080"/>
        <w:rPr>
          <w:ins w:id="6122" w:author="Kai Pa" w:date="2018-05-20T20:01:00Z"/>
          <w:sz w:val="32"/>
          <w:szCs w:val="28"/>
          <w:rPrChange w:id="6123" w:author="Kai Pa" w:date="2018-05-21T21:31:00Z">
            <w:rPr>
              <w:ins w:id="6124" w:author="Kai Pa" w:date="2018-05-20T20:01:00Z"/>
            </w:rPr>
          </w:rPrChange>
        </w:rPr>
      </w:pPr>
      <w:ins w:id="6125" w:author="Kai Pa" w:date="2018-05-20T20:01:00Z">
        <w:r w:rsidRPr="00B90FBE">
          <w:rPr>
            <w:sz w:val="32"/>
            <w:szCs w:val="28"/>
            <w:rPrChange w:id="6126" w:author="Kai Pa" w:date="2018-05-21T21:31:00Z">
              <w:rPr/>
            </w:rPrChange>
          </w:rPr>
          <w:lastRenderedPageBreak/>
          <w:t>Khóa ngoại</w:t>
        </w:r>
      </w:ins>
    </w:p>
    <w:p w14:paraId="4BD65CEC" w14:textId="77777777" w:rsidR="00FE0955" w:rsidRPr="00B90FBE" w:rsidRDefault="00FE0955" w:rsidP="00FE0955">
      <w:pPr>
        <w:pStyle w:val="ListParagraph"/>
        <w:numPr>
          <w:ilvl w:val="0"/>
          <w:numId w:val="34"/>
        </w:numPr>
        <w:spacing w:line="256" w:lineRule="auto"/>
        <w:rPr>
          <w:ins w:id="6127" w:author="Kai Pa" w:date="2018-05-20T20:01:00Z"/>
          <w:sz w:val="32"/>
          <w:szCs w:val="28"/>
          <w:rPrChange w:id="6128" w:author="Kai Pa" w:date="2018-05-21T21:31:00Z">
            <w:rPr>
              <w:ins w:id="6129" w:author="Kai Pa" w:date="2018-05-20T20:01:00Z"/>
            </w:rPr>
          </w:rPrChange>
        </w:rPr>
      </w:pPr>
      <w:ins w:id="6130" w:author="Kai Pa" w:date="2018-05-20T20:01:00Z">
        <w:r w:rsidRPr="00B90FBE">
          <w:rPr>
            <w:sz w:val="32"/>
            <w:szCs w:val="28"/>
            <w:rPrChange w:id="6131" w:author="Kai Pa" w:date="2018-05-21T21:31:00Z">
              <w:rPr/>
            </w:rPrChange>
          </w:rPr>
          <w:t>GIAODICHVIEN có thuộc tính MAPHONG là khóa ngoại được tham chiếu từ bảng PHONGBAN thuộc tính tham chiếu là MAPHONG</w:t>
        </w:r>
      </w:ins>
    </w:p>
    <w:p w14:paraId="79B79855" w14:textId="77777777" w:rsidR="00FE0955" w:rsidRPr="00B90FBE" w:rsidRDefault="00FE0955" w:rsidP="00FE0955">
      <w:pPr>
        <w:pStyle w:val="ListParagraph"/>
        <w:numPr>
          <w:ilvl w:val="0"/>
          <w:numId w:val="34"/>
        </w:numPr>
        <w:spacing w:line="256" w:lineRule="auto"/>
        <w:rPr>
          <w:ins w:id="6132" w:author="Kai Pa" w:date="2018-05-20T20:01:00Z"/>
          <w:sz w:val="32"/>
          <w:szCs w:val="28"/>
          <w:rPrChange w:id="6133" w:author="Kai Pa" w:date="2018-05-21T21:31:00Z">
            <w:rPr>
              <w:ins w:id="6134" w:author="Kai Pa" w:date="2018-05-20T20:01:00Z"/>
            </w:rPr>
          </w:rPrChange>
        </w:rPr>
      </w:pPr>
      <w:ins w:id="6135" w:author="Kai Pa" w:date="2018-05-20T20:01:00Z">
        <w:r w:rsidRPr="00B90FBE">
          <w:rPr>
            <w:sz w:val="32"/>
            <w:szCs w:val="28"/>
            <w:rPrChange w:id="6136" w:author="Kai Pa" w:date="2018-05-21T21:31:00Z">
              <w:rPr/>
            </w:rPrChange>
          </w:rPr>
          <w:t>GIAODICHVIEN có thuộc tính MATK là khóa ngoại được tham chiếu từ bảng ACCOUNT thuộc tính tham chiếu là MATK</w:t>
        </w:r>
      </w:ins>
    </w:p>
    <w:p w14:paraId="135BE37A" w14:textId="77777777" w:rsidR="00FE0955" w:rsidRPr="00B90FBE" w:rsidRDefault="00FE0955" w:rsidP="00FE0955">
      <w:pPr>
        <w:pStyle w:val="ListParagraph"/>
        <w:numPr>
          <w:ilvl w:val="0"/>
          <w:numId w:val="34"/>
        </w:numPr>
        <w:spacing w:line="256" w:lineRule="auto"/>
        <w:rPr>
          <w:ins w:id="6137" w:author="Kai Pa" w:date="2018-05-20T20:01:00Z"/>
          <w:sz w:val="32"/>
          <w:szCs w:val="28"/>
          <w:rPrChange w:id="6138" w:author="Kai Pa" w:date="2018-05-21T21:31:00Z">
            <w:rPr>
              <w:ins w:id="6139" w:author="Kai Pa" w:date="2018-05-20T20:01:00Z"/>
            </w:rPr>
          </w:rPrChange>
        </w:rPr>
      </w:pPr>
      <w:ins w:id="6140" w:author="Kai Pa" w:date="2018-05-20T20:01:00Z">
        <w:r w:rsidRPr="00B90FBE">
          <w:rPr>
            <w:sz w:val="32"/>
            <w:szCs w:val="28"/>
            <w:rPrChange w:id="6141" w:author="Kai Pa" w:date="2018-05-21T21:31:00Z">
              <w:rPr/>
            </w:rPrChange>
          </w:rPr>
          <w:t>PHONGBAN có thuộc tính TRGPHONG là khóa ngoại được tham chiếu từ bảng GIAODICHVIEN thuộc tính tham chiếu là MAGDV</w:t>
        </w:r>
      </w:ins>
    </w:p>
    <w:p w14:paraId="473276B1" w14:textId="77777777" w:rsidR="00FE0955" w:rsidRPr="00B90FBE" w:rsidRDefault="00FE0955" w:rsidP="00FE0955">
      <w:pPr>
        <w:pStyle w:val="ListParagraph"/>
        <w:numPr>
          <w:ilvl w:val="0"/>
          <w:numId w:val="34"/>
        </w:numPr>
        <w:spacing w:line="256" w:lineRule="auto"/>
        <w:rPr>
          <w:ins w:id="6142" w:author="Kai Pa" w:date="2018-05-20T20:01:00Z"/>
          <w:sz w:val="32"/>
          <w:szCs w:val="28"/>
          <w:rPrChange w:id="6143" w:author="Kai Pa" w:date="2018-05-21T21:31:00Z">
            <w:rPr>
              <w:ins w:id="6144" w:author="Kai Pa" w:date="2018-05-20T20:01:00Z"/>
            </w:rPr>
          </w:rPrChange>
        </w:rPr>
      </w:pPr>
      <w:ins w:id="6145" w:author="Kai Pa" w:date="2018-05-20T20:01:00Z">
        <w:r w:rsidRPr="00B90FBE">
          <w:rPr>
            <w:sz w:val="32"/>
            <w:szCs w:val="28"/>
            <w:rPrChange w:id="6146" w:author="Kai Pa" w:date="2018-05-21T21:31:00Z">
              <w:rPr/>
            </w:rPrChange>
          </w:rPr>
          <w:t>GIAODICH có thuộc tính MAGDV là khóa ngoại được tham chiếu từ bảng GIAODICHVIEN thuộc tính tham chiếu là MAGDV</w:t>
        </w:r>
      </w:ins>
    </w:p>
    <w:p w14:paraId="7600470E" w14:textId="77777777" w:rsidR="00FE0955" w:rsidRPr="00B90FBE" w:rsidRDefault="00FE0955" w:rsidP="00FE0955">
      <w:pPr>
        <w:pStyle w:val="ListParagraph"/>
        <w:numPr>
          <w:ilvl w:val="0"/>
          <w:numId w:val="34"/>
        </w:numPr>
        <w:spacing w:line="256" w:lineRule="auto"/>
        <w:rPr>
          <w:ins w:id="6147" w:author="Kai Pa" w:date="2018-05-20T20:01:00Z"/>
          <w:sz w:val="32"/>
          <w:szCs w:val="28"/>
          <w:rPrChange w:id="6148" w:author="Kai Pa" w:date="2018-05-21T21:31:00Z">
            <w:rPr>
              <w:ins w:id="6149" w:author="Kai Pa" w:date="2018-05-20T20:01:00Z"/>
            </w:rPr>
          </w:rPrChange>
        </w:rPr>
      </w:pPr>
      <w:ins w:id="6150" w:author="Kai Pa" w:date="2018-05-20T20:01:00Z">
        <w:r w:rsidRPr="00B90FBE">
          <w:rPr>
            <w:sz w:val="32"/>
            <w:szCs w:val="28"/>
            <w:rPrChange w:id="6151" w:author="Kai Pa" w:date="2018-05-21T21:31:00Z">
              <w:rPr/>
            </w:rPrChange>
          </w:rPr>
          <w:t>GIAODICH có thuộc tính MAQUAYGD là khóa ngoại được tham chiếu từ bảng QUAYGD thuộc tính tham chiếu là MAQUAY</w:t>
        </w:r>
      </w:ins>
    </w:p>
    <w:p w14:paraId="03B2CD5D" w14:textId="77777777" w:rsidR="00FE0955" w:rsidRPr="00B90FBE" w:rsidRDefault="00FE0955" w:rsidP="00FE0955">
      <w:pPr>
        <w:pStyle w:val="ListParagraph"/>
        <w:numPr>
          <w:ilvl w:val="0"/>
          <w:numId w:val="34"/>
        </w:numPr>
        <w:spacing w:line="256" w:lineRule="auto"/>
        <w:rPr>
          <w:ins w:id="6152" w:author="Kai Pa" w:date="2018-05-20T20:01:00Z"/>
          <w:sz w:val="32"/>
          <w:szCs w:val="28"/>
          <w:rPrChange w:id="6153" w:author="Kai Pa" w:date="2018-05-21T21:31:00Z">
            <w:rPr>
              <w:ins w:id="6154" w:author="Kai Pa" w:date="2018-05-20T20:01:00Z"/>
            </w:rPr>
          </w:rPrChange>
        </w:rPr>
      </w:pPr>
      <w:ins w:id="6155" w:author="Kai Pa" w:date="2018-05-20T20:01:00Z">
        <w:r w:rsidRPr="00B90FBE">
          <w:rPr>
            <w:sz w:val="32"/>
            <w:szCs w:val="28"/>
            <w:rPrChange w:id="6156" w:author="Kai Pa" w:date="2018-05-21T21:31:00Z">
              <w:rPr/>
            </w:rPrChange>
          </w:rPr>
          <w:t>GIAODICH có thuộc tính MAKH là khóa ngoại được tham chiếu từ bảng KHACHHANG thuộc tính tham chiếu là MAKH</w:t>
        </w:r>
      </w:ins>
    </w:p>
    <w:p w14:paraId="7D7D2433" w14:textId="77777777" w:rsidR="00FE0955" w:rsidRPr="00B90FBE" w:rsidRDefault="00FE0955" w:rsidP="00FE0955">
      <w:pPr>
        <w:pStyle w:val="ListParagraph"/>
        <w:numPr>
          <w:ilvl w:val="0"/>
          <w:numId w:val="34"/>
        </w:numPr>
        <w:spacing w:line="256" w:lineRule="auto"/>
        <w:rPr>
          <w:ins w:id="6157" w:author="Kai Pa" w:date="2018-05-20T20:01:00Z"/>
          <w:sz w:val="32"/>
          <w:szCs w:val="28"/>
          <w:rPrChange w:id="6158" w:author="Kai Pa" w:date="2018-05-21T21:31:00Z">
            <w:rPr>
              <w:ins w:id="6159" w:author="Kai Pa" w:date="2018-05-20T20:01:00Z"/>
            </w:rPr>
          </w:rPrChange>
        </w:rPr>
      </w:pPr>
      <w:ins w:id="6160" w:author="Kai Pa" w:date="2018-05-20T20:01:00Z">
        <w:r w:rsidRPr="00B90FBE">
          <w:rPr>
            <w:sz w:val="32"/>
            <w:szCs w:val="28"/>
            <w:rPrChange w:id="6161" w:author="Kai Pa" w:date="2018-05-21T21:31:00Z">
              <w:rPr/>
            </w:rPrChange>
          </w:rPr>
          <w:t>STK có thuộc tính MALOAITK là khóa ngoại được tham chiếu từ bảng STK thuộc tính tham chiếu là MASTK</w:t>
        </w:r>
      </w:ins>
    </w:p>
    <w:p w14:paraId="44E2BA4E" w14:textId="77777777" w:rsidR="00FE0955" w:rsidRPr="00B90FBE" w:rsidRDefault="00FE0955" w:rsidP="00FE0955">
      <w:pPr>
        <w:pStyle w:val="ListParagraph"/>
        <w:numPr>
          <w:ilvl w:val="0"/>
          <w:numId w:val="34"/>
        </w:numPr>
        <w:spacing w:line="256" w:lineRule="auto"/>
        <w:rPr>
          <w:ins w:id="6162" w:author="Kai Pa" w:date="2018-05-20T20:01:00Z"/>
          <w:sz w:val="32"/>
          <w:szCs w:val="28"/>
          <w:rPrChange w:id="6163" w:author="Kai Pa" w:date="2018-05-21T21:31:00Z">
            <w:rPr>
              <w:ins w:id="6164" w:author="Kai Pa" w:date="2018-05-20T20:01:00Z"/>
            </w:rPr>
          </w:rPrChange>
        </w:rPr>
      </w:pPr>
      <w:ins w:id="6165" w:author="Kai Pa" w:date="2018-05-20T20:01:00Z">
        <w:r w:rsidRPr="00B90FBE">
          <w:rPr>
            <w:sz w:val="32"/>
            <w:szCs w:val="28"/>
            <w:rPrChange w:id="6166" w:author="Kai Pa" w:date="2018-05-21T21:31:00Z">
              <w:rPr/>
            </w:rPrChange>
          </w:rPr>
          <w:t>CAPNHAT có thuộc tính MASTK là khóa ngoại được tham chiếu từ bảng STK thuộc tính tham chiếu là MASTK</w:t>
        </w:r>
      </w:ins>
    </w:p>
    <w:p w14:paraId="49120CE4" w14:textId="77777777" w:rsidR="00FE0955" w:rsidRPr="00B90FBE" w:rsidRDefault="00FE0955" w:rsidP="00FE0955">
      <w:pPr>
        <w:pStyle w:val="ListParagraph"/>
        <w:numPr>
          <w:ilvl w:val="0"/>
          <w:numId w:val="34"/>
        </w:numPr>
        <w:spacing w:line="256" w:lineRule="auto"/>
        <w:rPr>
          <w:ins w:id="6167" w:author="Kai Pa" w:date="2018-05-20T20:01:00Z"/>
          <w:sz w:val="32"/>
          <w:szCs w:val="28"/>
          <w:rPrChange w:id="6168" w:author="Kai Pa" w:date="2018-05-21T21:31:00Z">
            <w:rPr>
              <w:ins w:id="6169" w:author="Kai Pa" w:date="2018-05-20T20:01:00Z"/>
            </w:rPr>
          </w:rPrChange>
        </w:rPr>
      </w:pPr>
      <w:ins w:id="6170" w:author="Kai Pa" w:date="2018-05-20T20:01:00Z">
        <w:r w:rsidRPr="00B90FBE">
          <w:rPr>
            <w:sz w:val="32"/>
            <w:szCs w:val="28"/>
            <w:rPrChange w:id="6171" w:author="Kai Pa" w:date="2018-05-21T21:31:00Z">
              <w:rPr/>
            </w:rPrChange>
          </w:rPr>
          <w:t>CAPNHAT có thuộc tính MALOAITK là khóa ngoại được tham chiếu từ bảng LOAITK thuộc tính tham chiếu là MALOAITK</w:t>
        </w:r>
      </w:ins>
    </w:p>
    <w:p w14:paraId="54855667" w14:textId="77777777" w:rsidR="00FE0955" w:rsidRPr="00B90FBE" w:rsidRDefault="00FE0955" w:rsidP="00FE0955">
      <w:pPr>
        <w:pStyle w:val="ListParagraph"/>
        <w:numPr>
          <w:ilvl w:val="0"/>
          <w:numId w:val="34"/>
        </w:numPr>
        <w:spacing w:line="256" w:lineRule="auto"/>
        <w:rPr>
          <w:ins w:id="6172" w:author="Kai Pa" w:date="2018-05-20T20:01:00Z"/>
          <w:sz w:val="32"/>
          <w:szCs w:val="28"/>
          <w:rPrChange w:id="6173" w:author="Kai Pa" w:date="2018-05-21T21:31:00Z">
            <w:rPr>
              <w:ins w:id="6174" w:author="Kai Pa" w:date="2018-05-20T20:01:00Z"/>
            </w:rPr>
          </w:rPrChange>
        </w:rPr>
      </w:pPr>
      <w:ins w:id="6175" w:author="Kai Pa" w:date="2018-05-20T20:01:00Z">
        <w:r w:rsidRPr="00B90FBE">
          <w:rPr>
            <w:sz w:val="32"/>
            <w:szCs w:val="28"/>
            <w:rPrChange w:id="6176" w:author="Kai Pa" w:date="2018-05-21T21:31:00Z">
              <w:rPr/>
            </w:rPrChange>
          </w:rPr>
          <w:t>CAPNHAT có thuộc tính MAGDV là khóa ngoại được tham chiếu từ bảng GIAODICHVIEN thuộc tính tham chiếu là MAGDV</w:t>
        </w:r>
      </w:ins>
    </w:p>
    <w:p w14:paraId="1A508383" w14:textId="77777777" w:rsidR="00FE0955" w:rsidRPr="00B90FBE" w:rsidRDefault="00FE0955" w:rsidP="00FE0955">
      <w:pPr>
        <w:ind w:left="1080"/>
        <w:rPr>
          <w:ins w:id="6177" w:author="Kai Pa" w:date="2018-05-20T20:01:00Z"/>
          <w:sz w:val="32"/>
          <w:szCs w:val="28"/>
          <w:rPrChange w:id="6178" w:author="Kai Pa" w:date="2018-05-21T21:31:00Z">
            <w:rPr>
              <w:ins w:id="6179" w:author="Kai Pa" w:date="2018-05-20T20:01:00Z"/>
            </w:rPr>
          </w:rPrChange>
        </w:rPr>
      </w:pPr>
      <w:ins w:id="6180" w:author="Kai Pa" w:date="2018-05-20T20:01:00Z">
        <w:r w:rsidRPr="00B90FBE">
          <w:rPr>
            <w:sz w:val="32"/>
            <w:szCs w:val="28"/>
            <w:rPrChange w:id="6181" w:author="Kai Pa" w:date="2018-05-21T21:31:00Z">
              <w:rPr/>
            </w:rPrChange>
          </w:rPr>
          <w:t>Ràng buộc toàn vẹn</w:t>
        </w:r>
      </w:ins>
    </w:p>
    <w:p w14:paraId="1DD2071E" w14:textId="77777777" w:rsidR="00FE0955" w:rsidRPr="00B90FBE" w:rsidRDefault="00FE0955" w:rsidP="00FE0955">
      <w:pPr>
        <w:pStyle w:val="ListParagraph"/>
        <w:numPr>
          <w:ilvl w:val="0"/>
          <w:numId w:val="34"/>
        </w:numPr>
        <w:spacing w:line="256" w:lineRule="auto"/>
        <w:rPr>
          <w:ins w:id="6182" w:author="Kai Pa" w:date="2018-05-20T20:01:00Z"/>
          <w:sz w:val="32"/>
          <w:szCs w:val="28"/>
          <w:rPrChange w:id="6183" w:author="Kai Pa" w:date="2018-05-21T21:31:00Z">
            <w:rPr>
              <w:ins w:id="6184" w:author="Kai Pa" w:date="2018-05-20T20:01:00Z"/>
            </w:rPr>
          </w:rPrChange>
        </w:rPr>
      </w:pPr>
      <w:ins w:id="6185" w:author="Kai Pa" w:date="2018-05-20T20:01:00Z">
        <w:r w:rsidRPr="00B90FBE">
          <w:rPr>
            <w:sz w:val="32"/>
            <w:szCs w:val="28"/>
            <w:rPrChange w:id="6186" w:author="Kai Pa" w:date="2018-05-21T21:31:00Z">
              <w:rPr/>
            </w:rPrChange>
          </w:rPr>
          <w:t>GIAODICHVIEN có thuộc tính GIOITINH chỉ có thể là “Nam” hoặc “Nữ”</w:t>
        </w:r>
      </w:ins>
    </w:p>
    <w:p w14:paraId="70543921" w14:textId="54E01DB2" w:rsidR="00FE0955" w:rsidRPr="00B90FBE" w:rsidRDefault="00FE0955">
      <w:pPr>
        <w:pStyle w:val="ListParagraph"/>
        <w:numPr>
          <w:ilvl w:val="0"/>
          <w:numId w:val="34"/>
        </w:numPr>
        <w:spacing w:line="256" w:lineRule="auto"/>
        <w:rPr>
          <w:ins w:id="6187" w:author="Kai Pa" w:date="2018-05-21T20:58:00Z"/>
          <w:sz w:val="32"/>
          <w:szCs w:val="28"/>
          <w:rPrChange w:id="6188" w:author="Kai Pa" w:date="2018-05-21T21:31:00Z">
            <w:rPr>
              <w:ins w:id="6189" w:author="Kai Pa" w:date="2018-05-21T20:58:00Z"/>
              <w:sz w:val="28"/>
              <w:szCs w:val="28"/>
            </w:rPr>
          </w:rPrChange>
        </w:rPr>
        <w:pPrChange w:id="6190" w:author="Kai Pa" w:date="2018-05-21T20:58:00Z">
          <w:pPr/>
        </w:pPrChange>
      </w:pPr>
      <w:ins w:id="6191" w:author="Kai Pa" w:date="2018-05-20T20:01:00Z">
        <w:r w:rsidRPr="00B90FBE">
          <w:rPr>
            <w:sz w:val="32"/>
            <w:szCs w:val="28"/>
            <w:rPrChange w:id="6192" w:author="Kai Pa" w:date="2018-05-21T21:31:00Z">
              <w:rPr/>
            </w:rPrChange>
          </w:rPr>
          <w:lastRenderedPageBreak/>
          <w:t>KHACHHANG có thuộc tính GIOITINH chỉ có thể là “Nam” hoặc “Nữ”</w:t>
        </w:r>
      </w:ins>
    </w:p>
    <w:p w14:paraId="34E00CE2" w14:textId="77777777" w:rsidR="006B3710" w:rsidRPr="00B90FBE" w:rsidRDefault="006B3710">
      <w:pPr>
        <w:pStyle w:val="ListParagraph"/>
        <w:spacing w:line="256" w:lineRule="auto"/>
        <w:ind w:left="1440"/>
        <w:rPr>
          <w:ins w:id="6193" w:author="Kai Pa" w:date="2018-05-20T20:01:00Z"/>
          <w:sz w:val="32"/>
          <w:szCs w:val="28"/>
          <w:rPrChange w:id="6194" w:author="Kai Pa" w:date="2018-05-21T21:31:00Z">
            <w:rPr>
              <w:ins w:id="6195" w:author="Kai Pa" w:date="2018-05-20T20:01:00Z"/>
            </w:rPr>
          </w:rPrChange>
        </w:rPr>
        <w:pPrChange w:id="6196" w:author="Kai Pa" w:date="2018-05-21T20:58:00Z">
          <w:pPr/>
        </w:pPrChange>
      </w:pPr>
    </w:p>
    <w:p w14:paraId="1409A79F" w14:textId="2E7838E8" w:rsidR="00FE0955" w:rsidRPr="00B90FBE" w:rsidDel="00FE0955" w:rsidRDefault="00FE0955">
      <w:pPr>
        <w:rPr>
          <w:ins w:id="6197" w:author="Hoan Ng" w:date="2017-03-20T21:28:00Z"/>
          <w:del w:id="6198" w:author="Kai Pa" w:date="2018-05-20T20:01:00Z"/>
          <w:sz w:val="32"/>
          <w:szCs w:val="28"/>
          <w:rPrChange w:id="6199" w:author="Kai Pa" w:date="2018-05-21T21:31:00Z">
            <w:rPr>
              <w:ins w:id="6200" w:author="Hoan Ng" w:date="2017-03-20T21:28:00Z"/>
              <w:del w:id="6201" w:author="Kai Pa" w:date="2018-05-20T20:01:00Z"/>
            </w:rPr>
          </w:rPrChange>
        </w:rPr>
        <w:pPrChange w:id="6202" w:author="Kai Pa" w:date="2018-05-20T20:00:00Z">
          <w:pPr>
            <w:pStyle w:val="ListParagraph"/>
            <w:numPr>
              <w:numId w:val="4"/>
            </w:numPr>
            <w:ind w:hanging="360"/>
          </w:pPr>
        </w:pPrChange>
      </w:pPr>
    </w:p>
    <w:p w14:paraId="3CF0F2A3" w14:textId="552BE077" w:rsidR="00E62EE1" w:rsidRPr="00B90FBE" w:rsidRDefault="00E62EE1">
      <w:pPr>
        <w:pStyle w:val="ListParagraph"/>
        <w:numPr>
          <w:ilvl w:val="1"/>
          <w:numId w:val="4"/>
        </w:numPr>
        <w:rPr>
          <w:ins w:id="6203" w:author="Kai Pa" w:date="2018-05-20T20:01:00Z"/>
          <w:sz w:val="32"/>
          <w:szCs w:val="28"/>
          <w:rPrChange w:id="6204" w:author="Kai Pa" w:date="2018-05-21T21:31:00Z">
            <w:rPr>
              <w:ins w:id="6205" w:author="Kai Pa" w:date="2018-05-20T20:01:00Z"/>
              <w:sz w:val="28"/>
              <w:szCs w:val="28"/>
            </w:rPr>
          </w:rPrChange>
        </w:rPr>
        <w:pPrChange w:id="6206" w:author="Hoan Ng" w:date="2017-03-20T21:26:00Z">
          <w:pPr>
            <w:pStyle w:val="ListParagraph"/>
            <w:numPr>
              <w:numId w:val="4"/>
            </w:numPr>
            <w:ind w:hanging="360"/>
          </w:pPr>
        </w:pPrChange>
      </w:pPr>
      <w:ins w:id="6207" w:author="Hoan Ng" w:date="2017-03-20T21:28:00Z">
        <w:r w:rsidRPr="00B90FBE">
          <w:rPr>
            <w:sz w:val="32"/>
            <w:szCs w:val="28"/>
            <w:rPrChange w:id="6208" w:author="Kai Pa" w:date="2018-05-21T21:31:00Z">
              <w:rPr/>
            </w:rPrChange>
          </w:rPr>
          <w:t>Thiết kế dữ liệu mức vật lý</w:t>
        </w:r>
      </w:ins>
    </w:p>
    <w:p w14:paraId="0DD98C1B" w14:textId="77777777" w:rsidR="00FE0955" w:rsidRPr="00B90FBE" w:rsidRDefault="00FE0955">
      <w:pPr>
        <w:rPr>
          <w:ins w:id="6209" w:author="Kai Pa" w:date="2018-05-20T20:01:00Z"/>
          <w:sz w:val="32"/>
          <w:szCs w:val="28"/>
          <w:rPrChange w:id="6210" w:author="Kai Pa" w:date="2018-05-21T21:31:00Z">
            <w:rPr>
              <w:ins w:id="6211" w:author="Kai Pa" w:date="2018-05-20T20:01:00Z"/>
            </w:rPr>
          </w:rPrChange>
        </w:rPr>
        <w:pPrChange w:id="6212" w:author="Kai Pa" w:date="2018-05-20T20:01:00Z">
          <w:pPr>
            <w:pStyle w:val="ListParagraph"/>
            <w:numPr>
              <w:numId w:val="4"/>
            </w:numPr>
            <w:ind w:hanging="360"/>
          </w:pPr>
        </w:pPrChange>
      </w:pPr>
      <w:bookmarkStart w:id="6213" w:name="_Toc264146339"/>
    </w:p>
    <w:p w14:paraId="6DE0AA7E" w14:textId="77777777" w:rsidR="00FE0955" w:rsidRPr="00B90FBE" w:rsidRDefault="00FE0955">
      <w:pPr>
        <w:rPr>
          <w:ins w:id="6214" w:author="Kai Pa" w:date="2018-05-20T20:01:00Z"/>
          <w:sz w:val="32"/>
          <w:szCs w:val="28"/>
          <w:rPrChange w:id="6215" w:author="Kai Pa" w:date="2018-05-21T21:31:00Z">
            <w:rPr>
              <w:ins w:id="6216" w:author="Kai Pa" w:date="2018-05-20T20:01:00Z"/>
              <w:rFonts w:asciiTheme="minorHAnsi" w:hAnsiTheme="minorHAnsi"/>
              <w:sz w:val="22"/>
              <w:szCs w:val="22"/>
            </w:rPr>
          </w:rPrChange>
        </w:rPr>
        <w:pPrChange w:id="6217" w:author="Kai Pa" w:date="2018-05-21T20:59:00Z">
          <w:pPr>
            <w:pStyle w:val="Heading3"/>
            <w:numPr>
              <w:numId w:val="4"/>
            </w:numPr>
            <w:tabs>
              <w:tab w:val="left" w:pos="720"/>
            </w:tabs>
            <w:ind w:left="720" w:hanging="360"/>
          </w:pPr>
        </w:pPrChange>
      </w:pPr>
      <w:ins w:id="6218" w:author="Kai Pa" w:date="2018-05-20T20:01:00Z">
        <w:r w:rsidRPr="00B90FBE">
          <w:rPr>
            <w:sz w:val="32"/>
            <w:szCs w:val="28"/>
            <w:rPrChange w:id="6219" w:author="Kai Pa" w:date="2018-05-21T21:31:00Z">
              <w:rPr/>
            </w:rPrChange>
          </w:rPr>
          <w:t xml:space="preserve">Bảng </w:t>
        </w:r>
        <w:bookmarkEnd w:id="6213"/>
        <w:r w:rsidRPr="00B90FBE">
          <w:rPr>
            <w:sz w:val="32"/>
            <w:szCs w:val="28"/>
            <w:rPrChange w:id="6220" w:author="Kai Pa" w:date="2018-05-21T21:31:00Z">
              <w:rPr/>
            </w:rPrChange>
          </w:rPr>
          <w:t>SOTIETKIEM</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463"/>
        <w:gridCol w:w="1696"/>
        <w:gridCol w:w="2907"/>
      </w:tblGrid>
      <w:tr w:rsidR="00FE0955" w:rsidRPr="00B90FBE" w14:paraId="0956B1E0" w14:textId="77777777" w:rsidTr="00576C82">
        <w:trPr>
          <w:jc w:val="center"/>
          <w:ins w:id="6221"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F996F0" w14:textId="77777777" w:rsidR="00FE0955" w:rsidRPr="00B90FBE" w:rsidRDefault="00FE0955">
            <w:pPr>
              <w:rPr>
                <w:ins w:id="6222" w:author="Kai Pa" w:date="2018-05-20T20:01:00Z"/>
                <w:sz w:val="32"/>
                <w:szCs w:val="28"/>
                <w:lang w:val="vi-VN" w:eastAsia="ja-JP"/>
                <w:rPrChange w:id="6223" w:author="Kai Pa" w:date="2018-05-21T21:31:00Z">
                  <w:rPr>
                    <w:ins w:id="6224" w:author="Kai Pa" w:date="2018-05-20T20:01:00Z"/>
                    <w:rFonts w:asciiTheme="minorHAnsi" w:hAnsiTheme="minorHAnsi"/>
                    <w:sz w:val="22"/>
                    <w:szCs w:val="22"/>
                    <w:lang w:val="vi-VN" w:eastAsia="ja-JP"/>
                  </w:rPr>
                </w:rPrChange>
              </w:rPr>
              <w:pPrChange w:id="6225" w:author="Kai Pa" w:date="2018-05-21T20:59:00Z">
                <w:pPr>
                  <w:pStyle w:val="HeaderTable"/>
                  <w:spacing w:line="256" w:lineRule="auto"/>
                </w:pPr>
              </w:pPrChange>
            </w:pPr>
            <w:ins w:id="6226" w:author="Kai Pa" w:date="2018-05-20T20:01:00Z">
              <w:r w:rsidRPr="00B90FBE">
                <w:rPr>
                  <w:sz w:val="32"/>
                  <w:szCs w:val="28"/>
                  <w:lang w:val="vi-VN" w:eastAsia="ja-JP"/>
                  <w:rPrChange w:id="6227"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205612" w14:textId="77777777" w:rsidR="00FE0955" w:rsidRPr="00B90FBE" w:rsidRDefault="00FE0955">
            <w:pPr>
              <w:rPr>
                <w:ins w:id="6228" w:author="Kai Pa" w:date="2018-05-20T20:01:00Z"/>
                <w:sz w:val="32"/>
                <w:szCs w:val="28"/>
                <w:lang w:val="vi-VN" w:eastAsia="ja-JP"/>
                <w:rPrChange w:id="6229" w:author="Kai Pa" w:date="2018-05-21T21:31:00Z">
                  <w:rPr>
                    <w:ins w:id="6230" w:author="Kai Pa" w:date="2018-05-20T20:01:00Z"/>
                    <w:rFonts w:asciiTheme="minorHAnsi" w:hAnsiTheme="minorHAnsi"/>
                    <w:sz w:val="22"/>
                    <w:szCs w:val="22"/>
                    <w:lang w:val="vi-VN" w:eastAsia="ja-JP"/>
                  </w:rPr>
                </w:rPrChange>
              </w:rPr>
              <w:pPrChange w:id="6231" w:author="Kai Pa" w:date="2018-05-21T20:59:00Z">
                <w:pPr>
                  <w:pStyle w:val="HeaderTable"/>
                  <w:spacing w:line="256" w:lineRule="auto"/>
                </w:pPr>
              </w:pPrChange>
            </w:pPr>
            <w:ins w:id="6232" w:author="Kai Pa" w:date="2018-05-20T20:01:00Z">
              <w:r w:rsidRPr="00B90FBE">
                <w:rPr>
                  <w:sz w:val="32"/>
                  <w:szCs w:val="28"/>
                  <w:lang w:val="vi-VN" w:eastAsia="ja-JP"/>
                  <w:rPrChange w:id="6233" w:author="Kai Pa" w:date="2018-05-21T21:31:00Z">
                    <w:rPr>
                      <w:b w:val="0"/>
                      <w:lang w:val="vi-VN" w:eastAsia="ja-JP"/>
                    </w:rPr>
                  </w:rPrChange>
                </w:rPr>
                <w:t>Thuộc tính</w:t>
              </w:r>
            </w:ins>
          </w:p>
        </w:tc>
        <w:tc>
          <w:tcPr>
            <w:tcW w:w="169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B92C50E" w14:textId="77777777" w:rsidR="00FE0955" w:rsidRPr="00B90FBE" w:rsidRDefault="00FE0955">
            <w:pPr>
              <w:rPr>
                <w:ins w:id="6234" w:author="Kai Pa" w:date="2018-05-20T20:01:00Z"/>
                <w:sz w:val="32"/>
                <w:szCs w:val="28"/>
                <w:lang w:val="vi-VN" w:eastAsia="ja-JP"/>
                <w:rPrChange w:id="6235" w:author="Kai Pa" w:date="2018-05-21T21:31:00Z">
                  <w:rPr>
                    <w:ins w:id="6236" w:author="Kai Pa" w:date="2018-05-20T20:01:00Z"/>
                    <w:rFonts w:asciiTheme="minorHAnsi" w:hAnsiTheme="minorHAnsi"/>
                    <w:sz w:val="22"/>
                    <w:szCs w:val="22"/>
                    <w:lang w:val="vi-VN" w:eastAsia="ja-JP"/>
                  </w:rPr>
                </w:rPrChange>
              </w:rPr>
              <w:pPrChange w:id="6237" w:author="Kai Pa" w:date="2018-05-21T20:59:00Z">
                <w:pPr>
                  <w:pStyle w:val="HeaderTable"/>
                  <w:spacing w:line="256" w:lineRule="auto"/>
                </w:pPr>
              </w:pPrChange>
            </w:pPr>
            <w:ins w:id="6238" w:author="Kai Pa" w:date="2018-05-20T20:01:00Z">
              <w:r w:rsidRPr="00B90FBE">
                <w:rPr>
                  <w:sz w:val="32"/>
                  <w:szCs w:val="28"/>
                  <w:lang w:val="vi-VN" w:eastAsia="ja-JP"/>
                  <w:rPrChange w:id="6239" w:author="Kai Pa" w:date="2018-05-21T21:31:00Z">
                    <w:rPr>
                      <w:b w:val="0"/>
                      <w:lang w:val="vi-VN" w:eastAsia="ja-JP"/>
                    </w:rPr>
                  </w:rPrChange>
                </w:rPr>
                <w:t>Kiểu dữ liệu</w:t>
              </w:r>
            </w:ins>
          </w:p>
        </w:tc>
        <w:tc>
          <w:tcPr>
            <w:tcW w:w="29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89EA618" w14:textId="77777777" w:rsidR="00FE0955" w:rsidRPr="00B90FBE" w:rsidRDefault="00FE0955">
            <w:pPr>
              <w:rPr>
                <w:ins w:id="6240" w:author="Kai Pa" w:date="2018-05-20T20:01:00Z"/>
                <w:sz w:val="32"/>
                <w:szCs w:val="28"/>
                <w:lang w:val="vi-VN" w:eastAsia="ja-JP"/>
                <w:rPrChange w:id="6241" w:author="Kai Pa" w:date="2018-05-21T21:31:00Z">
                  <w:rPr>
                    <w:ins w:id="6242" w:author="Kai Pa" w:date="2018-05-20T20:01:00Z"/>
                    <w:rFonts w:asciiTheme="minorHAnsi" w:hAnsiTheme="minorHAnsi"/>
                    <w:sz w:val="22"/>
                    <w:szCs w:val="22"/>
                    <w:lang w:val="vi-VN" w:eastAsia="ja-JP"/>
                  </w:rPr>
                </w:rPrChange>
              </w:rPr>
              <w:pPrChange w:id="6243" w:author="Kai Pa" w:date="2018-05-21T20:59:00Z">
                <w:pPr>
                  <w:pStyle w:val="HeaderTable"/>
                  <w:spacing w:line="256" w:lineRule="auto"/>
                </w:pPr>
              </w:pPrChange>
            </w:pPr>
            <w:ins w:id="6244" w:author="Kai Pa" w:date="2018-05-20T20:01:00Z">
              <w:r w:rsidRPr="00B90FBE">
                <w:rPr>
                  <w:sz w:val="32"/>
                  <w:szCs w:val="28"/>
                  <w:lang w:val="vi-VN" w:eastAsia="ja-JP"/>
                  <w:rPrChange w:id="6245" w:author="Kai Pa" w:date="2018-05-21T21:31:00Z">
                    <w:rPr>
                      <w:b w:val="0"/>
                      <w:lang w:val="vi-VN" w:eastAsia="ja-JP"/>
                    </w:rPr>
                  </w:rPrChange>
                </w:rPr>
                <w:t>Diễn giải</w:t>
              </w:r>
            </w:ins>
          </w:p>
        </w:tc>
      </w:tr>
      <w:tr w:rsidR="00FE0955" w:rsidRPr="00B90FBE" w14:paraId="79FC03BA" w14:textId="77777777" w:rsidTr="00576C82">
        <w:trPr>
          <w:jc w:val="center"/>
          <w:ins w:id="624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F298F8" w14:textId="77777777" w:rsidR="00FE0955" w:rsidRPr="00B90FBE" w:rsidRDefault="00FE0955">
            <w:pPr>
              <w:rPr>
                <w:ins w:id="6247" w:author="Kai Pa" w:date="2018-05-20T20:01:00Z"/>
                <w:sz w:val="32"/>
                <w:szCs w:val="28"/>
                <w:lang w:val="vi-VN" w:eastAsia="ja-JP"/>
                <w:rPrChange w:id="6248" w:author="Kai Pa" w:date="2018-05-21T21:31:00Z">
                  <w:rPr>
                    <w:ins w:id="6249" w:author="Kai Pa" w:date="2018-05-20T20:01:00Z"/>
                    <w:rFonts w:asciiTheme="minorHAnsi" w:hAnsiTheme="minorHAnsi"/>
                    <w:sz w:val="22"/>
                    <w:szCs w:val="22"/>
                    <w:lang w:val="vi-VN" w:eastAsia="ja-JP"/>
                  </w:rPr>
                </w:rPrChange>
              </w:rPr>
              <w:pPrChange w:id="6250" w:author="Kai Pa" w:date="2018-05-21T20:59:00Z">
                <w:pPr>
                  <w:pStyle w:val="Table"/>
                  <w:spacing w:line="256" w:lineRule="auto"/>
                </w:pPr>
              </w:pPrChange>
            </w:pPr>
            <w:ins w:id="6251" w:author="Kai Pa" w:date="2018-05-20T20:01:00Z">
              <w:r w:rsidRPr="00B90FBE">
                <w:rPr>
                  <w:sz w:val="32"/>
                  <w:szCs w:val="28"/>
                  <w:lang w:val="vi-VN" w:eastAsia="ja-JP"/>
                  <w:rPrChange w:id="6252"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EE33D95" w14:textId="77777777" w:rsidR="00FE0955" w:rsidRPr="00B90FBE" w:rsidRDefault="00FE0955">
            <w:pPr>
              <w:rPr>
                <w:ins w:id="6253" w:author="Kai Pa" w:date="2018-05-20T20:01:00Z"/>
                <w:b/>
                <w:sz w:val="32"/>
                <w:szCs w:val="28"/>
                <w:u w:val="single"/>
                <w:lang w:val="vi-VN" w:eastAsia="ja-JP"/>
                <w:rPrChange w:id="6254" w:author="Kai Pa" w:date="2018-05-21T21:31:00Z">
                  <w:rPr>
                    <w:ins w:id="6255" w:author="Kai Pa" w:date="2018-05-20T20:01:00Z"/>
                    <w:rFonts w:asciiTheme="minorHAnsi" w:hAnsiTheme="minorHAnsi"/>
                    <w:b/>
                    <w:sz w:val="22"/>
                    <w:szCs w:val="22"/>
                    <w:u w:val="single"/>
                    <w:lang w:val="vi-VN" w:eastAsia="ja-JP"/>
                  </w:rPr>
                </w:rPrChange>
              </w:rPr>
              <w:pPrChange w:id="6256" w:author="Kai Pa" w:date="2018-05-21T20:59:00Z">
                <w:pPr>
                  <w:pStyle w:val="LeftTable"/>
                  <w:spacing w:line="256" w:lineRule="auto"/>
                </w:pPr>
              </w:pPrChange>
            </w:pPr>
            <w:ins w:id="6257" w:author="Kai Pa" w:date="2018-05-20T20:01:00Z">
              <w:r w:rsidRPr="00B90FBE">
                <w:rPr>
                  <w:b/>
                  <w:sz w:val="32"/>
                  <w:szCs w:val="28"/>
                  <w:u w:val="single"/>
                  <w:lang w:val="vi-VN" w:eastAsia="ja-JP"/>
                  <w:rPrChange w:id="6258" w:author="Kai Pa" w:date="2018-05-21T21:31:00Z">
                    <w:rPr>
                      <w:b/>
                      <w:u w:val="single"/>
                      <w:lang w:val="vi-VN" w:eastAsia="ja-JP"/>
                    </w:rPr>
                  </w:rPrChange>
                </w:rPr>
                <w:t>MASTK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2EBE4EA7" w14:textId="77777777" w:rsidR="00FE0955" w:rsidRPr="00B90FBE" w:rsidRDefault="00FE0955">
            <w:pPr>
              <w:rPr>
                <w:ins w:id="6259" w:author="Kai Pa" w:date="2018-05-20T20:01:00Z"/>
                <w:sz w:val="32"/>
                <w:szCs w:val="28"/>
                <w:lang w:val="vi-VN" w:eastAsia="ja-JP"/>
                <w:rPrChange w:id="6260" w:author="Kai Pa" w:date="2018-05-21T21:31:00Z">
                  <w:rPr>
                    <w:ins w:id="6261" w:author="Kai Pa" w:date="2018-05-20T20:01:00Z"/>
                    <w:rFonts w:asciiTheme="minorHAnsi" w:hAnsiTheme="minorHAnsi"/>
                    <w:sz w:val="22"/>
                    <w:szCs w:val="22"/>
                    <w:lang w:val="vi-VN" w:eastAsia="ja-JP"/>
                  </w:rPr>
                </w:rPrChange>
              </w:rPr>
              <w:pPrChange w:id="6262" w:author="Kai Pa" w:date="2018-05-21T20:59:00Z">
                <w:pPr>
                  <w:pStyle w:val="Table"/>
                  <w:spacing w:line="256" w:lineRule="auto"/>
                </w:pPr>
              </w:pPrChange>
            </w:pPr>
            <w:ins w:id="6263" w:author="Kai Pa" w:date="2018-05-20T20:01:00Z">
              <w:r w:rsidRPr="00B90FBE">
                <w:rPr>
                  <w:sz w:val="32"/>
                  <w:szCs w:val="28"/>
                  <w:lang w:val="vi-VN" w:eastAsia="ja-JP"/>
                  <w:rPrChange w:id="6264"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55DC281F" w14:textId="77777777" w:rsidR="00FE0955" w:rsidRPr="00B90FBE" w:rsidRDefault="00FE0955">
            <w:pPr>
              <w:rPr>
                <w:ins w:id="6265" w:author="Kai Pa" w:date="2018-05-20T20:01:00Z"/>
                <w:sz w:val="32"/>
                <w:szCs w:val="28"/>
                <w:lang w:val="vi-VN" w:eastAsia="ja-JP"/>
                <w:rPrChange w:id="6266" w:author="Kai Pa" w:date="2018-05-21T21:31:00Z">
                  <w:rPr>
                    <w:ins w:id="6267" w:author="Kai Pa" w:date="2018-05-20T20:01:00Z"/>
                    <w:rFonts w:asciiTheme="minorHAnsi" w:hAnsiTheme="minorHAnsi"/>
                    <w:sz w:val="22"/>
                    <w:szCs w:val="22"/>
                    <w:lang w:val="vi-VN" w:eastAsia="ja-JP"/>
                  </w:rPr>
                </w:rPrChange>
              </w:rPr>
              <w:pPrChange w:id="6268" w:author="Kai Pa" w:date="2018-05-21T20:59:00Z">
                <w:pPr>
                  <w:pStyle w:val="Table"/>
                  <w:spacing w:line="256" w:lineRule="auto"/>
                </w:pPr>
              </w:pPrChange>
            </w:pPr>
            <w:ins w:id="6269" w:author="Kai Pa" w:date="2018-05-20T20:01:00Z">
              <w:r w:rsidRPr="00B90FBE">
                <w:rPr>
                  <w:sz w:val="32"/>
                  <w:szCs w:val="28"/>
                  <w:lang w:val="vi-VN" w:eastAsia="ja-JP"/>
                  <w:rPrChange w:id="6270" w:author="Kai Pa" w:date="2018-05-21T21:31:00Z">
                    <w:rPr>
                      <w:lang w:val="vi-VN" w:eastAsia="ja-JP"/>
                    </w:rPr>
                  </w:rPrChange>
                </w:rPr>
                <w:t>Mã sổ tiết kiệm</w:t>
              </w:r>
            </w:ins>
          </w:p>
        </w:tc>
      </w:tr>
      <w:tr w:rsidR="00FE0955" w:rsidRPr="00B90FBE" w14:paraId="17E42D7E" w14:textId="77777777" w:rsidTr="00576C82">
        <w:trPr>
          <w:jc w:val="center"/>
          <w:ins w:id="627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427E7F0" w14:textId="77777777" w:rsidR="00FE0955" w:rsidRPr="00B90FBE" w:rsidRDefault="00FE0955">
            <w:pPr>
              <w:rPr>
                <w:ins w:id="6272" w:author="Kai Pa" w:date="2018-05-20T20:01:00Z"/>
                <w:sz w:val="32"/>
                <w:szCs w:val="28"/>
                <w:lang w:val="vi-VN" w:eastAsia="ja-JP"/>
                <w:rPrChange w:id="6273" w:author="Kai Pa" w:date="2018-05-21T21:31:00Z">
                  <w:rPr>
                    <w:ins w:id="6274" w:author="Kai Pa" w:date="2018-05-20T20:01:00Z"/>
                    <w:rFonts w:asciiTheme="minorHAnsi" w:hAnsiTheme="minorHAnsi"/>
                    <w:sz w:val="22"/>
                    <w:szCs w:val="22"/>
                    <w:lang w:val="vi-VN" w:eastAsia="ja-JP"/>
                  </w:rPr>
                </w:rPrChange>
              </w:rPr>
              <w:pPrChange w:id="6275" w:author="Kai Pa" w:date="2018-05-21T20:59:00Z">
                <w:pPr>
                  <w:pStyle w:val="Table"/>
                  <w:spacing w:line="256" w:lineRule="auto"/>
                </w:pPr>
              </w:pPrChange>
            </w:pPr>
            <w:ins w:id="6276" w:author="Kai Pa" w:date="2018-05-20T20:01:00Z">
              <w:r w:rsidRPr="00B90FBE">
                <w:rPr>
                  <w:sz w:val="32"/>
                  <w:szCs w:val="28"/>
                  <w:lang w:val="vi-VN" w:eastAsia="ja-JP"/>
                  <w:rPrChange w:id="6277"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9F9B549" w14:textId="77777777" w:rsidR="00FE0955" w:rsidRPr="00B90FBE" w:rsidRDefault="00FE0955">
            <w:pPr>
              <w:rPr>
                <w:ins w:id="6278" w:author="Kai Pa" w:date="2018-05-20T20:01:00Z"/>
                <w:sz w:val="32"/>
                <w:szCs w:val="28"/>
                <w:lang w:val="vi-VN" w:eastAsia="ja-JP"/>
                <w:rPrChange w:id="6279" w:author="Kai Pa" w:date="2018-05-21T21:31:00Z">
                  <w:rPr>
                    <w:ins w:id="6280" w:author="Kai Pa" w:date="2018-05-20T20:01:00Z"/>
                    <w:rFonts w:asciiTheme="minorHAnsi" w:hAnsiTheme="minorHAnsi"/>
                    <w:sz w:val="22"/>
                    <w:szCs w:val="22"/>
                    <w:lang w:val="vi-VN" w:eastAsia="ja-JP"/>
                  </w:rPr>
                </w:rPrChange>
              </w:rPr>
              <w:pPrChange w:id="6281" w:author="Kai Pa" w:date="2018-05-21T20:59:00Z">
                <w:pPr>
                  <w:pStyle w:val="LeftTable"/>
                  <w:spacing w:line="256" w:lineRule="auto"/>
                </w:pPr>
              </w:pPrChange>
            </w:pPr>
            <w:ins w:id="6282" w:author="Kai Pa" w:date="2018-05-20T20:01:00Z">
              <w:r w:rsidRPr="00B90FBE">
                <w:rPr>
                  <w:sz w:val="32"/>
                  <w:szCs w:val="28"/>
                  <w:lang w:val="vi-VN" w:eastAsia="ja-JP"/>
                  <w:rPrChange w:id="6283" w:author="Kai Pa" w:date="2018-05-21T21:31:00Z">
                    <w:rPr>
                      <w:lang w:val="vi-VN" w:eastAsia="ja-JP"/>
                    </w:rPr>
                  </w:rPrChange>
                </w:rPr>
                <w:t>MAKH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BAC75DB" w14:textId="77777777" w:rsidR="00FE0955" w:rsidRPr="00B90FBE" w:rsidRDefault="00FE0955">
            <w:pPr>
              <w:rPr>
                <w:ins w:id="6284" w:author="Kai Pa" w:date="2018-05-20T20:01:00Z"/>
                <w:sz w:val="32"/>
                <w:szCs w:val="28"/>
                <w:lang w:val="vi-VN" w:eastAsia="ja-JP"/>
                <w:rPrChange w:id="6285" w:author="Kai Pa" w:date="2018-05-21T21:31:00Z">
                  <w:rPr>
                    <w:ins w:id="6286" w:author="Kai Pa" w:date="2018-05-20T20:01:00Z"/>
                    <w:rFonts w:asciiTheme="minorHAnsi" w:hAnsiTheme="minorHAnsi"/>
                    <w:sz w:val="22"/>
                    <w:szCs w:val="22"/>
                    <w:lang w:val="vi-VN" w:eastAsia="ja-JP"/>
                  </w:rPr>
                </w:rPrChange>
              </w:rPr>
              <w:pPrChange w:id="6287" w:author="Kai Pa" w:date="2018-05-21T20:59:00Z">
                <w:pPr>
                  <w:pStyle w:val="Table"/>
                  <w:spacing w:line="256" w:lineRule="auto"/>
                </w:pPr>
              </w:pPrChange>
            </w:pPr>
            <w:ins w:id="6288" w:author="Kai Pa" w:date="2018-05-20T20:01:00Z">
              <w:r w:rsidRPr="00B90FBE">
                <w:rPr>
                  <w:sz w:val="32"/>
                  <w:szCs w:val="28"/>
                  <w:lang w:val="vi-VN" w:eastAsia="ja-JP"/>
                  <w:rPrChange w:id="6289"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2321F36" w14:textId="77777777" w:rsidR="00FE0955" w:rsidRPr="00B90FBE" w:rsidRDefault="00FE0955">
            <w:pPr>
              <w:rPr>
                <w:ins w:id="6290" w:author="Kai Pa" w:date="2018-05-20T20:01:00Z"/>
                <w:sz w:val="32"/>
                <w:szCs w:val="28"/>
                <w:lang w:val="vi-VN" w:eastAsia="ja-JP"/>
                <w:rPrChange w:id="6291" w:author="Kai Pa" w:date="2018-05-21T21:31:00Z">
                  <w:rPr>
                    <w:ins w:id="6292" w:author="Kai Pa" w:date="2018-05-20T20:01:00Z"/>
                    <w:rFonts w:asciiTheme="minorHAnsi" w:hAnsiTheme="minorHAnsi"/>
                    <w:sz w:val="22"/>
                    <w:szCs w:val="22"/>
                    <w:lang w:val="vi-VN" w:eastAsia="ja-JP"/>
                  </w:rPr>
                </w:rPrChange>
              </w:rPr>
              <w:pPrChange w:id="6293" w:author="Kai Pa" w:date="2018-05-21T20:59:00Z">
                <w:pPr>
                  <w:pStyle w:val="Table"/>
                  <w:spacing w:line="256" w:lineRule="auto"/>
                </w:pPr>
              </w:pPrChange>
            </w:pPr>
            <w:ins w:id="6294" w:author="Kai Pa" w:date="2018-05-20T20:01:00Z">
              <w:r w:rsidRPr="00B90FBE">
                <w:rPr>
                  <w:sz w:val="32"/>
                  <w:szCs w:val="28"/>
                  <w:lang w:val="vi-VN" w:eastAsia="ja-JP"/>
                  <w:rPrChange w:id="6295" w:author="Kai Pa" w:date="2018-05-21T21:31:00Z">
                    <w:rPr>
                      <w:lang w:val="vi-VN" w:eastAsia="ja-JP"/>
                    </w:rPr>
                  </w:rPrChange>
                </w:rPr>
                <w:t>Mã khách hàng</w:t>
              </w:r>
            </w:ins>
          </w:p>
        </w:tc>
      </w:tr>
      <w:tr w:rsidR="00FE0955" w:rsidRPr="00B90FBE" w14:paraId="218902E5" w14:textId="77777777" w:rsidTr="00576C82">
        <w:trPr>
          <w:jc w:val="center"/>
          <w:ins w:id="629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7B1EA34" w14:textId="77777777" w:rsidR="00FE0955" w:rsidRPr="00B90FBE" w:rsidRDefault="00FE0955">
            <w:pPr>
              <w:rPr>
                <w:ins w:id="6297" w:author="Kai Pa" w:date="2018-05-20T20:01:00Z"/>
                <w:sz w:val="32"/>
                <w:szCs w:val="28"/>
                <w:lang w:val="vi-VN" w:eastAsia="ja-JP"/>
                <w:rPrChange w:id="6298" w:author="Kai Pa" w:date="2018-05-21T21:31:00Z">
                  <w:rPr>
                    <w:ins w:id="6299" w:author="Kai Pa" w:date="2018-05-20T20:01:00Z"/>
                    <w:rFonts w:asciiTheme="minorHAnsi" w:hAnsiTheme="minorHAnsi"/>
                    <w:sz w:val="22"/>
                    <w:szCs w:val="22"/>
                    <w:lang w:val="vi-VN" w:eastAsia="ja-JP"/>
                  </w:rPr>
                </w:rPrChange>
              </w:rPr>
              <w:pPrChange w:id="6300" w:author="Kai Pa" w:date="2018-05-21T20:59:00Z">
                <w:pPr>
                  <w:pStyle w:val="Table"/>
                  <w:spacing w:line="256" w:lineRule="auto"/>
                </w:pPr>
              </w:pPrChange>
            </w:pPr>
            <w:ins w:id="6301" w:author="Kai Pa" w:date="2018-05-20T20:01:00Z">
              <w:r w:rsidRPr="00B90FBE">
                <w:rPr>
                  <w:sz w:val="32"/>
                  <w:szCs w:val="28"/>
                  <w:lang w:val="vi-VN" w:eastAsia="ja-JP"/>
                  <w:rPrChange w:id="6302"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72A5E7" w14:textId="77777777" w:rsidR="00FE0955" w:rsidRPr="00B90FBE" w:rsidRDefault="00FE0955">
            <w:pPr>
              <w:rPr>
                <w:ins w:id="6303" w:author="Kai Pa" w:date="2018-05-20T20:01:00Z"/>
                <w:sz w:val="32"/>
                <w:szCs w:val="28"/>
                <w:lang w:val="vi-VN" w:eastAsia="ja-JP"/>
                <w:rPrChange w:id="6304" w:author="Kai Pa" w:date="2018-05-21T21:31:00Z">
                  <w:rPr>
                    <w:ins w:id="6305" w:author="Kai Pa" w:date="2018-05-20T20:01:00Z"/>
                    <w:rFonts w:asciiTheme="minorHAnsi" w:hAnsiTheme="minorHAnsi"/>
                    <w:sz w:val="22"/>
                    <w:szCs w:val="22"/>
                    <w:lang w:val="vi-VN" w:eastAsia="ja-JP"/>
                  </w:rPr>
                </w:rPrChange>
              </w:rPr>
              <w:pPrChange w:id="6306" w:author="Kai Pa" w:date="2018-05-21T20:59:00Z">
                <w:pPr>
                  <w:pStyle w:val="LeftTable"/>
                  <w:spacing w:line="256" w:lineRule="auto"/>
                </w:pPr>
              </w:pPrChange>
            </w:pPr>
            <w:ins w:id="6307" w:author="Kai Pa" w:date="2018-05-20T20:01:00Z">
              <w:r w:rsidRPr="00B90FBE">
                <w:rPr>
                  <w:sz w:val="32"/>
                  <w:szCs w:val="28"/>
                  <w:lang w:val="vi-VN" w:eastAsia="ja-JP"/>
                  <w:rPrChange w:id="6308" w:author="Kai Pa" w:date="2018-05-21T21:31:00Z">
                    <w:rPr>
                      <w:lang w:val="vi-VN" w:eastAsia="ja-JP"/>
                    </w:rPr>
                  </w:rPrChange>
                </w:rPr>
                <w:t>MALOAITK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C538708" w14:textId="77777777" w:rsidR="00FE0955" w:rsidRPr="00B90FBE" w:rsidRDefault="00FE0955">
            <w:pPr>
              <w:rPr>
                <w:ins w:id="6309" w:author="Kai Pa" w:date="2018-05-20T20:01:00Z"/>
                <w:sz w:val="32"/>
                <w:szCs w:val="28"/>
                <w:lang w:val="vi-VN" w:eastAsia="ja-JP"/>
                <w:rPrChange w:id="6310" w:author="Kai Pa" w:date="2018-05-21T21:31:00Z">
                  <w:rPr>
                    <w:ins w:id="6311" w:author="Kai Pa" w:date="2018-05-20T20:01:00Z"/>
                    <w:rFonts w:asciiTheme="minorHAnsi" w:hAnsiTheme="minorHAnsi"/>
                    <w:sz w:val="22"/>
                    <w:szCs w:val="22"/>
                    <w:lang w:val="vi-VN" w:eastAsia="ja-JP"/>
                  </w:rPr>
                </w:rPrChange>
              </w:rPr>
              <w:pPrChange w:id="6312" w:author="Kai Pa" w:date="2018-05-21T20:59:00Z">
                <w:pPr>
                  <w:pStyle w:val="Table"/>
                  <w:spacing w:line="256" w:lineRule="auto"/>
                </w:pPr>
              </w:pPrChange>
            </w:pPr>
            <w:ins w:id="6313" w:author="Kai Pa" w:date="2018-05-20T20:01:00Z">
              <w:r w:rsidRPr="00B90FBE">
                <w:rPr>
                  <w:sz w:val="32"/>
                  <w:szCs w:val="28"/>
                  <w:lang w:val="vi-VN" w:eastAsia="ja-JP"/>
                  <w:rPrChange w:id="6314"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B6FF7FA" w14:textId="77777777" w:rsidR="00FE0955" w:rsidRPr="00B90FBE" w:rsidRDefault="00FE0955">
            <w:pPr>
              <w:rPr>
                <w:ins w:id="6315" w:author="Kai Pa" w:date="2018-05-20T20:01:00Z"/>
                <w:sz w:val="32"/>
                <w:szCs w:val="28"/>
                <w:lang w:val="vi-VN" w:eastAsia="ja-JP"/>
                <w:rPrChange w:id="6316" w:author="Kai Pa" w:date="2018-05-21T21:31:00Z">
                  <w:rPr>
                    <w:ins w:id="6317" w:author="Kai Pa" w:date="2018-05-20T20:01:00Z"/>
                    <w:rFonts w:asciiTheme="minorHAnsi" w:hAnsiTheme="minorHAnsi"/>
                    <w:sz w:val="22"/>
                    <w:szCs w:val="22"/>
                    <w:lang w:val="vi-VN" w:eastAsia="ja-JP"/>
                  </w:rPr>
                </w:rPrChange>
              </w:rPr>
              <w:pPrChange w:id="6318" w:author="Kai Pa" w:date="2018-05-21T20:59:00Z">
                <w:pPr>
                  <w:pStyle w:val="Table"/>
                  <w:spacing w:line="256" w:lineRule="auto"/>
                </w:pPr>
              </w:pPrChange>
            </w:pPr>
            <w:ins w:id="6319" w:author="Kai Pa" w:date="2018-05-20T20:01:00Z">
              <w:r w:rsidRPr="00B90FBE">
                <w:rPr>
                  <w:sz w:val="32"/>
                  <w:szCs w:val="28"/>
                  <w:lang w:val="vi-VN" w:eastAsia="ja-JP"/>
                  <w:rPrChange w:id="6320" w:author="Kai Pa" w:date="2018-05-21T21:31:00Z">
                    <w:rPr>
                      <w:lang w:val="vi-VN" w:eastAsia="ja-JP"/>
                    </w:rPr>
                  </w:rPrChange>
                </w:rPr>
                <w:t>Mã loại tiết kiệm</w:t>
              </w:r>
            </w:ins>
          </w:p>
        </w:tc>
      </w:tr>
      <w:tr w:rsidR="00FE0955" w:rsidRPr="00B90FBE" w14:paraId="4CF02847" w14:textId="77777777" w:rsidTr="00576C82">
        <w:trPr>
          <w:jc w:val="center"/>
          <w:ins w:id="632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040D333" w14:textId="77777777" w:rsidR="00FE0955" w:rsidRPr="00B90FBE" w:rsidRDefault="00FE0955">
            <w:pPr>
              <w:rPr>
                <w:ins w:id="6322" w:author="Kai Pa" w:date="2018-05-20T20:01:00Z"/>
                <w:sz w:val="32"/>
                <w:szCs w:val="28"/>
                <w:lang w:val="vi-VN" w:eastAsia="ja-JP"/>
                <w:rPrChange w:id="6323" w:author="Kai Pa" w:date="2018-05-21T21:31:00Z">
                  <w:rPr>
                    <w:ins w:id="6324" w:author="Kai Pa" w:date="2018-05-20T20:01:00Z"/>
                    <w:rFonts w:asciiTheme="minorHAnsi" w:hAnsiTheme="minorHAnsi"/>
                    <w:sz w:val="22"/>
                    <w:szCs w:val="22"/>
                    <w:lang w:val="vi-VN" w:eastAsia="ja-JP"/>
                  </w:rPr>
                </w:rPrChange>
              </w:rPr>
              <w:pPrChange w:id="6325" w:author="Kai Pa" w:date="2018-05-21T20:59:00Z">
                <w:pPr>
                  <w:pStyle w:val="Table"/>
                  <w:spacing w:line="256" w:lineRule="auto"/>
                </w:pPr>
              </w:pPrChange>
            </w:pPr>
            <w:ins w:id="6326" w:author="Kai Pa" w:date="2018-05-20T20:01:00Z">
              <w:r w:rsidRPr="00B90FBE">
                <w:rPr>
                  <w:sz w:val="32"/>
                  <w:szCs w:val="28"/>
                  <w:lang w:val="vi-VN" w:eastAsia="ja-JP"/>
                  <w:rPrChange w:id="6327"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1F3145B" w14:textId="77777777" w:rsidR="00FE0955" w:rsidRPr="00B90FBE" w:rsidRDefault="00FE0955">
            <w:pPr>
              <w:rPr>
                <w:ins w:id="6328" w:author="Kai Pa" w:date="2018-05-20T20:01:00Z"/>
                <w:sz w:val="32"/>
                <w:szCs w:val="28"/>
                <w:lang w:val="vi-VN" w:eastAsia="ja-JP"/>
                <w:rPrChange w:id="6329" w:author="Kai Pa" w:date="2018-05-21T21:31:00Z">
                  <w:rPr>
                    <w:ins w:id="6330" w:author="Kai Pa" w:date="2018-05-20T20:01:00Z"/>
                    <w:rFonts w:asciiTheme="minorHAnsi" w:hAnsiTheme="minorHAnsi"/>
                    <w:sz w:val="22"/>
                    <w:szCs w:val="22"/>
                    <w:lang w:val="vi-VN" w:eastAsia="ja-JP"/>
                  </w:rPr>
                </w:rPrChange>
              </w:rPr>
              <w:pPrChange w:id="6331" w:author="Kai Pa" w:date="2018-05-21T20:59:00Z">
                <w:pPr>
                  <w:pStyle w:val="LeftTable"/>
                  <w:spacing w:line="256" w:lineRule="auto"/>
                </w:pPr>
              </w:pPrChange>
            </w:pPr>
            <w:ins w:id="6332" w:author="Kai Pa" w:date="2018-05-20T20:01:00Z">
              <w:r w:rsidRPr="00B90FBE">
                <w:rPr>
                  <w:sz w:val="32"/>
                  <w:szCs w:val="28"/>
                  <w:lang w:val="vi-VN" w:eastAsia="ja-JP"/>
                  <w:rPrChange w:id="6333" w:author="Kai Pa" w:date="2018-05-21T21:31:00Z">
                    <w:rPr>
                      <w:lang w:val="vi-VN" w:eastAsia="ja-JP"/>
                    </w:rPr>
                  </w:rPrChange>
                </w:rPr>
                <w:t>NGAYMO</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560D62E" w14:textId="77777777" w:rsidR="00FE0955" w:rsidRPr="00B90FBE" w:rsidRDefault="00FE0955">
            <w:pPr>
              <w:rPr>
                <w:ins w:id="6334" w:author="Kai Pa" w:date="2018-05-20T20:01:00Z"/>
                <w:sz w:val="32"/>
                <w:szCs w:val="28"/>
                <w:lang w:val="vi-VN" w:eastAsia="ja-JP"/>
                <w:rPrChange w:id="6335" w:author="Kai Pa" w:date="2018-05-21T21:31:00Z">
                  <w:rPr>
                    <w:ins w:id="6336" w:author="Kai Pa" w:date="2018-05-20T20:01:00Z"/>
                    <w:rFonts w:asciiTheme="minorHAnsi" w:hAnsiTheme="minorHAnsi"/>
                    <w:sz w:val="22"/>
                    <w:szCs w:val="22"/>
                    <w:lang w:val="vi-VN" w:eastAsia="ja-JP"/>
                  </w:rPr>
                </w:rPrChange>
              </w:rPr>
              <w:pPrChange w:id="6337" w:author="Kai Pa" w:date="2018-05-21T20:59:00Z">
                <w:pPr>
                  <w:pStyle w:val="Table"/>
                  <w:spacing w:line="256" w:lineRule="auto"/>
                </w:pPr>
              </w:pPrChange>
            </w:pPr>
            <w:ins w:id="6338" w:author="Kai Pa" w:date="2018-05-20T20:01:00Z">
              <w:r w:rsidRPr="00B90FBE">
                <w:rPr>
                  <w:sz w:val="32"/>
                  <w:szCs w:val="28"/>
                  <w:lang w:val="vi-VN" w:eastAsia="ja-JP"/>
                  <w:rPrChange w:id="6339"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F056493" w14:textId="77777777" w:rsidR="00FE0955" w:rsidRPr="00B90FBE" w:rsidRDefault="00FE0955">
            <w:pPr>
              <w:rPr>
                <w:ins w:id="6340" w:author="Kai Pa" w:date="2018-05-20T20:01:00Z"/>
                <w:sz w:val="32"/>
                <w:szCs w:val="28"/>
                <w:lang w:val="vi-VN" w:eastAsia="ja-JP"/>
                <w:rPrChange w:id="6341" w:author="Kai Pa" w:date="2018-05-21T21:31:00Z">
                  <w:rPr>
                    <w:ins w:id="6342" w:author="Kai Pa" w:date="2018-05-20T20:01:00Z"/>
                    <w:rFonts w:asciiTheme="minorHAnsi" w:hAnsiTheme="minorHAnsi"/>
                    <w:sz w:val="22"/>
                    <w:szCs w:val="22"/>
                    <w:lang w:val="vi-VN" w:eastAsia="ja-JP"/>
                  </w:rPr>
                </w:rPrChange>
              </w:rPr>
              <w:pPrChange w:id="6343" w:author="Kai Pa" w:date="2018-05-21T20:59:00Z">
                <w:pPr>
                  <w:pStyle w:val="Table"/>
                  <w:spacing w:line="256" w:lineRule="auto"/>
                </w:pPr>
              </w:pPrChange>
            </w:pPr>
            <w:ins w:id="6344" w:author="Kai Pa" w:date="2018-05-20T20:01:00Z">
              <w:r w:rsidRPr="00B90FBE">
                <w:rPr>
                  <w:sz w:val="32"/>
                  <w:szCs w:val="28"/>
                  <w:lang w:val="vi-VN" w:eastAsia="ja-JP"/>
                  <w:rPrChange w:id="6345" w:author="Kai Pa" w:date="2018-05-21T21:31:00Z">
                    <w:rPr>
                      <w:lang w:val="vi-VN" w:eastAsia="ja-JP"/>
                    </w:rPr>
                  </w:rPrChange>
                </w:rPr>
                <w:t>Ngày mở sổ tiết kiệm</w:t>
              </w:r>
            </w:ins>
          </w:p>
        </w:tc>
      </w:tr>
      <w:tr w:rsidR="00FE0955" w:rsidRPr="00B90FBE" w14:paraId="7FE27075" w14:textId="77777777" w:rsidTr="00576C82">
        <w:trPr>
          <w:jc w:val="center"/>
          <w:ins w:id="634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4461392" w14:textId="77777777" w:rsidR="00FE0955" w:rsidRPr="00B90FBE" w:rsidRDefault="00FE0955">
            <w:pPr>
              <w:rPr>
                <w:ins w:id="6347" w:author="Kai Pa" w:date="2018-05-20T20:01:00Z"/>
                <w:sz w:val="32"/>
                <w:szCs w:val="28"/>
                <w:lang w:val="vi-VN" w:eastAsia="ja-JP"/>
                <w:rPrChange w:id="6348" w:author="Kai Pa" w:date="2018-05-21T21:31:00Z">
                  <w:rPr>
                    <w:ins w:id="6349" w:author="Kai Pa" w:date="2018-05-20T20:01:00Z"/>
                    <w:rFonts w:asciiTheme="minorHAnsi" w:hAnsiTheme="minorHAnsi"/>
                    <w:sz w:val="22"/>
                    <w:szCs w:val="22"/>
                    <w:lang w:val="vi-VN" w:eastAsia="ja-JP"/>
                  </w:rPr>
                </w:rPrChange>
              </w:rPr>
              <w:pPrChange w:id="6350" w:author="Kai Pa" w:date="2018-05-21T20:59:00Z">
                <w:pPr>
                  <w:pStyle w:val="Table"/>
                  <w:spacing w:line="256" w:lineRule="auto"/>
                </w:pPr>
              </w:pPrChange>
            </w:pPr>
            <w:ins w:id="6351" w:author="Kai Pa" w:date="2018-05-20T20:01:00Z">
              <w:r w:rsidRPr="00B90FBE">
                <w:rPr>
                  <w:sz w:val="32"/>
                  <w:szCs w:val="28"/>
                  <w:lang w:val="vi-VN" w:eastAsia="ja-JP"/>
                  <w:rPrChange w:id="6352"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F699177" w14:textId="77777777" w:rsidR="00FE0955" w:rsidRPr="00B90FBE" w:rsidRDefault="00FE0955">
            <w:pPr>
              <w:rPr>
                <w:ins w:id="6353" w:author="Kai Pa" w:date="2018-05-20T20:01:00Z"/>
                <w:sz w:val="32"/>
                <w:szCs w:val="28"/>
                <w:lang w:val="vi-VN" w:eastAsia="ja-JP"/>
                <w:rPrChange w:id="6354" w:author="Kai Pa" w:date="2018-05-21T21:31:00Z">
                  <w:rPr>
                    <w:ins w:id="6355" w:author="Kai Pa" w:date="2018-05-20T20:01:00Z"/>
                    <w:rFonts w:asciiTheme="minorHAnsi" w:hAnsiTheme="minorHAnsi"/>
                    <w:sz w:val="22"/>
                    <w:szCs w:val="22"/>
                    <w:lang w:val="vi-VN" w:eastAsia="ja-JP"/>
                  </w:rPr>
                </w:rPrChange>
              </w:rPr>
              <w:pPrChange w:id="6356" w:author="Kai Pa" w:date="2018-05-21T20:59:00Z">
                <w:pPr>
                  <w:pStyle w:val="LeftTable"/>
                  <w:spacing w:line="256" w:lineRule="auto"/>
                </w:pPr>
              </w:pPrChange>
            </w:pPr>
            <w:ins w:id="6357" w:author="Kai Pa" w:date="2018-05-20T20:01:00Z">
              <w:r w:rsidRPr="00B90FBE">
                <w:rPr>
                  <w:sz w:val="32"/>
                  <w:szCs w:val="28"/>
                  <w:lang w:val="vi-VN" w:eastAsia="ja-JP"/>
                  <w:rPrChange w:id="6358" w:author="Kai Pa" w:date="2018-05-21T21:31:00Z">
                    <w:rPr>
                      <w:lang w:val="vi-VN" w:eastAsia="ja-JP"/>
                    </w:rPr>
                  </w:rPrChange>
                </w:rPr>
                <w:t>NGAYBD</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FFE82BC" w14:textId="77777777" w:rsidR="00FE0955" w:rsidRPr="00B90FBE" w:rsidRDefault="00FE0955">
            <w:pPr>
              <w:rPr>
                <w:ins w:id="6359" w:author="Kai Pa" w:date="2018-05-20T20:01:00Z"/>
                <w:sz w:val="32"/>
                <w:szCs w:val="28"/>
                <w:lang w:val="vi-VN" w:eastAsia="ja-JP"/>
                <w:rPrChange w:id="6360" w:author="Kai Pa" w:date="2018-05-21T21:31:00Z">
                  <w:rPr>
                    <w:ins w:id="6361" w:author="Kai Pa" w:date="2018-05-20T20:01:00Z"/>
                    <w:rFonts w:asciiTheme="minorHAnsi" w:hAnsiTheme="minorHAnsi"/>
                    <w:sz w:val="22"/>
                    <w:szCs w:val="22"/>
                    <w:lang w:val="vi-VN" w:eastAsia="ja-JP"/>
                  </w:rPr>
                </w:rPrChange>
              </w:rPr>
              <w:pPrChange w:id="6362" w:author="Kai Pa" w:date="2018-05-21T20:59:00Z">
                <w:pPr>
                  <w:pStyle w:val="Table"/>
                  <w:spacing w:line="256" w:lineRule="auto"/>
                </w:pPr>
              </w:pPrChange>
            </w:pPr>
            <w:ins w:id="6363" w:author="Kai Pa" w:date="2018-05-20T20:01:00Z">
              <w:r w:rsidRPr="00B90FBE">
                <w:rPr>
                  <w:sz w:val="32"/>
                  <w:szCs w:val="28"/>
                  <w:lang w:val="vi-VN" w:eastAsia="ja-JP"/>
                  <w:rPrChange w:id="6364"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1EA2D8E" w14:textId="77777777" w:rsidR="00FE0955" w:rsidRPr="00B90FBE" w:rsidRDefault="00FE0955">
            <w:pPr>
              <w:rPr>
                <w:ins w:id="6365" w:author="Kai Pa" w:date="2018-05-20T20:01:00Z"/>
                <w:sz w:val="32"/>
                <w:szCs w:val="28"/>
                <w:lang w:val="vi-VN" w:eastAsia="ja-JP"/>
                <w:rPrChange w:id="6366" w:author="Kai Pa" w:date="2018-05-21T21:31:00Z">
                  <w:rPr>
                    <w:ins w:id="6367" w:author="Kai Pa" w:date="2018-05-20T20:01:00Z"/>
                    <w:rFonts w:asciiTheme="minorHAnsi" w:hAnsiTheme="minorHAnsi"/>
                    <w:sz w:val="22"/>
                    <w:szCs w:val="22"/>
                    <w:lang w:val="vi-VN" w:eastAsia="ja-JP"/>
                  </w:rPr>
                </w:rPrChange>
              </w:rPr>
              <w:pPrChange w:id="6368" w:author="Kai Pa" w:date="2018-05-21T20:59:00Z">
                <w:pPr>
                  <w:pStyle w:val="Table"/>
                  <w:spacing w:line="256" w:lineRule="auto"/>
                </w:pPr>
              </w:pPrChange>
            </w:pPr>
            <w:ins w:id="6369" w:author="Kai Pa" w:date="2018-05-20T20:01:00Z">
              <w:r w:rsidRPr="00B90FBE">
                <w:rPr>
                  <w:sz w:val="32"/>
                  <w:szCs w:val="28"/>
                  <w:lang w:val="vi-VN" w:eastAsia="ja-JP"/>
                  <w:rPrChange w:id="6370" w:author="Kai Pa" w:date="2018-05-21T21:31:00Z">
                    <w:rPr>
                      <w:lang w:val="vi-VN" w:eastAsia="ja-JP"/>
                    </w:rPr>
                  </w:rPrChange>
                </w:rPr>
                <w:t>Ngày bắt đầu gửi tiết kiệm</w:t>
              </w:r>
            </w:ins>
          </w:p>
        </w:tc>
      </w:tr>
      <w:tr w:rsidR="00FE0955" w:rsidRPr="00B90FBE" w14:paraId="5D30E58F" w14:textId="77777777" w:rsidTr="00576C82">
        <w:trPr>
          <w:jc w:val="center"/>
          <w:ins w:id="637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012A79" w14:textId="77777777" w:rsidR="00FE0955" w:rsidRPr="00B90FBE" w:rsidRDefault="00FE0955">
            <w:pPr>
              <w:rPr>
                <w:ins w:id="6372" w:author="Kai Pa" w:date="2018-05-20T20:01:00Z"/>
                <w:sz w:val="32"/>
                <w:szCs w:val="28"/>
                <w:lang w:val="vi-VN" w:eastAsia="ja-JP"/>
                <w:rPrChange w:id="6373" w:author="Kai Pa" w:date="2018-05-21T21:31:00Z">
                  <w:rPr>
                    <w:ins w:id="6374" w:author="Kai Pa" w:date="2018-05-20T20:01:00Z"/>
                    <w:rFonts w:asciiTheme="minorHAnsi" w:hAnsiTheme="minorHAnsi"/>
                    <w:sz w:val="22"/>
                    <w:szCs w:val="22"/>
                    <w:lang w:val="vi-VN" w:eastAsia="ja-JP"/>
                  </w:rPr>
                </w:rPrChange>
              </w:rPr>
              <w:pPrChange w:id="6375" w:author="Kai Pa" w:date="2018-05-21T20:59:00Z">
                <w:pPr>
                  <w:pStyle w:val="Table"/>
                  <w:spacing w:line="256" w:lineRule="auto"/>
                </w:pPr>
              </w:pPrChange>
            </w:pPr>
            <w:ins w:id="6376" w:author="Kai Pa" w:date="2018-05-20T20:01:00Z">
              <w:r w:rsidRPr="00B90FBE">
                <w:rPr>
                  <w:sz w:val="32"/>
                  <w:szCs w:val="28"/>
                  <w:lang w:val="vi-VN" w:eastAsia="ja-JP"/>
                  <w:rPrChange w:id="6377"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0C72213" w14:textId="77777777" w:rsidR="00FE0955" w:rsidRPr="00B90FBE" w:rsidRDefault="00FE0955">
            <w:pPr>
              <w:rPr>
                <w:ins w:id="6378" w:author="Kai Pa" w:date="2018-05-20T20:01:00Z"/>
                <w:sz w:val="32"/>
                <w:szCs w:val="28"/>
                <w:lang w:val="vi-VN" w:eastAsia="ja-JP"/>
                <w:rPrChange w:id="6379" w:author="Kai Pa" w:date="2018-05-21T21:31:00Z">
                  <w:rPr>
                    <w:ins w:id="6380" w:author="Kai Pa" w:date="2018-05-20T20:01:00Z"/>
                    <w:rFonts w:asciiTheme="minorHAnsi" w:hAnsiTheme="minorHAnsi"/>
                    <w:sz w:val="22"/>
                    <w:szCs w:val="22"/>
                    <w:lang w:val="vi-VN" w:eastAsia="ja-JP"/>
                  </w:rPr>
                </w:rPrChange>
              </w:rPr>
              <w:pPrChange w:id="6381" w:author="Kai Pa" w:date="2018-05-21T20:59:00Z">
                <w:pPr>
                  <w:pStyle w:val="LeftTable"/>
                  <w:spacing w:line="256" w:lineRule="auto"/>
                </w:pPr>
              </w:pPrChange>
            </w:pPr>
            <w:ins w:id="6382" w:author="Kai Pa" w:date="2018-05-20T20:01:00Z">
              <w:r w:rsidRPr="00B90FBE">
                <w:rPr>
                  <w:sz w:val="32"/>
                  <w:szCs w:val="28"/>
                  <w:lang w:val="vi-VN" w:eastAsia="ja-JP"/>
                  <w:rPrChange w:id="6383" w:author="Kai Pa" w:date="2018-05-21T21:31:00Z">
                    <w:rPr>
                      <w:lang w:val="vi-VN" w:eastAsia="ja-JP"/>
                    </w:rPr>
                  </w:rPrChange>
                </w:rPr>
                <w:t>NGAYDH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272FCA3" w14:textId="77777777" w:rsidR="00FE0955" w:rsidRPr="00B90FBE" w:rsidRDefault="00FE0955">
            <w:pPr>
              <w:rPr>
                <w:ins w:id="6384" w:author="Kai Pa" w:date="2018-05-20T20:01:00Z"/>
                <w:sz w:val="32"/>
                <w:szCs w:val="28"/>
                <w:lang w:val="vi-VN" w:eastAsia="ja-JP"/>
                <w:rPrChange w:id="6385" w:author="Kai Pa" w:date="2018-05-21T21:31:00Z">
                  <w:rPr>
                    <w:ins w:id="6386" w:author="Kai Pa" w:date="2018-05-20T20:01:00Z"/>
                    <w:rFonts w:asciiTheme="minorHAnsi" w:hAnsiTheme="minorHAnsi"/>
                    <w:sz w:val="22"/>
                    <w:szCs w:val="22"/>
                    <w:lang w:val="vi-VN" w:eastAsia="ja-JP"/>
                  </w:rPr>
                </w:rPrChange>
              </w:rPr>
              <w:pPrChange w:id="6387" w:author="Kai Pa" w:date="2018-05-21T20:59:00Z">
                <w:pPr>
                  <w:pStyle w:val="Table"/>
                  <w:spacing w:line="256" w:lineRule="auto"/>
                </w:pPr>
              </w:pPrChange>
            </w:pPr>
            <w:ins w:id="6388" w:author="Kai Pa" w:date="2018-05-20T20:01:00Z">
              <w:r w:rsidRPr="00B90FBE">
                <w:rPr>
                  <w:sz w:val="32"/>
                  <w:szCs w:val="28"/>
                  <w:lang w:val="vi-VN" w:eastAsia="ja-JP"/>
                  <w:rPrChange w:id="6389"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6052A280" w14:textId="77777777" w:rsidR="00FE0955" w:rsidRPr="00B90FBE" w:rsidRDefault="00FE0955">
            <w:pPr>
              <w:rPr>
                <w:ins w:id="6390" w:author="Kai Pa" w:date="2018-05-20T20:01:00Z"/>
                <w:sz w:val="32"/>
                <w:szCs w:val="28"/>
                <w:lang w:val="vi-VN" w:eastAsia="ja-JP"/>
                <w:rPrChange w:id="6391" w:author="Kai Pa" w:date="2018-05-21T21:31:00Z">
                  <w:rPr>
                    <w:ins w:id="6392" w:author="Kai Pa" w:date="2018-05-20T20:01:00Z"/>
                    <w:rFonts w:asciiTheme="minorHAnsi" w:hAnsiTheme="minorHAnsi"/>
                    <w:sz w:val="22"/>
                    <w:szCs w:val="22"/>
                    <w:lang w:val="vi-VN" w:eastAsia="ja-JP"/>
                  </w:rPr>
                </w:rPrChange>
              </w:rPr>
              <w:pPrChange w:id="6393" w:author="Kai Pa" w:date="2018-05-21T20:59:00Z">
                <w:pPr>
                  <w:pStyle w:val="Table"/>
                  <w:spacing w:line="256" w:lineRule="auto"/>
                </w:pPr>
              </w:pPrChange>
            </w:pPr>
            <w:ins w:id="6394" w:author="Kai Pa" w:date="2018-05-20T20:01:00Z">
              <w:r w:rsidRPr="00B90FBE">
                <w:rPr>
                  <w:sz w:val="32"/>
                  <w:szCs w:val="28"/>
                  <w:lang w:val="vi-VN" w:eastAsia="ja-JP"/>
                  <w:rPrChange w:id="6395" w:author="Kai Pa" w:date="2018-05-21T21:31:00Z">
                    <w:rPr>
                      <w:lang w:val="vi-VN" w:eastAsia="ja-JP"/>
                    </w:rPr>
                  </w:rPrChange>
                </w:rPr>
                <w:t>Ngày đáo hạn gửi tiết kiệm</w:t>
              </w:r>
            </w:ins>
          </w:p>
        </w:tc>
      </w:tr>
      <w:tr w:rsidR="00FE0955" w:rsidRPr="00B90FBE" w14:paraId="2124A087" w14:textId="77777777" w:rsidTr="00576C82">
        <w:trPr>
          <w:jc w:val="center"/>
          <w:ins w:id="639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7E38FB8" w14:textId="77777777" w:rsidR="00FE0955" w:rsidRPr="00B90FBE" w:rsidRDefault="00FE0955">
            <w:pPr>
              <w:rPr>
                <w:ins w:id="6397" w:author="Kai Pa" w:date="2018-05-20T20:01:00Z"/>
                <w:sz w:val="32"/>
                <w:szCs w:val="28"/>
                <w:lang w:val="vi-VN" w:eastAsia="ja-JP"/>
                <w:rPrChange w:id="6398" w:author="Kai Pa" w:date="2018-05-21T21:31:00Z">
                  <w:rPr>
                    <w:ins w:id="6399" w:author="Kai Pa" w:date="2018-05-20T20:01:00Z"/>
                    <w:rFonts w:asciiTheme="minorHAnsi" w:hAnsiTheme="minorHAnsi"/>
                    <w:sz w:val="22"/>
                    <w:szCs w:val="22"/>
                    <w:lang w:val="vi-VN" w:eastAsia="ja-JP"/>
                  </w:rPr>
                </w:rPrChange>
              </w:rPr>
              <w:pPrChange w:id="6400" w:author="Kai Pa" w:date="2018-05-21T20:59:00Z">
                <w:pPr>
                  <w:pStyle w:val="Table"/>
                  <w:spacing w:line="256" w:lineRule="auto"/>
                </w:pPr>
              </w:pPrChange>
            </w:pPr>
            <w:ins w:id="6401" w:author="Kai Pa" w:date="2018-05-20T20:01:00Z">
              <w:r w:rsidRPr="00B90FBE">
                <w:rPr>
                  <w:sz w:val="32"/>
                  <w:szCs w:val="28"/>
                  <w:lang w:val="vi-VN" w:eastAsia="ja-JP"/>
                  <w:rPrChange w:id="6402"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00D477B" w14:textId="77777777" w:rsidR="00FE0955" w:rsidRPr="00B90FBE" w:rsidRDefault="00FE0955">
            <w:pPr>
              <w:rPr>
                <w:ins w:id="6403" w:author="Kai Pa" w:date="2018-05-20T20:01:00Z"/>
                <w:sz w:val="32"/>
                <w:szCs w:val="28"/>
                <w:lang w:val="vi-VN" w:eastAsia="ja-JP"/>
                <w:rPrChange w:id="6404" w:author="Kai Pa" w:date="2018-05-21T21:31:00Z">
                  <w:rPr>
                    <w:ins w:id="6405" w:author="Kai Pa" w:date="2018-05-20T20:01:00Z"/>
                    <w:rFonts w:asciiTheme="minorHAnsi" w:hAnsiTheme="minorHAnsi"/>
                    <w:sz w:val="22"/>
                    <w:szCs w:val="22"/>
                    <w:lang w:val="vi-VN" w:eastAsia="ja-JP"/>
                  </w:rPr>
                </w:rPrChange>
              </w:rPr>
              <w:pPrChange w:id="6406" w:author="Kai Pa" w:date="2018-05-21T20:59:00Z">
                <w:pPr>
                  <w:pStyle w:val="LeftTable"/>
                  <w:spacing w:line="256" w:lineRule="auto"/>
                </w:pPr>
              </w:pPrChange>
            </w:pPr>
            <w:ins w:id="6407" w:author="Kai Pa" w:date="2018-05-20T20:01:00Z">
              <w:r w:rsidRPr="00B90FBE">
                <w:rPr>
                  <w:sz w:val="32"/>
                  <w:szCs w:val="28"/>
                  <w:lang w:val="vi-VN" w:eastAsia="ja-JP"/>
                  <w:rPrChange w:id="6408" w:author="Kai Pa" w:date="2018-05-21T21:31:00Z">
                    <w:rPr>
                      <w:lang w:val="vi-VN" w:eastAsia="ja-JP"/>
                    </w:rPr>
                  </w:rPrChange>
                </w:rPr>
                <w:t>SODU</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87C1806" w14:textId="77777777" w:rsidR="00FE0955" w:rsidRPr="00B90FBE" w:rsidRDefault="00FE0955">
            <w:pPr>
              <w:rPr>
                <w:ins w:id="6409" w:author="Kai Pa" w:date="2018-05-20T20:01:00Z"/>
                <w:sz w:val="32"/>
                <w:szCs w:val="28"/>
                <w:lang w:val="vi-VN" w:eastAsia="ja-JP"/>
                <w:rPrChange w:id="6410" w:author="Kai Pa" w:date="2018-05-21T21:31:00Z">
                  <w:rPr>
                    <w:ins w:id="6411" w:author="Kai Pa" w:date="2018-05-20T20:01:00Z"/>
                    <w:rFonts w:asciiTheme="minorHAnsi" w:hAnsiTheme="minorHAnsi"/>
                    <w:sz w:val="22"/>
                    <w:szCs w:val="22"/>
                    <w:lang w:val="vi-VN" w:eastAsia="ja-JP"/>
                  </w:rPr>
                </w:rPrChange>
              </w:rPr>
              <w:pPrChange w:id="6412" w:author="Kai Pa" w:date="2018-05-21T20:59:00Z">
                <w:pPr>
                  <w:pStyle w:val="Table"/>
                  <w:spacing w:line="256" w:lineRule="auto"/>
                </w:pPr>
              </w:pPrChange>
            </w:pPr>
            <w:ins w:id="6413" w:author="Kai Pa" w:date="2018-05-20T20:01:00Z">
              <w:r w:rsidRPr="00B90FBE">
                <w:rPr>
                  <w:sz w:val="32"/>
                  <w:szCs w:val="28"/>
                  <w:lang w:val="vi-VN" w:eastAsia="ja-JP"/>
                  <w:rPrChange w:id="6414" w:author="Kai Pa" w:date="2018-05-21T21:31:00Z">
                    <w:rPr>
                      <w:lang w:val="vi-VN" w:eastAsia="ja-JP"/>
                    </w:rPr>
                  </w:rPrChange>
                </w:rPr>
                <w:t>money</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1BB24598" w14:textId="77777777" w:rsidR="00FE0955" w:rsidRPr="00B90FBE" w:rsidRDefault="00FE0955">
            <w:pPr>
              <w:rPr>
                <w:ins w:id="6415" w:author="Kai Pa" w:date="2018-05-20T20:01:00Z"/>
                <w:sz w:val="32"/>
                <w:szCs w:val="28"/>
                <w:lang w:val="vi-VN" w:eastAsia="ja-JP"/>
                <w:rPrChange w:id="6416" w:author="Kai Pa" w:date="2018-05-21T21:31:00Z">
                  <w:rPr>
                    <w:ins w:id="6417" w:author="Kai Pa" w:date="2018-05-20T20:01:00Z"/>
                    <w:rFonts w:asciiTheme="minorHAnsi" w:hAnsiTheme="minorHAnsi"/>
                    <w:sz w:val="22"/>
                    <w:szCs w:val="22"/>
                    <w:lang w:val="vi-VN" w:eastAsia="ja-JP"/>
                  </w:rPr>
                </w:rPrChange>
              </w:rPr>
              <w:pPrChange w:id="6418" w:author="Kai Pa" w:date="2018-05-21T20:59:00Z">
                <w:pPr>
                  <w:pStyle w:val="Table"/>
                  <w:spacing w:line="256" w:lineRule="auto"/>
                </w:pPr>
              </w:pPrChange>
            </w:pPr>
            <w:ins w:id="6419" w:author="Kai Pa" w:date="2018-05-20T20:01:00Z">
              <w:r w:rsidRPr="00B90FBE">
                <w:rPr>
                  <w:sz w:val="32"/>
                  <w:szCs w:val="28"/>
                  <w:lang w:val="vi-VN" w:eastAsia="ja-JP"/>
                  <w:rPrChange w:id="6420" w:author="Kai Pa" w:date="2018-05-21T21:31:00Z">
                    <w:rPr>
                      <w:lang w:val="vi-VN" w:eastAsia="ja-JP"/>
                    </w:rPr>
                  </w:rPrChange>
                </w:rPr>
                <w:t>Số dư hiện có trong STK</w:t>
              </w:r>
            </w:ins>
          </w:p>
        </w:tc>
      </w:tr>
    </w:tbl>
    <w:p w14:paraId="152F1963" w14:textId="77777777" w:rsidR="00FE0955" w:rsidRPr="00B90FBE" w:rsidRDefault="00FE0955">
      <w:pPr>
        <w:rPr>
          <w:ins w:id="6421" w:author="Kai Pa" w:date="2018-05-20T20:01:00Z"/>
          <w:rFonts w:eastAsia="Times New Roman" w:cs="Arial"/>
          <w:sz w:val="32"/>
          <w:szCs w:val="28"/>
          <w:rPrChange w:id="6422" w:author="Kai Pa" w:date="2018-05-21T21:31:00Z">
            <w:rPr>
              <w:ins w:id="6423" w:author="Kai Pa" w:date="2018-05-20T20:01:00Z"/>
              <w:rFonts w:asciiTheme="minorHAnsi" w:eastAsia="Times New Roman" w:hAnsiTheme="minorHAnsi" w:cs="Arial"/>
              <w:sz w:val="22"/>
              <w:szCs w:val="22"/>
            </w:rPr>
          </w:rPrChange>
        </w:rPr>
        <w:pPrChange w:id="6424" w:author="Kai Pa" w:date="2018-05-21T20:59:00Z">
          <w:pPr>
            <w:pStyle w:val="Heading3"/>
            <w:numPr>
              <w:numId w:val="4"/>
            </w:numPr>
            <w:tabs>
              <w:tab w:val="left" w:pos="720"/>
            </w:tabs>
            <w:ind w:left="720" w:hanging="360"/>
          </w:pPr>
        </w:pPrChange>
      </w:pPr>
      <w:bookmarkStart w:id="6425" w:name="_Toc264146340"/>
      <w:ins w:id="6426" w:author="Kai Pa" w:date="2018-05-20T20:01:00Z">
        <w:r w:rsidRPr="00B90FBE">
          <w:rPr>
            <w:sz w:val="32"/>
            <w:szCs w:val="28"/>
            <w:rPrChange w:id="6427" w:author="Kai Pa" w:date="2018-05-21T21:31:00Z">
              <w:rPr/>
            </w:rPrChange>
          </w:rPr>
          <w:t xml:space="preserve">Bảng </w:t>
        </w:r>
        <w:bookmarkEnd w:id="6425"/>
        <w:r w:rsidRPr="00B90FBE">
          <w:rPr>
            <w:sz w:val="32"/>
            <w:szCs w:val="28"/>
            <w:rPrChange w:id="6428" w:author="Kai Pa" w:date="2018-05-21T21:31:00Z">
              <w:rPr/>
            </w:rPrChange>
          </w:rPr>
          <w:t>KHACHHANG</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2529"/>
      </w:tblGrid>
      <w:tr w:rsidR="00FE0955" w:rsidRPr="00B90FBE" w14:paraId="2DE7F792" w14:textId="77777777" w:rsidTr="00576C82">
        <w:trPr>
          <w:jc w:val="center"/>
          <w:ins w:id="6429"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EDA33C" w14:textId="77777777" w:rsidR="00FE0955" w:rsidRPr="00B90FBE" w:rsidRDefault="00FE0955">
            <w:pPr>
              <w:rPr>
                <w:ins w:id="6430" w:author="Kai Pa" w:date="2018-05-20T20:01:00Z"/>
                <w:sz w:val="32"/>
                <w:szCs w:val="28"/>
                <w:lang w:val="vi-VN" w:eastAsia="ja-JP"/>
                <w:rPrChange w:id="6431" w:author="Kai Pa" w:date="2018-05-21T21:31:00Z">
                  <w:rPr>
                    <w:ins w:id="6432" w:author="Kai Pa" w:date="2018-05-20T20:01:00Z"/>
                    <w:rFonts w:asciiTheme="minorHAnsi" w:hAnsiTheme="minorHAnsi"/>
                    <w:sz w:val="22"/>
                    <w:szCs w:val="22"/>
                    <w:lang w:val="vi-VN" w:eastAsia="ja-JP"/>
                  </w:rPr>
                </w:rPrChange>
              </w:rPr>
              <w:pPrChange w:id="6433" w:author="Kai Pa" w:date="2018-05-21T20:59:00Z">
                <w:pPr>
                  <w:pStyle w:val="HeaderTable"/>
                  <w:spacing w:line="256" w:lineRule="auto"/>
                </w:pPr>
              </w:pPrChange>
            </w:pPr>
            <w:ins w:id="6434" w:author="Kai Pa" w:date="2018-05-20T20:01:00Z">
              <w:r w:rsidRPr="00B90FBE">
                <w:rPr>
                  <w:sz w:val="32"/>
                  <w:szCs w:val="28"/>
                  <w:lang w:val="vi-VN" w:eastAsia="ja-JP"/>
                  <w:rPrChange w:id="6435"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9C1E73" w14:textId="77777777" w:rsidR="00FE0955" w:rsidRPr="00B90FBE" w:rsidRDefault="00FE0955">
            <w:pPr>
              <w:rPr>
                <w:ins w:id="6436" w:author="Kai Pa" w:date="2018-05-20T20:01:00Z"/>
                <w:sz w:val="32"/>
                <w:szCs w:val="28"/>
                <w:lang w:val="vi-VN" w:eastAsia="ja-JP"/>
                <w:rPrChange w:id="6437" w:author="Kai Pa" w:date="2018-05-21T21:31:00Z">
                  <w:rPr>
                    <w:ins w:id="6438" w:author="Kai Pa" w:date="2018-05-20T20:01:00Z"/>
                    <w:rFonts w:asciiTheme="minorHAnsi" w:hAnsiTheme="minorHAnsi"/>
                    <w:sz w:val="22"/>
                    <w:szCs w:val="22"/>
                    <w:lang w:val="vi-VN" w:eastAsia="ja-JP"/>
                  </w:rPr>
                </w:rPrChange>
              </w:rPr>
              <w:pPrChange w:id="6439" w:author="Kai Pa" w:date="2018-05-21T20:59:00Z">
                <w:pPr>
                  <w:pStyle w:val="HeaderTable"/>
                  <w:spacing w:line="256" w:lineRule="auto"/>
                </w:pPr>
              </w:pPrChange>
            </w:pPr>
            <w:ins w:id="6440" w:author="Kai Pa" w:date="2018-05-20T20:01:00Z">
              <w:r w:rsidRPr="00B90FBE">
                <w:rPr>
                  <w:sz w:val="32"/>
                  <w:szCs w:val="28"/>
                  <w:lang w:val="vi-VN" w:eastAsia="ja-JP"/>
                  <w:rPrChange w:id="6441"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548D99A" w14:textId="77777777" w:rsidR="00FE0955" w:rsidRPr="00B90FBE" w:rsidRDefault="00FE0955">
            <w:pPr>
              <w:rPr>
                <w:ins w:id="6442" w:author="Kai Pa" w:date="2018-05-20T20:01:00Z"/>
                <w:sz w:val="32"/>
                <w:szCs w:val="28"/>
                <w:lang w:val="vi-VN" w:eastAsia="ja-JP"/>
                <w:rPrChange w:id="6443" w:author="Kai Pa" w:date="2018-05-21T21:31:00Z">
                  <w:rPr>
                    <w:ins w:id="6444" w:author="Kai Pa" w:date="2018-05-20T20:01:00Z"/>
                    <w:rFonts w:asciiTheme="minorHAnsi" w:hAnsiTheme="minorHAnsi"/>
                    <w:sz w:val="22"/>
                    <w:szCs w:val="22"/>
                    <w:lang w:val="vi-VN" w:eastAsia="ja-JP"/>
                  </w:rPr>
                </w:rPrChange>
              </w:rPr>
              <w:pPrChange w:id="6445" w:author="Kai Pa" w:date="2018-05-21T20:59:00Z">
                <w:pPr>
                  <w:pStyle w:val="HeaderTable"/>
                  <w:spacing w:line="256" w:lineRule="auto"/>
                </w:pPr>
              </w:pPrChange>
            </w:pPr>
            <w:ins w:id="6446" w:author="Kai Pa" w:date="2018-05-20T20:01:00Z">
              <w:r w:rsidRPr="00B90FBE">
                <w:rPr>
                  <w:sz w:val="32"/>
                  <w:szCs w:val="28"/>
                  <w:lang w:val="vi-VN" w:eastAsia="ja-JP"/>
                  <w:rPrChange w:id="6447" w:author="Kai Pa" w:date="2018-05-21T21:31:00Z">
                    <w:rPr>
                      <w:b w:val="0"/>
                      <w:lang w:val="vi-VN" w:eastAsia="ja-JP"/>
                    </w:rPr>
                  </w:rPrChange>
                </w:rPr>
                <w:t>Kiểu dữ liệu</w:t>
              </w:r>
            </w:ins>
          </w:p>
        </w:tc>
        <w:tc>
          <w:tcPr>
            <w:tcW w:w="25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D0A8C9" w14:textId="77777777" w:rsidR="00FE0955" w:rsidRPr="00B90FBE" w:rsidRDefault="00FE0955">
            <w:pPr>
              <w:rPr>
                <w:ins w:id="6448" w:author="Kai Pa" w:date="2018-05-20T20:01:00Z"/>
                <w:sz w:val="32"/>
                <w:szCs w:val="28"/>
                <w:lang w:val="vi-VN" w:eastAsia="ja-JP"/>
                <w:rPrChange w:id="6449" w:author="Kai Pa" w:date="2018-05-21T21:31:00Z">
                  <w:rPr>
                    <w:ins w:id="6450" w:author="Kai Pa" w:date="2018-05-20T20:01:00Z"/>
                    <w:rFonts w:asciiTheme="minorHAnsi" w:hAnsiTheme="minorHAnsi"/>
                    <w:sz w:val="22"/>
                    <w:szCs w:val="22"/>
                    <w:lang w:val="vi-VN" w:eastAsia="ja-JP"/>
                  </w:rPr>
                </w:rPrChange>
              </w:rPr>
              <w:pPrChange w:id="6451" w:author="Kai Pa" w:date="2018-05-21T20:59:00Z">
                <w:pPr>
                  <w:pStyle w:val="HeaderTable"/>
                  <w:spacing w:line="256" w:lineRule="auto"/>
                </w:pPr>
              </w:pPrChange>
            </w:pPr>
            <w:ins w:id="6452" w:author="Kai Pa" w:date="2018-05-20T20:01:00Z">
              <w:r w:rsidRPr="00B90FBE">
                <w:rPr>
                  <w:sz w:val="32"/>
                  <w:szCs w:val="28"/>
                  <w:lang w:val="vi-VN" w:eastAsia="ja-JP"/>
                  <w:rPrChange w:id="6453" w:author="Kai Pa" w:date="2018-05-21T21:31:00Z">
                    <w:rPr>
                      <w:b w:val="0"/>
                      <w:lang w:val="vi-VN" w:eastAsia="ja-JP"/>
                    </w:rPr>
                  </w:rPrChange>
                </w:rPr>
                <w:t>Diễn giải</w:t>
              </w:r>
            </w:ins>
          </w:p>
        </w:tc>
      </w:tr>
      <w:tr w:rsidR="00FE0955" w:rsidRPr="00B90FBE" w14:paraId="1DC5E848" w14:textId="77777777" w:rsidTr="00576C82">
        <w:trPr>
          <w:jc w:val="center"/>
          <w:ins w:id="645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71159A2" w14:textId="77777777" w:rsidR="00FE0955" w:rsidRPr="00B90FBE" w:rsidRDefault="00FE0955">
            <w:pPr>
              <w:rPr>
                <w:ins w:id="6455" w:author="Kai Pa" w:date="2018-05-20T20:01:00Z"/>
                <w:sz w:val="32"/>
                <w:szCs w:val="28"/>
                <w:lang w:val="vi-VN" w:eastAsia="ja-JP"/>
                <w:rPrChange w:id="6456" w:author="Kai Pa" w:date="2018-05-21T21:31:00Z">
                  <w:rPr>
                    <w:ins w:id="6457" w:author="Kai Pa" w:date="2018-05-20T20:01:00Z"/>
                    <w:rFonts w:asciiTheme="minorHAnsi" w:hAnsiTheme="minorHAnsi"/>
                    <w:sz w:val="22"/>
                    <w:szCs w:val="22"/>
                    <w:lang w:val="vi-VN" w:eastAsia="ja-JP"/>
                  </w:rPr>
                </w:rPrChange>
              </w:rPr>
              <w:pPrChange w:id="6458" w:author="Kai Pa" w:date="2018-05-21T20:59:00Z">
                <w:pPr>
                  <w:pStyle w:val="Table"/>
                  <w:spacing w:line="256" w:lineRule="auto"/>
                </w:pPr>
              </w:pPrChange>
            </w:pPr>
            <w:ins w:id="6459" w:author="Kai Pa" w:date="2018-05-20T20:01:00Z">
              <w:r w:rsidRPr="00B90FBE">
                <w:rPr>
                  <w:sz w:val="32"/>
                  <w:szCs w:val="28"/>
                  <w:lang w:val="vi-VN" w:eastAsia="ja-JP"/>
                  <w:rPrChange w:id="6460"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FA85B2B" w14:textId="77777777" w:rsidR="00FE0955" w:rsidRPr="00B90FBE" w:rsidRDefault="00FE0955">
            <w:pPr>
              <w:rPr>
                <w:ins w:id="6461" w:author="Kai Pa" w:date="2018-05-20T20:01:00Z"/>
                <w:b/>
                <w:sz w:val="32"/>
                <w:szCs w:val="28"/>
                <w:u w:val="single"/>
                <w:lang w:val="vi-VN" w:eastAsia="ja-JP"/>
                <w:rPrChange w:id="6462" w:author="Kai Pa" w:date="2018-05-21T21:31:00Z">
                  <w:rPr>
                    <w:ins w:id="6463" w:author="Kai Pa" w:date="2018-05-20T20:01:00Z"/>
                    <w:rFonts w:asciiTheme="minorHAnsi" w:hAnsiTheme="minorHAnsi"/>
                    <w:b/>
                    <w:sz w:val="22"/>
                    <w:szCs w:val="22"/>
                    <w:u w:val="single"/>
                    <w:lang w:val="vi-VN" w:eastAsia="ja-JP"/>
                  </w:rPr>
                </w:rPrChange>
              </w:rPr>
              <w:pPrChange w:id="6464" w:author="Kai Pa" w:date="2018-05-21T20:59:00Z">
                <w:pPr>
                  <w:pStyle w:val="LeftTable"/>
                  <w:spacing w:line="256" w:lineRule="auto"/>
                </w:pPr>
              </w:pPrChange>
            </w:pPr>
            <w:ins w:id="6465" w:author="Kai Pa" w:date="2018-05-20T20:01:00Z">
              <w:r w:rsidRPr="00B90FBE">
                <w:rPr>
                  <w:b/>
                  <w:sz w:val="32"/>
                  <w:szCs w:val="28"/>
                  <w:u w:val="single"/>
                  <w:lang w:val="vi-VN" w:eastAsia="ja-JP"/>
                  <w:rPrChange w:id="6466" w:author="Kai Pa" w:date="2018-05-21T21:31:00Z">
                    <w:rPr>
                      <w:b/>
                      <w:u w:val="single"/>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BE46C0" w14:textId="77777777" w:rsidR="00FE0955" w:rsidRPr="00B90FBE" w:rsidRDefault="00FE0955">
            <w:pPr>
              <w:rPr>
                <w:ins w:id="6467" w:author="Kai Pa" w:date="2018-05-20T20:01:00Z"/>
                <w:sz w:val="32"/>
                <w:szCs w:val="28"/>
                <w:lang w:val="vi-VN" w:eastAsia="ja-JP"/>
                <w:rPrChange w:id="6468" w:author="Kai Pa" w:date="2018-05-21T21:31:00Z">
                  <w:rPr>
                    <w:ins w:id="6469" w:author="Kai Pa" w:date="2018-05-20T20:01:00Z"/>
                    <w:rFonts w:asciiTheme="minorHAnsi" w:hAnsiTheme="minorHAnsi"/>
                    <w:sz w:val="22"/>
                    <w:szCs w:val="22"/>
                    <w:lang w:val="vi-VN" w:eastAsia="ja-JP"/>
                  </w:rPr>
                </w:rPrChange>
              </w:rPr>
              <w:pPrChange w:id="6470" w:author="Kai Pa" w:date="2018-05-21T20:59:00Z">
                <w:pPr>
                  <w:pStyle w:val="Table"/>
                  <w:spacing w:line="256" w:lineRule="auto"/>
                </w:pPr>
              </w:pPrChange>
            </w:pPr>
            <w:ins w:id="6471" w:author="Kai Pa" w:date="2018-05-20T20:01:00Z">
              <w:r w:rsidRPr="00B90FBE">
                <w:rPr>
                  <w:sz w:val="32"/>
                  <w:szCs w:val="28"/>
                  <w:lang w:val="vi-VN" w:eastAsia="ja-JP"/>
                  <w:rPrChange w:id="6472" w:author="Kai Pa" w:date="2018-05-21T21:31:00Z">
                    <w:rPr>
                      <w:lang w:val="vi-VN" w:eastAsia="ja-JP"/>
                    </w:rPr>
                  </w:rPrChange>
                </w:rPr>
                <w:t>char(10)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6AD348D" w14:textId="77777777" w:rsidR="00FE0955" w:rsidRPr="00B90FBE" w:rsidRDefault="00FE0955">
            <w:pPr>
              <w:rPr>
                <w:ins w:id="6473" w:author="Kai Pa" w:date="2018-05-20T20:01:00Z"/>
                <w:sz w:val="32"/>
                <w:szCs w:val="28"/>
                <w:lang w:val="vi-VN" w:eastAsia="ja-JP"/>
                <w:rPrChange w:id="6474" w:author="Kai Pa" w:date="2018-05-21T21:31:00Z">
                  <w:rPr>
                    <w:ins w:id="6475" w:author="Kai Pa" w:date="2018-05-20T20:01:00Z"/>
                    <w:rFonts w:asciiTheme="minorHAnsi" w:hAnsiTheme="minorHAnsi"/>
                    <w:sz w:val="22"/>
                    <w:szCs w:val="22"/>
                    <w:lang w:val="vi-VN" w:eastAsia="ja-JP"/>
                  </w:rPr>
                </w:rPrChange>
              </w:rPr>
              <w:pPrChange w:id="6476" w:author="Kai Pa" w:date="2018-05-21T20:59:00Z">
                <w:pPr>
                  <w:pStyle w:val="Table"/>
                  <w:spacing w:line="256" w:lineRule="auto"/>
                </w:pPr>
              </w:pPrChange>
            </w:pPr>
            <w:ins w:id="6477" w:author="Kai Pa" w:date="2018-05-20T20:01:00Z">
              <w:r w:rsidRPr="00B90FBE">
                <w:rPr>
                  <w:sz w:val="32"/>
                  <w:szCs w:val="28"/>
                  <w:lang w:val="vi-VN" w:eastAsia="ja-JP"/>
                  <w:rPrChange w:id="6478" w:author="Kai Pa" w:date="2018-05-21T21:31:00Z">
                    <w:rPr>
                      <w:lang w:val="vi-VN" w:eastAsia="ja-JP"/>
                    </w:rPr>
                  </w:rPrChange>
                </w:rPr>
                <w:t>Mã khách hàng</w:t>
              </w:r>
            </w:ins>
          </w:p>
        </w:tc>
      </w:tr>
      <w:tr w:rsidR="00FE0955" w:rsidRPr="00B90FBE" w14:paraId="335D5C4F" w14:textId="77777777" w:rsidTr="00576C82">
        <w:trPr>
          <w:jc w:val="center"/>
          <w:ins w:id="6479"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C6CCA94" w14:textId="77777777" w:rsidR="00FE0955" w:rsidRPr="00B90FBE" w:rsidRDefault="00FE0955">
            <w:pPr>
              <w:rPr>
                <w:ins w:id="6480" w:author="Kai Pa" w:date="2018-05-20T20:01:00Z"/>
                <w:sz w:val="32"/>
                <w:szCs w:val="28"/>
                <w:lang w:val="vi-VN" w:eastAsia="ja-JP"/>
                <w:rPrChange w:id="6481" w:author="Kai Pa" w:date="2018-05-21T21:31:00Z">
                  <w:rPr>
                    <w:ins w:id="6482" w:author="Kai Pa" w:date="2018-05-20T20:01:00Z"/>
                    <w:rFonts w:asciiTheme="minorHAnsi" w:hAnsiTheme="minorHAnsi"/>
                    <w:sz w:val="22"/>
                    <w:szCs w:val="22"/>
                    <w:lang w:val="vi-VN" w:eastAsia="ja-JP"/>
                  </w:rPr>
                </w:rPrChange>
              </w:rPr>
              <w:pPrChange w:id="6483" w:author="Kai Pa" w:date="2018-05-21T20:59:00Z">
                <w:pPr>
                  <w:pStyle w:val="Table"/>
                  <w:spacing w:line="256" w:lineRule="auto"/>
                </w:pPr>
              </w:pPrChange>
            </w:pPr>
            <w:ins w:id="6484" w:author="Kai Pa" w:date="2018-05-20T20:01:00Z">
              <w:r w:rsidRPr="00B90FBE">
                <w:rPr>
                  <w:sz w:val="32"/>
                  <w:szCs w:val="28"/>
                  <w:lang w:val="vi-VN" w:eastAsia="ja-JP"/>
                  <w:rPrChange w:id="6485" w:author="Kai Pa" w:date="2018-05-21T21:31:00Z">
                    <w:rPr>
                      <w:lang w:val="vi-VN" w:eastAsia="ja-JP"/>
                    </w:rPr>
                  </w:rPrChange>
                </w:rPr>
                <w:lastRenderedPageBreak/>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4A460FE" w14:textId="77777777" w:rsidR="00FE0955" w:rsidRPr="00B90FBE" w:rsidRDefault="00FE0955">
            <w:pPr>
              <w:rPr>
                <w:ins w:id="6486" w:author="Kai Pa" w:date="2018-05-20T20:01:00Z"/>
                <w:sz w:val="32"/>
                <w:szCs w:val="28"/>
                <w:lang w:val="vi-VN" w:eastAsia="ja-JP"/>
                <w:rPrChange w:id="6487" w:author="Kai Pa" w:date="2018-05-21T21:31:00Z">
                  <w:rPr>
                    <w:ins w:id="6488" w:author="Kai Pa" w:date="2018-05-20T20:01:00Z"/>
                    <w:rFonts w:asciiTheme="minorHAnsi" w:hAnsiTheme="minorHAnsi"/>
                    <w:sz w:val="22"/>
                    <w:szCs w:val="22"/>
                    <w:lang w:val="vi-VN" w:eastAsia="ja-JP"/>
                  </w:rPr>
                </w:rPrChange>
              </w:rPr>
              <w:pPrChange w:id="6489" w:author="Kai Pa" w:date="2018-05-21T20:59:00Z">
                <w:pPr>
                  <w:pStyle w:val="LeftTable"/>
                  <w:spacing w:line="256" w:lineRule="auto"/>
                </w:pPr>
              </w:pPrChange>
            </w:pPr>
            <w:ins w:id="6490" w:author="Kai Pa" w:date="2018-05-20T20:01:00Z">
              <w:r w:rsidRPr="00B90FBE">
                <w:rPr>
                  <w:sz w:val="32"/>
                  <w:szCs w:val="28"/>
                  <w:lang w:val="vi-VN" w:eastAsia="ja-JP"/>
                  <w:rPrChange w:id="6491"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1299FDB" w14:textId="77777777" w:rsidR="00FE0955" w:rsidRPr="00B90FBE" w:rsidRDefault="00FE0955">
            <w:pPr>
              <w:rPr>
                <w:ins w:id="6492" w:author="Kai Pa" w:date="2018-05-20T20:01:00Z"/>
                <w:sz w:val="32"/>
                <w:szCs w:val="28"/>
                <w:lang w:val="vi-VN" w:eastAsia="ja-JP"/>
                <w:rPrChange w:id="6493" w:author="Kai Pa" w:date="2018-05-21T21:31:00Z">
                  <w:rPr>
                    <w:ins w:id="6494" w:author="Kai Pa" w:date="2018-05-20T20:01:00Z"/>
                    <w:rFonts w:asciiTheme="minorHAnsi" w:hAnsiTheme="minorHAnsi"/>
                    <w:sz w:val="22"/>
                    <w:szCs w:val="22"/>
                    <w:lang w:val="vi-VN" w:eastAsia="ja-JP"/>
                  </w:rPr>
                </w:rPrChange>
              </w:rPr>
              <w:pPrChange w:id="6495" w:author="Kai Pa" w:date="2018-05-21T20:59:00Z">
                <w:pPr>
                  <w:pStyle w:val="Table"/>
                  <w:spacing w:line="256" w:lineRule="auto"/>
                </w:pPr>
              </w:pPrChange>
            </w:pPr>
            <w:ins w:id="6496" w:author="Kai Pa" w:date="2018-05-20T20:01:00Z">
              <w:r w:rsidRPr="00B90FBE">
                <w:rPr>
                  <w:sz w:val="32"/>
                  <w:szCs w:val="28"/>
                  <w:lang w:val="vi-VN" w:eastAsia="ja-JP"/>
                  <w:rPrChange w:id="6497"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24E65526" w14:textId="77777777" w:rsidR="00FE0955" w:rsidRPr="00B90FBE" w:rsidRDefault="00FE0955">
            <w:pPr>
              <w:rPr>
                <w:ins w:id="6498" w:author="Kai Pa" w:date="2018-05-20T20:01:00Z"/>
                <w:sz w:val="32"/>
                <w:szCs w:val="28"/>
                <w:lang w:val="vi-VN" w:eastAsia="ja-JP"/>
                <w:rPrChange w:id="6499" w:author="Kai Pa" w:date="2018-05-21T21:31:00Z">
                  <w:rPr>
                    <w:ins w:id="6500" w:author="Kai Pa" w:date="2018-05-20T20:01:00Z"/>
                    <w:rFonts w:asciiTheme="minorHAnsi" w:hAnsiTheme="minorHAnsi"/>
                    <w:sz w:val="22"/>
                    <w:szCs w:val="22"/>
                    <w:lang w:val="vi-VN" w:eastAsia="ja-JP"/>
                  </w:rPr>
                </w:rPrChange>
              </w:rPr>
              <w:pPrChange w:id="6501" w:author="Kai Pa" w:date="2018-05-21T20:59:00Z">
                <w:pPr>
                  <w:pStyle w:val="Table"/>
                  <w:spacing w:line="256" w:lineRule="auto"/>
                </w:pPr>
              </w:pPrChange>
            </w:pPr>
            <w:ins w:id="6502" w:author="Kai Pa" w:date="2018-05-20T20:01:00Z">
              <w:r w:rsidRPr="00B90FBE">
                <w:rPr>
                  <w:sz w:val="32"/>
                  <w:szCs w:val="28"/>
                  <w:lang w:val="vi-VN" w:eastAsia="ja-JP"/>
                  <w:rPrChange w:id="6503" w:author="Kai Pa" w:date="2018-05-21T21:31:00Z">
                    <w:rPr>
                      <w:lang w:val="vi-VN" w:eastAsia="ja-JP"/>
                    </w:rPr>
                  </w:rPrChange>
                </w:rPr>
                <w:t>Họ tên</w:t>
              </w:r>
            </w:ins>
          </w:p>
        </w:tc>
      </w:tr>
      <w:tr w:rsidR="00FE0955" w:rsidRPr="00B90FBE" w14:paraId="1CB3BC28" w14:textId="77777777" w:rsidTr="00576C82">
        <w:trPr>
          <w:jc w:val="center"/>
          <w:ins w:id="650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FAB23CF" w14:textId="77777777" w:rsidR="00FE0955" w:rsidRPr="00B90FBE" w:rsidRDefault="00FE0955">
            <w:pPr>
              <w:rPr>
                <w:ins w:id="6505" w:author="Kai Pa" w:date="2018-05-20T20:01:00Z"/>
                <w:sz w:val="32"/>
                <w:szCs w:val="28"/>
                <w:lang w:val="vi-VN" w:eastAsia="ja-JP"/>
                <w:rPrChange w:id="6506" w:author="Kai Pa" w:date="2018-05-21T21:31:00Z">
                  <w:rPr>
                    <w:ins w:id="6507" w:author="Kai Pa" w:date="2018-05-20T20:01:00Z"/>
                    <w:rFonts w:asciiTheme="minorHAnsi" w:hAnsiTheme="minorHAnsi"/>
                    <w:sz w:val="22"/>
                    <w:szCs w:val="22"/>
                    <w:lang w:val="vi-VN" w:eastAsia="ja-JP"/>
                  </w:rPr>
                </w:rPrChange>
              </w:rPr>
              <w:pPrChange w:id="6508" w:author="Kai Pa" w:date="2018-05-21T20:59:00Z">
                <w:pPr>
                  <w:pStyle w:val="Table"/>
                  <w:spacing w:line="256" w:lineRule="auto"/>
                </w:pPr>
              </w:pPrChange>
            </w:pPr>
            <w:ins w:id="6509" w:author="Kai Pa" w:date="2018-05-20T20:01:00Z">
              <w:r w:rsidRPr="00B90FBE">
                <w:rPr>
                  <w:sz w:val="32"/>
                  <w:szCs w:val="28"/>
                  <w:lang w:val="vi-VN" w:eastAsia="ja-JP"/>
                  <w:rPrChange w:id="6510"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3897F44" w14:textId="77777777" w:rsidR="00FE0955" w:rsidRPr="00B90FBE" w:rsidRDefault="00FE0955">
            <w:pPr>
              <w:rPr>
                <w:ins w:id="6511" w:author="Kai Pa" w:date="2018-05-20T20:01:00Z"/>
                <w:sz w:val="32"/>
                <w:szCs w:val="28"/>
                <w:lang w:val="vi-VN" w:eastAsia="ja-JP"/>
                <w:rPrChange w:id="6512" w:author="Kai Pa" w:date="2018-05-21T21:31:00Z">
                  <w:rPr>
                    <w:ins w:id="6513" w:author="Kai Pa" w:date="2018-05-20T20:01:00Z"/>
                    <w:rFonts w:asciiTheme="minorHAnsi" w:hAnsiTheme="minorHAnsi"/>
                    <w:sz w:val="22"/>
                    <w:szCs w:val="22"/>
                    <w:lang w:val="vi-VN" w:eastAsia="ja-JP"/>
                  </w:rPr>
                </w:rPrChange>
              </w:rPr>
              <w:pPrChange w:id="6514" w:author="Kai Pa" w:date="2018-05-21T20:59:00Z">
                <w:pPr>
                  <w:pStyle w:val="LeftTable"/>
                  <w:spacing w:line="256" w:lineRule="auto"/>
                </w:pPr>
              </w:pPrChange>
            </w:pPr>
            <w:ins w:id="6515" w:author="Kai Pa" w:date="2018-05-20T20:01:00Z">
              <w:r w:rsidRPr="00B90FBE">
                <w:rPr>
                  <w:sz w:val="32"/>
                  <w:szCs w:val="28"/>
                  <w:lang w:val="vi-VN" w:eastAsia="ja-JP"/>
                  <w:rPrChange w:id="6516"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E3F69F" w14:textId="77777777" w:rsidR="00FE0955" w:rsidRPr="00B90FBE" w:rsidRDefault="00FE0955">
            <w:pPr>
              <w:rPr>
                <w:ins w:id="6517" w:author="Kai Pa" w:date="2018-05-20T20:01:00Z"/>
                <w:sz w:val="32"/>
                <w:szCs w:val="28"/>
                <w:lang w:val="vi-VN" w:eastAsia="ja-JP"/>
                <w:rPrChange w:id="6518" w:author="Kai Pa" w:date="2018-05-21T21:31:00Z">
                  <w:rPr>
                    <w:ins w:id="6519" w:author="Kai Pa" w:date="2018-05-20T20:01:00Z"/>
                    <w:rFonts w:asciiTheme="minorHAnsi" w:hAnsiTheme="minorHAnsi"/>
                    <w:sz w:val="22"/>
                    <w:szCs w:val="22"/>
                    <w:lang w:val="vi-VN" w:eastAsia="ja-JP"/>
                  </w:rPr>
                </w:rPrChange>
              </w:rPr>
              <w:pPrChange w:id="6520" w:author="Kai Pa" w:date="2018-05-21T20:59:00Z">
                <w:pPr>
                  <w:pStyle w:val="Table"/>
                  <w:spacing w:line="256" w:lineRule="auto"/>
                </w:pPr>
              </w:pPrChange>
            </w:pPr>
            <w:ins w:id="6521" w:author="Kai Pa" w:date="2018-05-20T20:01:00Z">
              <w:r w:rsidRPr="00B90FBE">
                <w:rPr>
                  <w:sz w:val="32"/>
                  <w:szCs w:val="28"/>
                  <w:lang w:val="vi-VN" w:eastAsia="ja-JP"/>
                  <w:rPrChange w:id="6522"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078FDF6" w14:textId="77777777" w:rsidR="00FE0955" w:rsidRPr="00B90FBE" w:rsidRDefault="00FE0955">
            <w:pPr>
              <w:rPr>
                <w:ins w:id="6523" w:author="Kai Pa" w:date="2018-05-20T20:01:00Z"/>
                <w:sz w:val="32"/>
                <w:szCs w:val="28"/>
                <w:lang w:val="vi-VN" w:eastAsia="ja-JP"/>
                <w:rPrChange w:id="6524" w:author="Kai Pa" w:date="2018-05-21T21:31:00Z">
                  <w:rPr>
                    <w:ins w:id="6525" w:author="Kai Pa" w:date="2018-05-20T20:01:00Z"/>
                    <w:rFonts w:asciiTheme="minorHAnsi" w:hAnsiTheme="minorHAnsi"/>
                    <w:sz w:val="22"/>
                    <w:szCs w:val="22"/>
                    <w:lang w:val="vi-VN" w:eastAsia="ja-JP"/>
                  </w:rPr>
                </w:rPrChange>
              </w:rPr>
              <w:pPrChange w:id="6526" w:author="Kai Pa" w:date="2018-05-21T20:59:00Z">
                <w:pPr>
                  <w:pStyle w:val="Table"/>
                  <w:spacing w:line="256" w:lineRule="auto"/>
                </w:pPr>
              </w:pPrChange>
            </w:pPr>
            <w:ins w:id="6527" w:author="Kai Pa" w:date="2018-05-20T20:01:00Z">
              <w:r w:rsidRPr="00B90FBE">
                <w:rPr>
                  <w:sz w:val="32"/>
                  <w:szCs w:val="28"/>
                  <w:lang w:val="vi-VN" w:eastAsia="ja-JP"/>
                  <w:rPrChange w:id="6528" w:author="Kai Pa" w:date="2018-05-21T21:31:00Z">
                    <w:rPr>
                      <w:lang w:val="vi-VN" w:eastAsia="ja-JP"/>
                    </w:rPr>
                  </w:rPrChange>
                </w:rPr>
                <w:t>Địa chỉ</w:t>
              </w:r>
            </w:ins>
          </w:p>
        </w:tc>
      </w:tr>
      <w:tr w:rsidR="00FE0955" w:rsidRPr="00B90FBE" w14:paraId="2F53AE2D" w14:textId="77777777" w:rsidTr="00576C82">
        <w:trPr>
          <w:jc w:val="center"/>
          <w:ins w:id="6529"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64612B0" w14:textId="77777777" w:rsidR="00FE0955" w:rsidRPr="00B90FBE" w:rsidRDefault="00FE0955">
            <w:pPr>
              <w:rPr>
                <w:ins w:id="6530" w:author="Kai Pa" w:date="2018-05-20T20:01:00Z"/>
                <w:sz w:val="32"/>
                <w:szCs w:val="28"/>
                <w:lang w:val="vi-VN" w:eastAsia="ja-JP"/>
                <w:rPrChange w:id="6531" w:author="Kai Pa" w:date="2018-05-21T21:31:00Z">
                  <w:rPr>
                    <w:ins w:id="6532" w:author="Kai Pa" w:date="2018-05-20T20:01:00Z"/>
                    <w:rFonts w:asciiTheme="minorHAnsi" w:hAnsiTheme="minorHAnsi"/>
                    <w:sz w:val="22"/>
                    <w:szCs w:val="22"/>
                    <w:lang w:val="vi-VN" w:eastAsia="ja-JP"/>
                  </w:rPr>
                </w:rPrChange>
              </w:rPr>
              <w:pPrChange w:id="6533" w:author="Kai Pa" w:date="2018-05-21T20:59:00Z">
                <w:pPr>
                  <w:pStyle w:val="Table"/>
                  <w:spacing w:line="256" w:lineRule="auto"/>
                </w:pPr>
              </w:pPrChange>
            </w:pPr>
            <w:ins w:id="6534" w:author="Kai Pa" w:date="2018-05-20T20:01:00Z">
              <w:r w:rsidRPr="00B90FBE">
                <w:rPr>
                  <w:sz w:val="32"/>
                  <w:szCs w:val="28"/>
                  <w:lang w:val="vi-VN" w:eastAsia="ja-JP"/>
                  <w:rPrChange w:id="6535"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947C0B5" w14:textId="77777777" w:rsidR="00FE0955" w:rsidRPr="00B90FBE" w:rsidRDefault="00FE0955">
            <w:pPr>
              <w:rPr>
                <w:ins w:id="6536" w:author="Kai Pa" w:date="2018-05-20T20:01:00Z"/>
                <w:sz w:val="32"/>
                <w:szCs w:val="28"/>
                <w:lang w:val="vi-VN" w:eastAsia="ja-JP"/>
                <w:rPrChange w:id="6537" w:author="Kai Pa" w:date="2018-05-21T21:31:00Z">
                  <w:rPr>
                    <w:ins w:id="6538" w:author="Kai Pa" w:date="2018-05-20T20:01:00Z"/>
                    <w:rFonts w:asciiTheme="minorHAnsi" w:hAnsiTheme="minorHAnsi"/>
                    <w:sz w:val="22"/>
                    <w:szCs w:val="22"/>
                    <w:lang w:val="vi-VN" w:eastAsia="ja-JP"/>
                  </w:rPr>
                </w:rPrChange>
              </w:rPr>
              <w:pPrChange w:id="6539" w:author="Kai Pa" w:date="2018-05-21T20:59:00Z">
                <w:pPr>
                  <w:pStyle w:val="LeftTable"/>
                  <w:spacing w:line="256" w:lineRule="auto"/>
                </w:pPr>
              </w:pPrChange>
            </w:pPr>
            <w:ins w:id="6540" w:author="Kai Pa" w:date="2018-05-20T20:01:00Z">
              <w:r w:rsidRPr="00B90FBE">
                <w:rPr>
                  <w:sz w:val="32"/>
                  <w:szCs w:val="28"/>
                  <w:lang w:val="vi-VN" w:eastAsia="ja-JP"/>
                  <w:rPrChange w:id="6541"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0B8A045" w14:textId="77777777" w:rsidR="00FE0955" w:rsidRPr="00B90FBE" w:rsidRDefault="00FE0955">
            <w:pPr>
              <w:rPr>
                <w:ins w:id="6542" w:author="Kai Pa" w:date="2018-05-20T20:01:00Z"/>
                <w:sz w:val="32"/>
                <w:szCs w:val="28"/>
                <w:lang w:val="vi-VN" w:eastAsia="ja-JP"/>
                <w:rPrChange w:id="6543" w:author="Kai Pa" w:date="2018-05-21T21:31:00Z">
                  <w:rPr>
                    <w:ins w:id="6544" w:author="Kai Pa" w:date="2018-05-20T20:01:00Z"/>
                    <w:rFonts w:asciiTheme="minorHAnsi" w:hAnsiTheme="minorHAnsi"/>
                    <w:sz w:val="22"/>
                    <w:szCs w:val="22"/>
                    <w:lang w:val="vi-VN" w:eastAsia="ja-JP"/>
                  </w:rPr>
                </w:rPrChange>
              </w:rPr>
              <w:pPrChange w:id="6545" w:author="Kai Pa" w:date="2018-05-21T20:59:00Z">
                <w:pPr>
                  <w:pStyle w:val="Table"/>
                  <w:spacing w:line="256" w:lineRule="auto"/>
                </w:pPr>
              </w:pPrChange>
            </w:pPr>
            <w:ins w:id="6546" w:author="Kai Pa" w:date="2018-05-20T20:01:00Z">
              <w:r w:rsidRPr="00B90FBE">
                <w:rPr>
                  <w:sz w:val="32"/>
                  <w:szCs w:val="28"/>
                  <w:lang w:val="vi-VN" w:eastAsia="ja-JP"/>
                  <w:rPrChange w:id="6547"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5E9399B" w14:textId="77777777" w:rsidR="00FE0955" w:rsidRPr="00B90FBE" w:rsidRDefault="00FE0955">
            <w:pPr>
              <w:rPr>
                <w:ins w:id="6548" w:author="Kai Pa" w:date="2018-05-20T20:01:00Z"/>
                <w:sz w:val="32"/>
                <w:szCs w:val="28"/>
                <w:lang w:val="vi-VN" w:eastAsia="ja-JP"/>
                <w:rPrChange w:id="6549" w:author="Kai Pa" w:date="2018-05-21T21:31:00Z">
                  <w:rPr>
                    <w:ins w:id="6550" w:author="Kai Pa" w:date="2018-05-20T20:01:00Z"/>
                    <w:rFonts w:asciiTheme="minorHAnsi" w:hAnsiTheme="minorHAnsi"/>
                    <w:sz w:val="22"/>
                    <w:szCs w:val="22"/>
                    <w:lang w:val="vi-VN" w:eastAsia="ja-JP"/>
                  </w:rPr>
                </w:rPrChange>
              </w:rPr>
              <w:pPrChange w:id="6551" w:author="Kai Pa" w:date="2018-05-21T20:59:00Z">
                <w:pPr>
                  <w:pStyle w:val="Table"/>
                  <w:spacing w:line="256" w:lineRule="auto"/>
                </w:pPr>
              </w:pPrChange>
            </w:pPr>
            <w:ins w:id="6552" w:author="Kai Pa" w:date="2018-05-20T20:01:00Z">
              <w:r w:rsidRPr="00B90FBE">
                <w:rPr>
                  <w:sz w:val="32"/>
                  <w:szCs w:val="28"/>
                  <w:lang w:val="vi-VN" w:eastAsia="ja-JP"/>
                  <w:rPrChange w:id="6553" w:author="Kai Pa" w:date="2018-05-21T21:31:00Z">
                    <w:rPr>
                      <w:lang w:val="vi-VN" w:eastAsia="ja-JP"/>
                    </w:rPr>
                  </w:rPrChange>
                </w:rPr>
                <w:t>Số điện thoại</w:t>
              </w:r>
            </w:ins>
          </w:p>
        </w:tc>
      </w:tr>
      <w:tr w:rsidR="00FE0955" w:rsidRPr="00B90FBE" w14:paraId="43AAFEDE" w14:textId="77777777" w:rsidTr="00576C82">
        <w:trPr>
          <w:jc w:val="center"/>
          <w:ins w:id="655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84DB709" w14:textId="77777777" w:rsidR="00FE0955" w:rsidRPr="00B90FBE" w:rsidRDefault="00FE0955">
            <w:pPr>
              <w:rPr>
                <w:ins w:id="6555" w:author="Kai Pa" w:date="2018-05-20T20:01:00Z"/>
                <w:sz w:val="32"/>
                <w:szCs w:val="28"/>
                <w:lang w:val="vi-VN" w:eastAsia="ja-JP"/>
                <w:rPrChange w:id="6556" w:author="Kai Pa" w:date="2018-05-21T21:31:00Z">
                  <w:rPr>
                    <w:ins w:id="6557" w:author="Kai Pa" w:date="2018-05-20T20:01:00Z"/>
                    <w:rFonts w:asciiTheme="minorHAnsi" w:hAnsiTheme="minorHAnsi"/>
                    <w:sz w:val="22"/>
                    <w:szCs w:val="22"/>
                    <w:lang w:val="vi-VN" w:eastAsia="ja-JP"/>
                  </w:rPr>
                </w:rPrChange>
              </w:rPr>
              <w:pPrChange w:id="6558" w:author="Kai Pa" w:date="2018-05-21T20:59:00Z">
                <w:pPr>
                  <w:pStyle w:val="Table"/>
                  <w:spacing w:line="256" w:lineRule="auto"/>
                </w:pPr>
              </w:pPrChange>
            </w:pPr>
            <w:ins w:id="6559" w:author="Kai Pa" w:date="2018-05-20T20:01:00Z">
              <w:r w:rsidRPr="00B90FBE">
                <w:rPr>
                  <w:sz w:val="32"/>
                  <w:szCs w:val="28"/>
                  <w:lang w:val="vi-VN" w:eastAsia="ja-JP"/>
                  <w:rPrChange w:id="6560"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873A113" w14:textId="77777777" w:rsidR="00FE0955" w:rsidRPr="00B90FBE" w:rsidRDefault="00FE0955">
            <w:pPr>
              <w:rPr>
                <w:ins w:id="6561" w:author="Kai Pa" w:date="2018-05-20T20:01:00Z"/>
                <w:sz w:val="32"/>
                <w:szCs w:val="28"/>
                <w:lang w:val="vi-VN" w:eastAsia="ja-JP"/>
                <w:rPrChange w:id="6562" w:author="Kai Pa" w:date="2018-05-21T21:31:00Z">
                  <w:rPr>
                    <w:ins w:id="6563" w:author="Kai Pa" w:date="2018-05-20T20:01:00Z"/>
                    <w:rFonts w:asciiTheme="minorHAnsi" w:hAnsiTheme="minorHAnsi"/>
                    <w:sz w:val="22"/>
                    <w:szCs w:val="22"/>
                    <w:lang w:val="vi-VN" w:eastAsia="ja-JP"/>
                  </w:rPr>
                </w:rPrChange>
              </w:rPr>
              <w:pPrChange w:id="6564" w:author="Kai Pa" w:date="2018-05-21T20:59:00Z">
                <w:pPr>
                  <w:pStyle w:val="LeftTable"/>
                  <w:spacing w:line="256" w:lineRule="auto"/>
                </w:pPr>
              </w:pPrChange>
            </w:pPr>
            <w:ins w:id="6565" w:author="Kai Pa" w:date="2018-05-20T20:01:00Z">
              <w:r w:rsidRPr="00B90FBE">
                <w:rPr>
                  <w:sz w:val="32"/>
                  <w:szCs w:val="28"/>
                  <w:lang w:val="vi-VN" w:eastAsia="ja-JP"/>
                  <w:rPrChange w:id="6566"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6F71059" w14:textId="77777777" w:rsidR="00FE0955" w:rsidRPr="00B90FBE" w:rsidRDefault="00FE0955">
            <w:pPr>
              <w:rPr>
                <w:ins w:id="6567" w:author="Kai Pa" w:date="2018-05-20T20:01:00Z"/>
                <w:sz w:val="32"/>
                <w:szCs w:val="28"/>
                <w:lang w:val="vi-VN" w:eastAsia="ja-JP"/>
                <w:rPrChange w:id="6568" w:author="Kai Pa" w:date="2018-05-21T21:31:00Z">
                  <w:rPr>
                    <w:ins w:id="6569" w:author="Kai Pa" w:date="2018-05-20T20:01:00Z"/>
                    <w:rFonts w:asciiTheme="minorHAnsi" w:hAnsiTheme="minorHAnsi"/>
                    <w:sz w:val="22"/>
                    <w:szCs w:val="22"/>
                    <w:lang w:val="vi-VN" w:eastAsia="ja-JP"/>
                  </w:rPr>
                </w:rPrChange>
              </w:rPr>
              <w:pPrChange w:id="6570" w:author="Kai Pa" w:date="2018-05-21T20:59:00Z">
                <w:pPr>
                  <w:pStyle w:val="Table"/>
                  <w:spacing w:line="256" w:lineRule="auto"/>
                </w:pPr>
              </w:pPrChange>
            </w:pPr>
            <w:ins w:id="6571" w:author="Kai Pa" w:date="2018-05-20T20:01:00Z">
              <w:r w:rsidRPr="00B90FBE">
                <w:rPr>
                  <w:sz w:val="32"/>
                  <w:szCs w:val="28"/>
                  <w:lang w:val="vi-VN" w:eastAsia="ja-JP"/>
                  <w:rPrChange w:id="6572" w:author="Kai Pa" w:date="2018-05-21T21:31:00Z">
                    <w:rPr>
                      <w:lang w:val="vi-VN" w:eastAsia="ja-JP"/>
                    </w:rPr>
                  </w:rPrChange>
                </w:rPr>
                <w:t>Varchar(3)</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F3AF3E1" w14:textId="77777777" w:rsidR="00FE0955" w:rsidRPr="00B90FBE" w:rsidRDefault="00FE0955">
            <w:pPr>
              <w:rPr>
                <w:ins w:id="6573" w:author="Kai Pa" w:date="2018-05-20T20:01:00Z"/>
                <w:sz w:val="32"/>
                <w:szCs w:val="28"/>
                <w:lang w:val="vi-VN" w:eastAsia="ja-JP"/>
                <w:rPrChange w:id="6574" w:author="Kai Pa" w:date="2018-05-21T21:31:00Z">
                  <w:rPr>
                    <w:ins w:id="6575" w:author="Kai Pa" w:date="2018-05-20T20:01:00Z"/>
                    <w:rFonts w:asciiTheme="minorHAnsi" w:hAnsiTheme="minorHAnsi"/>
                    <w:sz w:val="22"/>
                    <w:szCs w:val="22"/>
                    <w:lang w:val="vi-VN" w:eastAsia="ja-JP"/>
                  </w:rPr>
                </w:rPrChange>
              </w:rPr>
              <w:pPrChange w:id="6576" w:author="Kai Pa" w:date="2018-05-21T20:59:00Z">
                <w:pPr>
                  <w:pStyle w:val="Table"/>
                  <w:spacing w:line="256" w:lineRule="auto"/>
                </w:pPr>
              </w:pPrChange>
            </w:pPr>
            <w:ins w:id="6577" w:author="Kai Pa" w:date="2018-05-20T20:01:00Z">
              <w:r w:rsidRPr="00B90FBE">
                <w:rPr>
                  <w:sz w:val="32"/>
                  <w:szCs w:val="28"/>
                  <w:lang w:val="vi-VN" w:eastAsia="ja-JP"/>
                  <w:rPrChange w:id="6578" w:author="Kai Pa" w:date="2018-05-21T21:31:00Z">
                    <w:rPr>
                      <w:lang w:val="vi-VN" w:eastAsia="ja-JP"/>
                    </w:rPr>
                  </w:rPrChange>
                </w:rPr>
                <w:t>Giới tính</w:t>
              </w:r>
            </w:ins>
          </w:p>
        </w:tc>
      </w:tr>
      <w:tr w:rsidR="00FE0955" w:rsidRPr="00B90FBE" w14:paraId="538C61F3" w14:textId="77777777" w:rsidTr="00576C82">
        <w:trPr>
          <w:jc w:val="center"/>
          <w:ins w:id="6579"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2005581" w14:textId="77777777" w:rsidR="00FE0955" w:rsidRPr="00B90FBE" w:rsidRDefault="00FE0955">
            <w:pPr>
              <w:rPr>
                <w:ins w:id="6580" w:author="Kai Pa" w:date="2018-05-20T20:01:00Z"/>
                <w:sz w:val="32"/>
                <w:szCs w:val="28"/>
                <w:lang w:val="vi-VN" w:eastAsia="ja-JP"/>
                <w:rPrChange w:id="6581" w:author="Kai Pa" w:date="2018-05-21T21:31:00Z">
                  <w:rPr>
                    <w:ins w:id="6582" w:author="Kai Pa" w:date="2018-05-20T20:01:00Z"/>
                    <w:rFonts w:asciiTheme="minorHAnsi" w:hAnsiTheme="minorHAnsi"/>
                    <w:sz w:val="22"/>
                    <w:szCs w:val="22"/>
                    <w:lang w:val="vi-VN" w:eastAsia="ja-JP"/>
                  </w:rPr>
                </w:rPrChange>
              </w:rPr>
              <w:pPrChange w:id="6583" w:author="Kai Pa" w:date="2018-05-21T20:59:00Z">
                <w:pPr>
                  <w:pStyle w:val="Table"/>
                  <w:spacing w:line="256" w:lineRule="auto"/>
                </w:pPr>
              </w:pPrChange>
            </w:pPr>
            <w:ins w:id="6584" w:author="Kai Pa" w:date="2018-05-20T20:01:00Z">
              <w:r w:rsidRPr="00B90FBE">
                <w:rPr>
                  <w:sz w:val="32"/>
                  <w:szCs w:val="28"/>
                  <w:lang w:val="vi-VN" w:eastAsia="ja-JP"/>
                  <w:rPrChange w:id="6585"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1DCFAF3" w14:textId="77777777" w:rsidR="00FE0955" w:rsidRPr="00B90FBE" w:rsidRDefault="00FE0955">
            <w:pPr>
              <w:rPr>
                <w:ins w:id="6586" w:author="Kai Pa" w:date="2018-05-20T20:01:00Z"/>
                <w:sz w:val="32"/>
                <w:szCs w:val="28"/>
                <w:lang w:val="vi-VN" w:eastAsia="ja-JP"/>
                <w:rPrChange w:id="6587" w:author="Kai Pa" w:date="2018-05-21T21:31:00Z">
                  <w:rPr>
                    <w:ins w:id="6588" w:author="Kai Pa" w:date="2018-05-20T20:01:00Z"/>
                    <w:rFonts w:asciiTheme="minorHAnsi" w:hAnsiTheme="minorHAnsi"/>
                    <w:sz w:val="22"/>
                    <w:szCs w:val="22"/>
                    <w:lang w:val="vi-VN" w:eastAsia="ja-JP"/>
                  </w:rPr>
                </w:rPrChange>
              </w:rPr>
              <w:pPrChange w:id="6589" w:author="Kai Pa" w:date="2018-05-21T20:59:00Z">
                <w:pPr>
                  <w:pStyle w:val="LeftTable"/>
                  <w:spacing w:line="256" w:lineRule="auto"/>
                </w:pPr>
              </w:pPrChange>
            </w:pPr>
            <w:ins w:id="6590" w:author="Kai Pa" w:date="2018-05-20T20:01:00Z">
              <w:r w:rsidRPr="00B90FBE">
                <w:rPr>
                  <w:sz w:val="32"/>
                  <w:szCs w:val="28"/>
                  <w:lang w:val="vi-VN" w:eastAsia="ja-JP"/>
                  <w:rPrChange w:id="6591"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59401E4" w14:textId="77777777" w:rsidR="00FE0955" w:rsidRPr="00B90FBE" w:rsidRDefault="00FE0955">
            <w:pPr>
              <w:rPr>
                <w:ins w:id="6592" w:author="Kai Pa" w:date="2018-05-20T20:01:00Z"/>
                <w:sz w:val="32"/>
                <w:szCs w:val="28"/>
                <w:lang w:val="vi-VN" w:eastAsia="ja-JP"/>
                <w:rPrChange w:id="6593" w:author="Kai Pa" w:date="2018-05-21T21:31:00Z">
                  <w:rPr>
                    <w:ins w:id="6594" w:author="Kai Pa" w:date="2018-05-20T20:01:00Z"/>
                    <w:rFonts w:asciiTheme="minorHAnsi" w:hAnsiTheme="minorHAnsi"/>
                    <w:sz w:val="22"/>
                    <w:szCs w:val="22"/>
                    <w:lang w:val="vi-VN" w:eastAsia="ja-JP"/>
                  </w:rPr>
                </w:rPrChange>
              </w:rPr>
              <w:pPrChange w:id="6595" w:author="Kai Pa" w:date="2018-05-21T20:59:00Z">
                <w:pPr>
                  <w:pStyle w:val="Table"/>
                  <w:spacing w:line="256" w:lineRule="auto"/>
                </w:pPr>
              </w:pPrChange>
            </w:pPr>
            <w:ins w:id="6596" w:author="Kai Pa" w:date="2018-05-20T20:01:00Z">
              <w:r w:rsidRPr="00B90FBE">
                <w:rPr>
                  <w:sz w:val="32"/>
                  <w:szCs w:val="28"/>
                  <w:lang w:val="vi-VN" w:eastAsia="ja-JP"/>
                  <w:rPrChange w:id="6597" w:author="Kai Pa" w:date="2018-05-21T21:31:00Z">
                    <w:rPr>
                      <w:lang w:val="vi-VN" w:eastAsia="ja-JP"/>
                    </w:rPr>
                  </w:rPrChange>
                </w:rPr>
                <w:t>Smalldatetime</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A19317E" w14:textId="77777777" w:rsidR="00FE0955" w:rsidRPr="00B90FBE" w:rsidRDefault="00FE0955">
            <w:pPr>
              <w:rPr>
                <w:ins w:id="6598" w:author="Kai Pa" w:date="2018-05-20T20:01:00Z"/>
                <w:sz w:val="32"/>
                <w:szCs w:val="28"/>
                <w:lang w:val="vi-VN" w:eastAsia="ja-JP"/>
                <w:rPrChange w:id="6599" w:author="Kai Pa" w:date="2018-05-21T21:31:00Z">
                  <w:rPr>
                    <w:ins w:id="6600" w:author="Kai Pa" w:date="2018-05-20T20:01:00Z"/>
                    <w:rFonts w:asciiTheme="minorHAnsi" w:hAnsiTheme="minorHAnsi"/>
                    <w:sz w:val="22"/>
                    <w:szCs w:val="22"/>
                    <w:lang w:val="vi-VN" w:eastAsia="ja-JP"/>
                  </w:rPr>
                </w:rPrChange>
              </w:rPr>
              <w:pPrChange w:id="6601" w:author="Kai Pa" w:date="2018-05-21T20:59:00Z">
                <w:pPr>
                  <w:pStyle w:val="Table"/>
                  <w:spacing w:line="256" w:lineRule="auto"/>
                </w:pPr>
              </w:pPrChange>
            </w:pPr>
            <w:ins w:id="6602" w:author="Kai Pa" w:date="2018-05-20T20:01:00Z">
              <w:r w:rsidRPr="00B90FBE">
                <w:rPr>
                  <w:sz w:val="32"/>
                  <w:szCs w:val="28"/>
                  <w:lang w:val="vi-VN" w:eastAsia="ja-JP"/>
                  <w:rPrChange w:id="6603" w:author="Kai Pa" w:date="2018-05-21T21:31:00Z">
                    <w:rPr>
                      <w:lang w:val="vi-VN" w:eastAsia="ja-JP"/>
                    </w:rPr>
                  </w:rPrChange>
                </w:rPr>
                <w:t>Ngày sinh</w:t>
              </w:r>
            </w:ins>
          </w:p>
        </w:tc>
      </w:tr>
      <w:tr w:rsidR="00FE0955" w:rsidRPr="00B90FBE" w14:paraId="3460DEA1" w14:textId="77777777" w:rsidTr="00576C82">
        <w:trPr>
          <w:jc w:val="center"/>
          <w:ins w:id="660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B968370" w14:textId="77777777" w:rsidR="00FE0955" w:rsidRPr="00B90FBE" w:rsidRDefault="00FE0955">
            <w:pPr>
              <w:rPr>
                <w:ins w:id="6605" w:author="Kai Pa" w:date="2018-05-20T20:01:00Z"/>
                <w:sz w:val="32"/>
                <w:szCs w:val="28"/>
                <w:lang w:val="vi-VN" w:eastAsia="ja-JP"/>
                <w:rPrChange w:id="6606" w:author="Kai Pa" w:date="2018-05-21T21:31:00Z">
                  <w:rPr>
                    <w:ins w:id="6607" w:author="Kai Pa" w:date="2018-05-20T20:01:00Z"/>
                    <w:rFonts w:asciiTheme="minorHAnsi" w:hAnsiTheme="minorHAnsi"/>
                    <w:sz w:val="22"/>
                    <w:szCs w:val="22"/>
                    <w:lang w:val="vi-VN" w:eastAsia="ja-JP"/>
                  </w:rPr>
                </w:rPrChange>
              </w:rPr>
              <w:pPrChange w:id="6608" w:author="Kai Pa" w:date="2018-05-21T20:59:00Z">
                <w:pPr>
                  <w:pStyle w:val="Table"/>
                  <w:spacing w:line="256" w:lineRule="auto"/>
                </w:pPr>
              </w:pPrChange>
            </w:pPr>
            <w:ins w:id="6609" w:author="Kai Pa" w:date="2018-05-20T20:01:00Z">
              <w:r w:rsidRPr="00B90FBE">
                <w:rPr>
                  <w:sz w:val="32"/>
                  <w:szCs w:val="28"/>
                  <w:lang w:val="vi-VN" w:eastAsia="ja-JP"/>
                  <w:rPrChange w:id="6610"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83D498F" w14:textId="77777777" w:rsidR="00FE0955" w:rsidRPr="00B90FBE" w:rsidRDefault="00FE0955">
            <w:pPr>
              <w:rPr>
                <w:ins w:id="6611" w:author="Kai Pa" w:date="2018-05-20T20:01:00Z"/>
                <w:sz w:val="32"/>
                <w:szCs w:val="28"/>
                <w:lang w:val="vi-VN" w:eastAsia="ja-JP"/>
                <w:rPrChange w:id="6612" w:author="Kai Pa" w:date="2018-05-21T21:31:00Z">
                  <w:rPr>
                    <w:ins w:id="6613" w:author="Kai Pa" w:date="2018-05-20T20:01:00Z"/>
                    <w:rFonts w:asciiTheme="minorHAnsi" w:hAnsiTheme="minorHAnsi"/>
                    <w:sz w:val="22"/>
                    <w:szCs w:val="22"/>
                    <w:lang w:val="vi-VN" w:eastAsia="ja-JP"/>
                  </w:rPr>
                </w:rPrChange>
              </w:rPr>
              <w:pPrChange w:id="6614" w:author="Kai Pa" w:date="2018-05-21T20:59:00Z">
                <w:pPr>
                  <w:pStyle w:val="LeftTable"/>
                  <w:spacing w:line="256" w:lineRule="auto"/>
                </w:pPr>
              </w:pPrChange>
            </w:pPr>
            <w:ins w:id="6615" w:author="Kai Pa" w:date="2018-05-20T20:01:00Z">
              <w:r w:rsidRPr="00B90FBE">
                <w:rPr>
                  <w:sz w:val="32"/>
                  <w:szCs w:val="28"/>
                  <w:lang w:val="vi-VN" w:eastAsia="ja-JP"/>
                  <w:rPrChange w:id="6616"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23BE60B" w14:textId="77777777" w:rsidR="00FE0955" w:rsidRPr="00B90FBE" w:rsidRDefault="00FE0955">
            <w:pPr>
              <w:rPr>
                <w:ins w:id="6617" w:author="Kai Pa" w:date="2018-05-20T20:01:00Z"/>
                <w:sz w:val="32"/>
                <w:szCs w:val="28"/>
                <w:lang w:val="vi-VN" w:eastAsia="ja-JP"/>
                <w:rPrChange w:id="6618" w:author="Kai Pa" w:date="2018-05-21T21:31:00Z">
                  <w:rPr>
                    <w:ins w:id="6619" w:author="Kai Pa" w:date="2018-05-20T20:01:00Z"/>
                    <w:rFonts w:asciiTheme="minorHAnsi" w:hAnsiTheme="minorHAnsi"/>
                    <w:sz w:val="22"/>
                    <w:szCs w:val="22"/>
                    <w:lang w:val="vi-VN" w:eastAsia="ja-JP"/>
                  </w:rPr>
                </w:rPrChange>
              </w:rPr>
              <w:pPrChange w:id="6620" w:author="Kai Pa" w:date="2018-05-21T20:59:00Z">
                <w:pPr>
                  <w:pStyle w:val="Table"/>
                  <w:spacing w:line="256" w:lineRule="auto"/>
                </w:pPr>
              </w:pPrChange>
            </w:pPr>
            <w:ins w:id="6621" w:author="Kai Pa" w:date="2018-05-20T20:01:00Z">
              <w:r w:rsidRPr="00B90FBE">
                <w:rPr>
                  <w:sz w:val="32"/>
                  <w:szCs w:val="28"/>
                  <w:lang w:val="vi-VN" w:eastAsia="ja-JP"/>
                  <w:rPrChange w:id="6622"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EF4E779" w14:textId="77777777" w:rsidR="00FE0955" w:rsidRPr="00B90FBE" w:rsidRDefault="00FE0955">
            <w:pPr>
              <w:rPr>
                <w:ins w:id="6623" w:author="Kai Pa" w:date="2018-05-20T20:01:00Z"/>
                <w:sz w:val="32"/>
                <w:szCs w:val="28"/>
                <w:lang w:val="vi-VN" w:eastAsia="ja-JP"/>
                <w:rPrChange w:id="6624" w:author="Kai Pa" w:date="2018-05-21T21:31:00Z">
                  <w:rPr>
                    <w:ins w:id="6625" w:author="Kai Pa" w:date="2018-05-20T20:01:00Z"/>
                    <w:rFonts w:asciiTheme="minorHAnsi" w:hAnsiTheme="minorHAnsi"/>
                    <w:sz w:val="22"/>
                    <w:szCs w:val="22"/>
                    <w:lang w:val="vi-VN" w:eastAsia="ja-JP"/>
                  </w:rPr>
                </w:rPrChange>
              </w:rPr>
              <w:pPrChange w:id="6626" w:author="Kai Pa" w:date="2018-05-21T20:59:00Z">
                <w:pPr>
                  <w:pStyle w:val="Table"/>
                  <w:spacing w:line="256" w:lineRule="auto"/>
                </w:pPr>
              </w:pPrChange>
            </w:pPr>
            <w:ins w:id="6627" w:author="Kai Pa" w:date="2018-05-20T20:01:00Z">
              <w:r w:rsidRPr="00B90FBE">
                <w:rPr>
                  <w:sz w:val="32"/>
                  <w:szCs w:val="28"/>
                  <w:lang w:val="vi-VN" w:eastAsia="ja-JP"/>
                  <w:rPrChange w:id="6628" w:author="Kai Pa" w:date="2018-05-21T21:31:00Z">
                    <w:rPr>
                      <w:lang w:val="vi-VN" w:eastAsia="ja-JP"/>
                    </w:rPr>
                  </w:rPrChange>
                </w:rPr>
                <w:t>Chứng minh nhân dân</w:t>
              </w:r>
            </w:ins>
          </w:p>
        </w:tc>
      </w:tr>
    </w:tbl>
    <w:p w14:paraId="03499FE2" w14:textId="77777777" w:rsidR="00FE0955" w:rsidRPr="00B90FBE" w:rsidRDefault="00FE0955">
      <w:pPr>
        <w:rPr>
          <w:ins w:id="6629" w:author="Kai Pa" w:date="2018-05-20T20:01:00Z"/>
          <w:sz w:val="32"/>
          <w:szCs w:val="28"/>
          <w:rPrChange w:id="6630" w:author="Kai Pa" w:date="2018-05-21T21:31:00Z">
            <w:rPr>
              <w:ins w:id="6631" w:author="Kai Pa" w:date="2018-05-20T20:01:00Z"/>
            </w:rPr>
          </w:rPrChange>
        </w:rPr>
        <w:pPrChange w:id="6632" w:author="Kai Pa" w:date="2018-05-21T20:59:00Z">
          <w:pPr>
            <w:pStyle w:val="ListParagraph"/>
            <w:numPr>
              <w:numId w:val="4"/>
            </w:numPr>
            <w:ind w:hanging="360"/>
          </w:pPr>
        </w:pPrChange>
      </w:pPr>
    </w:p>
    <w:p w14:paraId="3A8748F7" w14:textId="77777777" w:rsidR="00FE0955" w:rsidRPr="00B90FBE" w:rsidRDefault="00FE0955">
      <w:pPr>
        <w:rPr>
          <w:ins w:id="6633" w:author="Kai Pa" w:date="2018-05-20T20:01:00Z"/>
          <w:sz w:val="32"/>
          <w:szCs w:val="28"/>
          <w:rPrChange w:id="6634" w:author="Kai Pa" w:date="2018-05-21T21:31:00Z">
            <w:rPr>
              <w:ins w:id="6635" w:author="Kai Pa" w:date="2018-05-20T20:01:00Z"/>
              <w:rFonts w:asciiTheme="minorHAnsi" w:hAnsiTheme="minorHAnsi"/>
              <w:sz w:val="22"/>
              <w:szCs w:val="22"/>
            </w:rPr>
          </w:rPrChange>
        </w:rPr>
        <w:pPrChange w:id="6636" w:author="Kai Pa" w:date="2018-05-21T20:59:00Z">
          <w:pPr>
            <w:pStyle w:val="Heading3"/>
            <w:numPr>
              <w:numId w:val="4"/>
            </w:numPr>
            <w:tabs>
              <w:tab w:val="left" w:pos="720"/>
            </w:tabs>
            <w:ind w:left="720" w:hanging="360"/>
          </w:pPr>
        </w:pPrChange>
      </w:pPr>
      <w:bookmarkStart w:id="6637" w:name="_Toc264146341"/>
      <w:ins w:id="6638" w:author="Kai Pa" w:date="2018-05-20T20:01:00Z">
        <w:r w:rsidRPr="00B90FBE">
          <w:rPr>
            <w:sz w:val="32"/>
            <w:szCs w:val="28"/>
            <w:rPrChange w:id="6639" w:author="Kai Pa" w:date="2018-05-21T21:31:00Z">
              <w:rPr/>
            </w:rPrChange>
          </w:rPr>
          <w:t xml:space="preserve">Bảng </w:t>
        </w:r>
        <w:bookmarkEnd w:id="6637"/>
        <w:r w:rsidRPr="00B90FBE">
          <w:rPr>
            <w:sz w:val="32"/>
            <w:szCs w:val="28"/>
            <w:rPrChange w:id="6640" w:author="Kai Pa" w:date="2018-05-21T21:31:00Z">
              <w:rPr/>
            </w:rPrChange>
          </w:rPr>
          <w:t>GIAODICHVIEN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3592"/>
      </w:tblGrid>
      <w:tr w:rsidR="00FE0955" w:rsidRPr="00B90FBE" w14:paraId="0C3CE789" w14:textId="77777777" w:rsidTr="00576C82">
        <w:trPr>
          <w:jc w:val="center"/>
          <w:ins w:id="6641"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306F77C" w14:textId="77777777" w:rsidR="00FE0955" w:rsidRPr="00B90FBE" w:rsidRDefault="00FE0955">
            <w:pPr>
              <w:rPr>
                <w:ins w:id="6642" w:author="Kai Pa" w:date="2018-05-20T20:01:00Z"/>
                <w:sz w:val="32"/>
                <w:szCs w:val="28"/>
                <w:lang w:val="vi-VN" w:eastAsia="ja-JP"/>
                <w:rPrChange w:id="6643" w:author="Kai Pa" w:date="2018-05-21T21:31:00Z">
                  <w:rPr>
                    <w:ins w:id="6644" w:author="Kai Pa" w:date="2018-05-20T20:01:00Z"/>
                    <w:rFonts w:asciiTheme="minorHAnsi" w:hAnsiTheme="minorHAnsi"/>
                    <w:sz w:val="22"/>
                    <w:szCs w:val="22"/>
                    <w:lang w:val="vi-VN" w:eastAsia="ja-JP"/>
                  </w:rPr>
                </w:rPrChange>
              </w:rPr>
              <w:pPrChange w:id="6645" w:author="Kai Pa" w:date="2018-05-21T20:59:00Z">
                <w:pPr>
                  <w:pStyle w:val="HeaderTable"/>
                  <w:spacing w:line="256" w:lineRule="auto"/>
                </w:pPr>
              </w:pPrChange>
            </w:pPr>
            <w:ins w:id="6646" w:author="Kai Pa" w:date="2018-05-20T20:01:00Z">
              <w:r w:rsidRPr="00B90FBE">
                <w:rPr>
                  <w:sz w:val="32"/>
                  <w:szCs w:val="28"/>
                  <w:lang w:val="vi-VN" w:eastAsia="ja-JP"/>
                  <w:rPrChange w:id="6647"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513306" w14:textId="77777777" w:rsidR="00FE0955" w:rsidRPr="00B90FBE" w:rsidRDefault="00FE0955">
            <w:pPr>
              <w:rPr>
                <w:ins w:id="6648" w:author="Kai Pa" w:date="2018-05-20T20:01:00Z"/>
                <w:sz w:val="32"/>
                <w:szCs w:val="28"/>
                <w:lang w:val="vi-VN" w:eastAsia="ja-JP"/>
                <w:rPrChange w:id="6649" w:author="Kai Pa" w:date="2018-05-21T21:31:00Z">
                  <w:rPr>
                    <w:ins w:id="6650" w:author="Kai Pa" w:date="2018-05-20T20:01:00Z"/>
                    <w:rFonts w:asciiTheme="minorHAnsi" w:hAnsiTheme="minorHAnsi"/>
                    <w:sz w:val="22"/>
                    <w:szCs w:val="22"/>
                    <w:lang w:val="vi-VN" w:eastAsia="ja-JP"/>
                  </w:rPr>
                </w:rPrChange>
              </w:rPr>
              <w:pPrChange w:id="6651" w:author="Kai Pa" w:date="2018-05-21T20:59:00Z">
                <w:pPr>
                  <w:pStyle w:val="HeaderTable"/>
                  <w:spacing w:line="256" w:lineRule="auto"/>
                </w:pPr>
              </w:pPrChange>
            </w:pPr>
            <w:ins w:id="6652" w:author="Kai Pa" w:date="2018-05-20T20:01:00Z">
              <w:r w:rsidRPr="00B90FBE">
                <w:rPr>
                  <w:sz w:val="32"/>
                  <w:szCs w:val="28"/>
                  <w:lang w:val="vi-VN" w:eastAsia="ja-JP"/>
                  <w:rPrChange w:id="6653"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F1F6B6F" w14:textId="77777777" w:rsidR="00FE0955" w:rsidRPr="00B90FBE" w:rsidRDefault="00FE0955">
            <w:pPr>
              <w:rPr>
                <w:ins w:id="6654" w:author="Kai Pa" w:date="2018-05-20T20:01:00Z"/>
                <w:sz w:val="32"/>
                <w:szCs w:val="28"/>
                <w:lang w:val="vi-VN" w:eastAsia="ja-JP"/>
                <w:rPrChange w:id="6655" w:author="Kai Pa" w:date="2018-05-21T21:31:00Z">
                  <w:rPr>
                    <w:ins w:id="6656" w:author="Kai Pa" w:date="2018-05-20T20:01:00Z"/>
                    <w:rFonts w:asciiTheme="minorHAnsi" w:hAnsiTheme="minorHAnsi"/>
                    <w:sz w:val="22"/>
                    <w:szCs w:val="22"/>
                    <w:lang w:val="vi-VN" w:eastAsia="ja-JP"/>
                  </w:rPr>
                </w:rPrChange>
              </w:rPr>
              <w:pPrChange w:id="6657" w:author="Kai Pa" w:date="2018-05-21T20:59:00Z">
                <w:pPr>
                  <w:pStyle w:val="HeaderTable"/>
                  <w:spacing w:line="256" w:lineRule="auto"/>
                </w:pPr>
              </w:pPrChange>
            </w:pPr>
            <w:ins w:id="6658" w:author="Kai Pa" w:date="2018-05-20T20:01:00Z">
              <w:r w:rsidRPr="00B90FBE">
                <w:rPr>
                  <w:sz w:val="32"/>
                  <w:szCs w:val="28"/>
                  <w:lang w:val="vi-VN" w:eastAsia="ja-JP"/>
                  <w:rPrChange w:id="6659" w:author="Kai Pa" w:date="2018-05-21T21:31:00Z">
                    <w:rPr>
                      <w:b w:val="0"/>
                      <w:lang w:val="vi-VN" w:eastAsia="ja-JP"/>
                    </w:rPr>
                  </w:rPrChange>
                </w:rPr>
                <w:t>Kiểu dữ liệu</w:t>
              </w:r>
            </w:ins>
          </w:p>
        </w:tc>
        <w:tc>
          <w:tcPr>
            <w:tcW w:w="359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95DB6" w14:textId="77777777" w:rsidR="00FE0955" w:rsidRPr="00B90FBE" w:rsidRDefault="00FE0955">
            <w:pPr>
              <w:rPr>
                <w:ins w:id="6660" w:author="Kai Pa" w:date="2018-05-20T20:01:00Z"/>
                <w:sz w:val="32"/>
                <w:szCs w:val="28"/>
                <w:lang w:val="vi-VN" w:eastAsia="ja-JP"/>
                <w:rPrChange w:id="6661" w:author="Kai Pa" w:date="2018-05-21T21:31:00Z">
                  <w:rPr>
                    <w:ins w:id="6662" w:author="Kai Pa" w:date="2018-05-20T20:01:00Z"/>
                    <w:rFonts w:asciiTheme="minorHAnsi" w:hAnsiTheme="minorHAnsi"/>
                    <w:sz w:val="22"/>
                    <w:szCs w:val="22"/>
                    <w:lang w:val="vi-VN" w:eastAsia="ja-JP"/>
                  </w:rPr>
                </w:rPrChange>
              </w:rPr>
              <w:pPrChange w:id="6663" w:author="Kai Pa" w:date="2018-05-21T20:59:00Z">
                <w:pPr>
                  <w:pStyle w:val="HeaderTable"/>
                  <w:spacing w:line="256" w:lineRule="auto"/>
                </w:pPr>
              </w:pPrChange>
            </w:pPr>
            <w:ins w:id="6664" w:author="Kai Pa" w:date="2018-05-20T20:01:00Z">
              <w:r w:rsidRPr="00B90FBE">
                <w:rPr>
                  <w:sz w:val="32"/>
                  <w:szCs w:val="28"/>
                  <w:lang w:val="vi-VN" w:eastAsia="ja-JP"/>
                  <w:rPrChange w:id="6665" w:author="Kai Pa" w:date="2018-05-21T21:31:00Z">
                    <w:rPr>
                      <w:b w:val="0"/>
                      <w:lang w:val="vi-VN" w:eastAsia="ja-JP"/>
                    </w:rPr>
                  </w:rPrChange>
                </w:rPr>
                <w:t>Diễn giải</w:t>
              </w:r>
            </w:ins>
          </w:p>
        </w:tc>
      </w:tr>
      <w:tr w:rsidR="00FE0955" w:rsidRPr="00B90FBE" w14:paraId="18C2949A" w14:textId="77777777" w:rsidTr="00576C82">
        <w:trPr>
          <w:jc w:val="center"/>
          <w:ins w:id="666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78B3323" w14:textId="77777777" w:rsidR="00FE0955" w:rsidRPr="00B90FBE" w:rsidRDefault="00FE0955">
            <w:pPr>
              <w:rPr>
                <w:ins w:id="6667" w:author="Kai Pa" w:date="2018-05-20T20:01:00Z"/>
                <w:sz w:val="32"/>
                <w:szCs w:val="28"/>
                <w:lang w:val="vi-VN" w:eastAsia="ja-JP"/>
                <w:rPrChange w:id="6668" w:author="Kai Pa" w:date="2018-05-21T21:31:00Z">
                  <w:rPr>
                    <w:ins w:id="6669" w:author="Kai Pa" w:date="2018-05-20T20:01:00Z"/>
                    <w:rFonts w:asciiTheme="minorHAnsi" w:hAnsiTheme="minorHAnsi"/>
                    <w:sz w:val="22"/>
                    <w:szCs w:val="22"/>
                    <w:lang w:val="vi-VN" w:eastAsia="ja-JP"/>
                  </w:rPr>
                </w:rPrChange>
              </w:rPr>
              <w:pPrChange w:id="6670" w:author="Kai Pa" w:date="2018-05-21T20:59:00Z">
                <w:pPr>
                  <w:pStyle w:val="Table"/>
                  <w:spacing w:line="256" w:lineRule="auto"/>
                </w:pPr>
              </w:pPrChange>
            </w:pPr>
            <w:ins w:id="6671" w:author="Kai Pa" w:date="2018-05-20T20:01:00Z">
              <w:r w:rsidRPr="00B90FBE">
                <w:rPr>
                  <w:sz w:val="32"/>
                  <w:szCs w:val="28"/>
                  <w:lang w:val="vi-VN" w:eastAsia="ja-JP"/>
                  <w:rPrChange w:id="6672"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52357A50" w14:textId="77777777" w:rsidR="00FE0955" w:rsidRPr="00B90FBE" w:rsidRDefault="00FE0955">
            <w:pPr>
              <w:rPr>
                <w:ins w:id="6673" w:author="Kai Pa" w:date="2018-05-20T20:01:00Z"/>
                <w:b/>
                <w:sz w:val="32"/>
                <w:szCs w:val="28"/>
                <w:u w:val="single"/>
                <w:lang w:val="vi-VN" w:eastAsia="ja-JP"/>
                <w:rPrChange w:id="6674" w:author="Kai Pa" w:date="2018-05-21T21:31:00Z">
                  <w:rPr>
                    <w:ins w:id="6675" w:author="Kai Pa" w:date="2018-05-20T20:01:00Z"/>
                    <w:rFonts w:asciiTheme="minorHAnsi" w:hAnsiTheme="minorHAnsi"/>
                    <w:b/>
                    <w:sz w:val="22"/>
                    <w:szCs w:val="22"/>
                    <w:u w:val="single"/>
                    <w:lang w:val="vi-VN" w:eastAsia="ja-JP"/>
                  </w:rPr>
                </w:rPrChange>
              </w:rPr>
              <w:pPrChange w:id="6676" w:author="Kai Pa" w:date="2018-05-21T20:59:00Z">
                <w:pPr>
                  <w:pStyle w:val="LeftTable"/>
                  <w:spacing w:line="256" w:lineRule="auto"/>
                </w:pPr>
              </w:pPrChange>
            </w:pPr>
            <w:ins w:id="6677" w:author="Kai Pa" w:date="2018-05-20T20:01:00Z">
              <w:r w:rsidRPr="00B90FBE">
                <w:rPr>
                  <w:b/>
                  <w:sz w:val="32"/>
                  <w:szCs w:val="28"/>
                  <w:u w:val="single"/>
                  <w:lang w:val="vi-VN" w:eastAsia="ja-JP"/>
                  <w:rPrChange w:id="6678" w:author="Kai Pa" w:date="2018-05-21T21:31:00Z">
                    <w:rPr>
                      <w:b/>
                      <w:u w:val="single"/>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A23C88" w14:textId="77777777" w:rsidR="00FE0955" w:rsidRPr="00B90FBE" w:rsidRDefault="00FE0955">
            <w:pPr>
              <w:rPr>
                <w:ins w:id="6679" w:author="Kai Pa" w:date="2018-05-20T20:01:00Z"/>
                <w:sz w:val="32"/>
                <w:szCs w:val="28"/>
                <w:lang w:val="vi-VN" w:eastAsia="ja-JP"/>
                <w:rPrChange w:id="6680" w:author="Kai Pa" w:date="2018-05-21T21:31:00Z">
                  <w:rPr>
                    <w:ins w:id="6681" w:author="Kai Pa" w:date="2018-05-20T20:01:00Z"/>
                    <w:rFonts w:asciiTheme="minorHAnsi" w:hAnsiTheme="minorHAnsi"/>
                    <w:sz w:val="22"/>
                    <w:szCs w:val="22"/>
                    <w:lang w:val="vi-VN" w:eastAsia="ja-JP"/>
                  </w:rPr>
                </w:rPrChange>
              </w:rPr>
              <w:pPrChange w:id="6682" w:author="Kai Pa" w:date="2018-05-21T20:59:00Z">
                <w:pPr>
                  <w:pStyle w:val="Table"/>
                  <w:spacing w:line="256" w:lineRule="auto"/>
                </w:pPr>
              </w:pPrChange>
            </w:pPr>
            <w:ins w:id="6683" w:author="Kai Pa" w:date="2018-05-20T20:01:00Z">
              <w:r w:rsidRPr="00B90FBE">
                <w:rPr>
                  <w:sz w:val="32"/>
                  <w:szCs w:val="28"/>
                  <w:lang w:val="vi-VN" w:eastAsia="ja-JP"/>
                  <w:rPrChange w:id="6684"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32F915B5" w14:textId="77777777" w:rsidR="00FE0955" w:rsidRPr="00B90FBE" w:rsidRDefault="00FE0955">
            <w:pPr>
              <w:rPr>
                <w:ins w:id="6685" w:author="Kai Pa" w:date="2018-05-20T20:01:00Z"/>
                <w:sz w:val="32"/>
                <w:szCs w:val="28"/>
                <w:lang w:val="vi-VN" w:eastAsia="ja-JP"/>
                <w:rPrChange w:id="6686" w:author="Kai Pa" w:date="2018-05-21T21:31:00Z">
                  <w:rPr>
                    <w:ins w:id="6687" w:author="Kai Pa" w:date="2018-05-20T20:01:00Z"/>
                    <w:rFonts w:asciiTheme="minorHAnsi" w:hAnsiTheme="minorHAnsi"/>
                    <w:sz w:val="22"/>
                    <w:szCs w:val="22"/>
                    <w:lang w:val="vi-VN" w:eastAsia="ja-JP"/>
                  </w:rPr>
                </w:rPrChange>
              </w:rPr>
              <w:pPrChange w:id="6688" w:author="Kai Pa" w:date="2018-05-21T20:59:00Z">
                <w:pPr>
                  <w:pStyle w:val="Table"/>
                  <w:spacing w:line="256" w:lineRule="auto"/>
                </w:pPr>
              </w:pPrChange>
            </w:pPr>
            <w:ins w:id="6689" w:author="Kai Pa" w:date="2018-05-20T20:01:00Z">
              <w:r w:rsidRPr="00B90FBE">
                <w:rPr>
                  <w:sz w:val="32"/>
                  <w:szCs w:val="28"/>
                  <w:lang w:val="vi-VN" w:eastAsia="ja-JP"/>
                  <w:rPrChange w:id="6690" w:author="Kai Pa" w:date="2018-05-21T21:31:00Z">
                    <w:rPr>
                      <w:lang w:val="vi-VN" w:eastAsia="ja-JP"/>
                    </w:rPr>
                  </w:rPrChange>
                </w:rPr>
                <w:t>Mã giao dịch viên</w:t>
              </w:r>
            </w:ins>
          </w:p>
        </w:tc>
      </w:tr>
      <w:tr w:rsidR="00FE0955" w:rsidRPr="00B90FBE" w14:paraId="2CAE351A" w14:textId="77777777" w:rsidTr="00576C82">
        <w:trPr>
          <w:jc w:val="center"/>
          <w:ins w:id="669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BCB953C" w14:textId="77777777" w:rsidR="00FE0955" w:rsidRPr="00B90FBE" w:rsidRDefault="00FE0955">
            <w:pPr>
              <w:rPr>
                <w:ins w:id="6692" w:author="Kai Pa" w:date="2018-05-20T20:01:00Z"/>
                <w:sz w:val="32"/>
                <w:szCs w:val="28"/>
                <w:lang w:val="vi-VN" w:eastAsia="ja-JP"/>
                <w:rPrChange w:id="6693" w:author="Kai Pa" w:date="2018-05-21T21:31:00Z">
                  <w:rPr>
                    <w:ins w:id="6694" w:author="Kai Pa" w:date="2018-05-20T20:01:00Z"/>
                    <w:rFonts w:asciiTheme="minorHAnsi" w:hAnsiTheme="minorHAnsi"/>
                    <w:sz w:val="22"/>
                    <w:szCs w:val="22"/>
                    <w:lang w:val="vi-VN" w:eastAsia="ja-JP"/>
                  </w:rPr>
                </w:rPrChange>
              </w:rPr>
              <w:pPrChange w:id="6695" w:author="Kai Pa" w:date="2018-05-21T20:59:00Z">
                <w:pPr>
                  <w:pStyle w:val="Table"/>
                  <w:spacing w:line="256" w:lineRule="auto"/>
                </w:pPr>
              </w:pPrChange>
            </w:pPr>
            <w:ins w:id="6696" w:author="Kai Pa" w:date="2018-05-20T20:01:00Z">
              <w:r w:rsidRPr="00B90FBE">
                <w:rPr>
                  <w:sz w:val="32"/>
                  <w:szCs w:val="28"/>
                  <w:lang w:val="vi-VN" w:eastAsia="ja-JP"/>
                  <w:rPrChange w:id="6697"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4C290EF7" w14:textId="77777777" w:rsidR="00FE0955" w:rsidRPr="00B90FBE" w:rsidRDefault="00FE0955">
            <w:pPr>
              <w:rPr>
                <w:ins w:id="6698" w:author="Kai Pa" w:date="2018-05-20T20:01:00Z"/>
                <w:sz w:val="32"/>
                <w:szCs w:val="28"/>
                <w:lang w:val="vi-VN" w:eastAsia="ja-JP"/>
                <w:rPrChange w:id="6699" w:author="Kai Pa" w:date="2018-05-21T21:31:00Z">
                  <w:rPr>
                    <w:ins w:id="6700" w:author="Kai Pa" w:date="2018-05-20T20:01:00Z"/>
                    <w:rFonts w:asciiTheme="minorHAnsi" w:hAnsiTheme="minorHAnsi"/>
                    <w:sz w:val="22"/>
                    <w:szCs w:val="22"/>
                    <w:lang w:val="vi-VN" w:eastAsia="ja-JP"/>
                  </w:rPr>
                </w:rPrChange>
              </w:rPr>
              <w:pPrChange w:id="6701" w:author="Kai Pa" w:date="2018-05-21T20:59:00Z">
                <w:pPr>
                  <w:pStyle w:val="LeftTable"/>
                  <w:spacing w:line="256" w:lineRule="auto"/>
                </w:pPr>
              </w:pPrChange>
            </w:pPr>
            <w:ins w:id="6702" w:author="Kai Pa" w:date="2018-05-20T20:01:00Z">
              <w:r w:rsidRPr="00B90FBE">
                <w:rPr>
                  <w:sz w:val="32"/>
                  <w:szCs w:val="28"/>
                  <w:lang w:val="vi-VN" w:eastAsia="ja-JP"/>
                  <w:rPrChange w:id="6703" w:author="Kai Pa" w:date="2018-05-21T21:31:00Z">
                    <w:rPr>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E2FF06C" w14:textId="77777777" w:rsidR="00FE0955" w:rsidRPr="00B90FBE" w:rsidRDefault="00FE0955">
            <w:pPr>
              <w:rPr>
                <w:ins w:id="6704" w:author="Kai Pa" w:date="2018-05-20T20:01:00Z"/>
                <w:sz w:val="32"/>
                <w:szCs w:val="28"/>
                <w:lang w:val="vi-VN" w:eastAsia="ja-JP"/>
                <w:rPrChange w:id="6705" w:author="Kai Pa" w:date="2018-05-21T21:31:00Z">
                  <w:rPr>
                    <w:ins w:id="6706" w:author="Kai Pa" w:date="2018-05-20T20:01:00Z"/>
                    <w:rFonts w:asciiTheme="minorHAnsi" w:hAnsiTheme="minorHAnsi"/>
                    <w:sz w:val="22"/>
                    <w:szCs w:val="22"/>
                    <w:lang w:val="vi-VN" w:eastAsia="ja-JP"/>
                  </w:rPr>
                </w:rPrChange>
              </w:rPr>
              <w:pPrChange w:id="6707" w:author="Kai Pa" w:date="2018-05-21T20:59:00Z">
                <w:pPr>
                  <w:pStyle w:val="Table"/>
                  <w:spacing w:line="256" w:lineRule="auto"/>
                </w:pPr>
              </w:pPrChange>
            </w:pPr>
            <w:ins w:id="6708" w:author="Kai Pa" w:date="2018-05-20T20:01:00Z">
              <w:r w:rsidRPr="00B90FBE">
                <w:rPr>
                  <w:sz w:val="32"/>
                  <w:szCs w:val="28"/>
                  <w:lang w:val="vi-VN" w:eastAsia="ja-JP"/>
                  <w:rPrChange w:id="6709"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0273F24" w14:textId="77777777" w:rsidR="00FE0955" w:rsidRPr="00B90FBE" w:rsidRDefault="00FE0955">
            <w:pPr>
              <w:rPr>
                <w:ins w:id="6710" w:author="Kai Pa" w:date="2018-05-20T20:01:00Z"/>
                <w:sz w:val="32"/>
                <w:szCs w:val="28"/>
                <w:lang w:val="vi-VN" w:eastAsia="ja-JP"/>
                <w:rPrChange w:id="6711" w:author="Kai Pa" w:date="2018-05-21T21:31:00Z">
                  <w:rPr>
                    <w:ins w:id="6712" w:author="Kai Pa" w:date="2018-05-20T20:01:00Z"/>
                    <w:rFonts w:asciiTheme="minorHAnsi" w:hAnsiTheme="minorHAnsi"/>
                    <w:sz w:val="22"/>
                    <w:szCs w:val="22"/>
                    <w:lang w:val="vi-VN" w:eastAsia="ja-JP"/>
                  </w:rPr>
                </w:rPrChange>
              </w:rPr>
              <w:pPrChange w:id="6713" w:author="Kai Pa" w:date="2018-05-21T20:59:00Z">
                <w:pPr>
                  <w:pStyle w:val="Table"/>
                  <w:spacing w:line="256" w:lineRule="auto"/>
                </w:pPr>
              </w:pPrChange>
            </w:pPr>
            <w:ins w:id="6714" w:author="Kai Pa" w:date="2018-05-20T20:01:00Z">
              <w:r w:rsidRPr="00B90FBE">
                <w:rPr>
                  <w:sz w:val="32"/>
                  <w:szCs w:val="28"/>
                  <w:lang w:val="vi-VN" w:eastAsia="ja-JP"/>
                  <w:rPrChange w:id="6715" w:author="Kai Pa" w:date="2018-05-21T21:31:00Z">
                    <w:rPr>
                      <w:lang w:val="vi-VN" w:eastAsia="ja-JP"/>
                    </w:rPr>
                  </w:rPrChange>
                </w:rPr>
                <w:t>Mã phòng giao dịch viên làm việc</w:t>
              </w:r>
            </w:ins>
          </w:p>
        </w:tc>
      </w:tr>
      <w:tr w:rsidR="00FE0955" w:rsidRPr="00B90FBE" w14:paraId="4117AEFB" w14:textId="77777777" w:rsidTr="00576C82">
        <w:trPr>
          <w:jc w:val="center"/>
          <w:ins w:id="671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237E503" w14:textId="77777777" w:rsidR="00FE0955" w:rsidRPr="00B90FBE" w:rsidRDefault="00FE0955">
            <w:pPr>
              <w:rPr>
                <w:ins w:id="6717" w:author="Kai Pa" w:date="2018-05-20T20:01:00Z"/>
                <w:sz w:val="32"/>
                <w:szCs w:val="28"/>
                <w:lang w:val="vi-VN" w:eastAsia="ja-JP"/>
                <w:rPrChange w:id="6718" w:author="Kai Pa" w:date="2018-05-21T21:31:00Z">
                  <w:rPr>
                    <w:ins w:id="6719" w:author="Kai Pa" w:date="2018-05-20T20:01:00Z"/>
                    <w:rFonts w:asciiTheme="minorHAnsi" w:hAnsiTheme="minorHAnsi"/>
                    <w:sz w:val="22"/>
                    <w:szCs w:val="22"/>
                    <w:lang w:val="vi-VN" w:eastAsia="ja-JP"/>
                  </w:rPr>
                </w:rPrChange>
              </w:rPr>
              <w:pPrChange w:id="6720" w:author="Kai Pa" w:date="2018-05-21T20:59:00Z">
                <w:pPr>
                  <w:pStyle w:val="Table"/>
                  <w:spacing w:line="256" w:lineRule="auto"/>
                </w:pPr>
              </w:pPrChange>
            </w:pPr>
            <w:ins w:id="6721" w:author="Kai Pa" w:date="2018-05-20T20:01:00Z">
              <w:r w:rsidRPr="00B90FBE">
                <w:rPr>
                  <w:sz w:val="32"/>
                  <w:szCs w:val="28"/>
                  <w:lang w:val="vi-VN" w:eastAsia="ja-JP"/>
                  <w:rPrChange w:id="6722"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5597145" w14:textId="77777777" w:rsidR="00FE0955" w:rsidRPr="00B90FBE" w:rsidRDefault="00FE0955">
            <w:pPr>
              <w:rPr>
                <w:ins w:id="6723" w:author="Kai Pa" w:date="2018-05-20T20:01:00Z"/>
                <w:sz w:val="32"/>
                <w:szCs w:val="28"/>
                <w:lang w:val="vi-VN" w:eastAsia="ja-JP"/>
                <w:rPrChange w:id="6724" w:author="Kai Pa" w:date="2018-05-21T21:31:00Z">
                  <w:rPr>
                    <w:ins w:id="6725" w:author="Kai Pa" w:date="2018-05-20T20:01:00Z"/>
                    <w:rFonts w:asciiTheme="minorHAnsi" w:hAnsiTheme="minorHAnsi"/>
                    <w:sz w:val="22"/>
                    <w:szCs w:val="22"/>
                    <w:lang w:val="vi-VN" w:eastAsia="ja-JP"/>
                  </w:rPr>
                </w:rPrChange>
              </w:rPr>
              <w:pPrChange w:id="6726" w:author="Kai Pa" w:date="2018-05-21T20:59:00Z">
                <w:pPr>
                  <w:pStyle w:val="LeftTable"/>
                  <w:spacing w:line="256" w:lineRule="auto"/>
                </w:pPr>
              </w:pPrChange>
            </w:pPr>
            <w:ins w:id="6727" w:author="Kai Pa" w:date="2018-05-20T20:01:00Z">
              <w:r w:rsidRPr="00B90FBE">
                <w:rPr>
                  <w:sz w:val="32"/>
                  <w:szCs w:val="28"/>
                  <w:lang w:val="vi-VN" w:eastAsia="ja-JP"/>
                  <w:rPrChange w:id="6728"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35B1AFC" w14:textId="77777777" w:rsidR="00FE0955" w:rsidRPr="00B90FBE" w:rsidRDefault="00FE0955">
            <w:pPr>
              <w:rPr>
                <w:ins w:id="6729" w:author="Kai Pa" w:date="2018-05-20T20:01:00Z"/>
                <w:sz w:val="32"/>
                <w:szCs w:val="28"/>
                <w:lang w:val="vi-VN" w:eastAsia="ja-JP"/>
                <w:rPrChange w:id="6730" w:author="Kai Pa" w:date="2018-05-21T21:31:00Z">
                  <w:rPr>
                    <w:ins w:id="6731" w:author="Kai Pa" w:date="2018-05-20T20:01:00Z"/>
                    <w:rFonts w:asciiTheme="minorHAnsi" w:hAnsiTheme="minorHAnsi"/>
                    <w:sz w:val="22"/>
                    <w:szCs w:val="22"/>
                    <w:lang w:val="vi-VN" w:eastAsia="ja-JP"/>
                  </w:rPr>
                </w:rPrChange>
              </w:rPr>
              <w:pPrChange w:id="6732" w:author="Kai Pa" w:date="2018-05-21T20:59:00Z">
                <w:pPr>
                  <w:pStyle w:val="Table"/>
                  <w:spacing w:line="256" w:lineRule="auto"/>
                </w:pPr>
              </w:pPrChange>
            </w:pPr>
            <w:ins w:id="6733" w:author="Kai Pa" w:date="2018-05-20T20:01:00Z">
              <w:r w:rsidRPr="00B90FBE">
                <w:rPr>
                  <w:sz w:val="32"/>
                  <w:szCs w:val="28"/>
                  <w:lang w:val="vi-VN" w:eastAsia="ja-JP"/>
                  <w:rPrChange w:id="6734"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9273B39" w14:textId="77777777" w:rsidR="00FE0955" w:rsidRPr="00B90FBE" w:rsidRDefault="00FE0955">
            <w:pPr>
              <w:rPr>
                <w:ins w:id="6735" w:author="Kai Pa" w:date="2018-05-20T20:01:00Z"/>
                <w:sz w:val="32"/>
                <w:szCs w:val="28"/>
                <w:lang w:val="vi-VN" w:eastAsia="ja-JP"/>
                <w:rPrChange w:id="6736" w:author="Kai Pa" w:date="2018-05-21T21:31:00Z">
                  <w:rPr>
                    <w:ins w:id="6737" w:author="Kai Pa" w:date="2018-05-20T20:01:00Z"/>
                    <w:rFonts w:asciiTheme="minorHAnsi" w:hAnsiTheme="minorHAnsi"/>
                    <w:sz w:val="22"/>
                    <w:szCs w:val="22"/>
                    <w:lang w:val="vi-VN" w:eastAsia="ja-JP"/>
                  </w:rPr>
                </w:rPrChange>
              </w:rPr>
              <w:pPrChange w:id="6738" w:author="Kai Pa" w:date="2018-05-21T20:59:00Z">
                <w:pPr>
                  <w:pStyle w:val="Table"/>
                  <w:spacing w:line="256" w:lineRule="auto"/>
                </w:pPr>
              </w:pPrChange>
            </w:pPr>
            <w:ins w:id="6739" w:author="Kai Pa" w:date="2018-05-20T20:01:00Z">
              <w:r w:rsidRPr="00B90FBE">
                <w:rPr>
                  <w:sz w:val="32"/>
                  <w:szCs w:val="28"/>
                  <w:lang w:val="vi-VN" w:eastAsia="ja-JP"/>
                  <w:rPrChange w:id="6740" w:author="Kai Pa" w:date="2018-05-21T21:31:00Z">
                    <w:rPr>
                      <w:lang w:val="vi-VN" w:eastAsia="ja-JP"/>
                    </w:rPr>
                  </w:rPrChange>
                </w:rPr>
                <w:t>Họ tên</w:t>
              </w:r>
            </w:ins>
          </w:p>
        </w:tc>
      </w:tr>
      <w:tr w:rsidR="00FE0955" w:rsidRPr="00B90FBE" w14:paraId="71FE1345" w14:textId="77777777" w:rsidTr="00576C82">
        <w:trPr>
          <w:jc w:val="center"/>
          <w:ins w:id="674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4A0B2A4" w14:textId="77777777" w:rsidR="00FE0955" w:rsidRPr="00B90FBE" w:rsidRDefault="00FE0955">
            <w:pPr>
              <w:rPr>
                <w:ins w:id="6742" w:author="Kai Pa" w:date="2018-05-20T20:01:00Z"/>
                <w:sz w:val="32"/>
                <w:szCs w:val="28"/>
                <w:lang w:val="vi-VN" w:eastAsia="ja-JP"/>
                <w:rPrChange w:id="6743" w:author="Kai Pa" w:date="2018-05-21T21:31:00Z">
                  <w:rPr>
                    <w:ins w:id="6744" w:author="Kai Pa" w:date="2018-05-20T20:01:00Z"/>
                    <w:rFonts w:asciiTheme="minorHAnsi" w:hAnsiTheme="minorHAnsi"/>
                    <w:sz w:val="22"/>
                    <w:szCs w:val="22"/>
                    <w:lang w:val="vi-VN" w:eastAsia="ja-JP"/>
                  </w:rPr>
                </w:rPrChange>
              </w:rPr>
              <w:pPrChange w:id="6745" w:author="Kai Pa" w:date="2018-05-21T20:59:00Z">
                <w:pPr>
                  <w:pStyle w:val="Table"/>
                  <w:spacing w:line="256" w:lineRule="auto"/>
                </w:pPr>
              </w:pPrChange>
            </w:pPr>
            <w:ins w:id="6746" w:author="Kai Pa" w:date="2018-05-20T20:01:00Z">
              <w:r w:rsidRPr="00B90FBE">
                <w:rPr>
                  <w:sz w:val="32"/>
                  <w:szCs w:val="28"/>
                  <w:lang w:val="vi-VN" w:eastAsia="ja-JP"/>
                  <w:rPrChange w:id="6747"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3F22726" w14:textId="77777777" w:rsidR="00FE0955" w:rsidRPr="00B90FBE" w:rsidRDefault="00FE0955">
            <w:pPr>
              <w:rPr>
                <w:ins w:id="6748" w:author="Kai Pa" w:date="2018-05-20T20:01:00Z"/>
                <w:sz w:val="32"/>
                <w:szCs w:val="28"/>
                <w:lang w:val="vi-VN" w:eastAsia="ja-JP"/>
                <w:rPrChange w:id="6749" w:author="Kai Pa" w:date="2018-05-21T21:31:00Z">
                  <w:rPr>
                    <w:ins w:id="6750" w:author="Kai Pa" w:date="2018-05-20T20:01:00Z"/>
                    <w:rFonts w:asciiTheme="minorHAnsi" w:hAnsiTheme="minorHAnsi"/>
                    <w:sz w:val="22"/>
                    <w:szCs w:val="22"/>
                    <w:lang w:val="vi-VN" w:eastAsia="ja-JP"/>
                  </w:rPr>
                </w:rPrChange>
              </w:rPr>
              <w:pPrChange w:id="6751" w:author="Kai Pa" w:date="2018-05-21T20:59:00Z">
                <w:pPr>
                  <w:pStyle w:val="LeftTable"/>
                  <w:spacing w:line="256" w:lineRule="auto"/>
                </w:pPr>
              </w:pPrChange>
            </w:pPr>
            <w:ins w:id="6752" w:author="Kai Pa" w:date="2018-05-20T20:01:00Z">
              <w:r w:rsidRPr="00B90FBE">
                <w:rPr>
                  <w:sz w:val="32"/>
                  <w:szCs w:val="28"/>
                  <w:lang w:val="vi-VN" w:eastAsia="ja-JP"/>
                  <w:rPrChange w:id="6753"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BD4DA62" w14:textId="77777777" w:rsidR="00FE0955" w:rsidRPr="00B90FBE" w:rsidRDefault="00FE0955">
            <w:pPr>
              <w:rPr>
                <w:ins w:id="6754" w:author="Kai Pa" w:date="2018-05-20T20:01:00Z"/>
                <w:sz w:val="32"/>
                <w:szCs w:val="28"/>
                <w:lang w:val="vi-VN" w:eastAsia="ja-JP"/>
                <w:rPrChange w:id="6755" w:author="Kai Pa" w:date="2018-05-21T21:31:00Z">
                  <w:rPr>
                    <w:ins w:id="6756" w:author="Kai Pa" w:date="2018-05-20T20:01:00Z"/>
                    <w:rFonts w:asciiTheme="minorHAnsi" w:hAnsiTheme="minorHAnsi"/>
                    <w:sz w:val="22"/>
                    <w:szCs w:val="22"/>
                    <w:lang w:val="vi-VN" w:eastAsia="ja-JP"/>
                  </w:rPr>
                </w:rPrChange>
              </w:rPr>
              <w:pPrChange w:id="6757" w:author="Kai Pa" w:date="2018-05-21T20:59:00Z">
                <w:pPr>
                  <w:pStyle w:val="Table"/>
                  <w:spacing w:line="256" w:lineRule="auto"/>
                </w:pPr>
              </w:pPrChange>
            </w:pPr>
            <w:ins w:id="6758" w:author="Kai Pa" w:date="2018-05-20T20:01:00Z">
              <w:r w:rsidRPr="00B90FBE">
                <w:rPr>
                  <w:sz w:val="32"/>
                  <w:szCs w:val="28"/>
                  <w:lang w:val="vi-VN" w:eastAsia="ja-JP"/>
                  <w:rPrChange w:id="6759"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FCACBEE" w14:textId="77777777" w:rsidR="00FE0955" w:rsidRPr="00B90FBE" w:rsidRDefault="00FE0955">
            <w:pPr>
              <w:rPr>
                <w:ins w:id="6760" w:author="Kai Pa" w:date="2018-05-20T20:01:00Z"/>
                <w:sz w:val="32"/>
                <w:szCs w:val="28"/>
                <w:lang w:val="vi-VN" w:eastAsia="ja-JP"/>
                <w:rPrChange w:id="6761" w:author="Kai Pa" w:date="2018-05-21T21:31:00Z">
                  <w:rPr>
                    <w:ins w:id="6762" w:author="Kai Pa" w:date="2018-05-20T20:01:00Z"/>
                    <w:rFonts w:asciiTheme="minorHAnsi" w:hAnsiTheme="minorHAnsi"/>
                    <w:sz w:val="22"/>
                    <w:szCs w:val="22"/>
                    <w:lang w:val="vi-VN" w:eastAsia="ja-JP"/>
                  </w:rPr>
                </w:rPrChange>
              </w:rPr>
              <w:pPrChange w:id="6763" w:author="Kai Pa" w:date="2018-05-21T20:59:00Z">
                <w:pPr>
                  <w:pStyle w:val="Table"/>
                  <w:spacing w:line="256" w:lineRule="auto"/>
                </w:pPr>
              </w:pPrChange>
            </w:pPr>
            <w:ins w:id="6764" w:author="Kai Pa" w:date="2018-05-20T20:01:00Z">
              <w:r w:rsidRPr="00B90FBE">
                <w:rPr>
                  <w:sz w:val="32"/>
                  <w:szCs w:val="28"/>
                  <w:lang w:val="vi-VN" w:eastAsia="ja-JP"/>
                  <w:rPrChange w:id="6765" w:author="Kai Pa" w:date="2018-05-21T21:31:00Z">
                    <w:rPr>
                      <w:lang w:val="vi-VN" w:eastAsia="ja-JP"/>
                    </w:rPr>
                  </w:rPrChange>
                </w:rPr>
                <w:t>Địa chỉ</w:t>
              </w:r>
            </w:ins>
          </w:p>
        </w:tc>
      </w:tr>
      <w:tr w:rsidR="00FE0955" w:rsidRPr="00B90FBE" w14:paraId="25C19877" w14:textId="77777777" w:rsidTr="00576C82">
        <w:trPr>
          <w:jc w:val="center"/>
          <w:ins w:id="676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B36258B" w14:textId="77777777" w:rsidR="00FE0955" w:rsidRPr="00B90FBE" w:rsidRDefault="00FE0955">
            <w:pPr>
              <w:rPr>
                <w:ins w:id="6767" w:author="Kai Pa" w:date="2018-05-20T20:01:00Z"/>
                <w:sz w:val="32"/>
                <w:szCs w:val="28"/>
                <w:lang w:val="vi-VN" w:eastAsia="ja-JP"/>
                <w:rPrChange w:id="6768" w:author="Kai Pa" w:date="2018-05-21T21:31:00Z">
                  <w:rPr>
                    <w:ins w:id="6769" w:author="Kai Pa" w:date="2018-05-20T20:01:00Z"/>
                    <w:rFonts w:asciiTheme="minorHAnsi" w:hAnsiTheme="minorHAnsi"/>
                    <w:sz w:val="22"/>
                    <w:szCs w:val="22"/>
                    <w:lang w:val="vi-VN" w:eastAsia="ja-JP"/>
                  </w:rPr>
                </w:rPrChange>
              </w:rPr>
              <w:pPrChange w:id="6770" w:author="Kai Pa" w:date="2018-05-21T20:59:00Z">
                <w:pPr>
                  <w:pStyle w:val="Table"/>
                  <w:spacing w:line="256" w:lineRule="auto"/>
                </w:pPr>
              </w:pPrChange>
            </w:pPr>
            <w:ins w:id="6771" w:author="Kai Pa" w:date="2018-05-20T20:01:00Z">
              <w:r w:rsidRPr="00B90FBE">
                <w:rPr>
                  <w:sz w:val="32"/>
                  <w:szCs w:val="28"/>
                  <w:lang w:val="vi-VN" w:eastAsia="ja-JP"/>
                  <w:rPrChange w:id="6772"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74B197E" w14:textId="77777777" w:rsidR="00FE0955" w:rsidRPr="00B90FBE" w:rsidRDefault="00FE0955">
            <w:pPr>
              <w:rPr>
                <w:ins w:id="6773" w:author="Kai Pa" w:date="2018-05-20T20:01:00Z"/>
                <w:sz w:val="32"/>
                <w:szCs w:val="28"/>
                <w:lang w:val="vi-VN" w:eastAsia="ja-JP"/>
                <w:rPrChange w:id="6774" w:author="Kai Pa" w:date="2018-05-21T21:31:00Z">
                  <w:rPr>
                    <w:ins w:id="6775" w:author="Kai Pa" w:date="2018-05-20T20:01:00Z"/>
                    <w:rFonts w:asciiTheme="minorHAnsi" w:hAnsiTheme="minorHAnsi"/>
                    <w:sz w:val="22"/>
                    <w:szCs w:val="22"/>
                    <w:lang w:val="vi-VN" w:eastAsia="ja-JP"/>
                  </w:rPr>
                </w:rPrChange>
              </w:rPr>
              <w:pPrChange w:id="6776" w:author="Kai Pa" w:date="2018-05-21T20:59:00Z">
                <w:pPr>
                  <w:pStyle w:val="LeftTable"/>
                  <w:spacing w:line="256" w:lineRule="auto"/>
                </w:pPr>
              </w:pPrChange>
            </w:pPr>
            <w:ins w:id="6777" w:author="Kai Pa" w:date="2018-05-20T20:01:00Z">
              <w:r w:rsidRPr="00B90FBE">
                <w:rPr>
                  <w:sz w:val="32"/>
                  <w:szCs w:val="28"/>
                  <w:lang w:val="vi-VN" w:eastAsia="ja-JP"/>
                  <w:rPrChange w:id="6778"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71DC201" w14:textId="77777777" w:rsidR="00FE0955" w:rsidRPr="00B90FBE" w:rsidRDefault="00FE0955">
            <w:pPr>
              <w:rPr>
                <w:ins w:id="6779" w:author="Kai Pa" w:date="2018-05-20T20:01:00Z"/>
                <w:sz w:val="32"/>
                <w:szCs w:val="28"/>
                <w:lang w:val="vi-VN" w:eastAsia="ja-JP"/>
                <w:rPrChange w:id="6780" w:author="Kai Pa" w:date="2018-05-21T21:31:00Z">
                  <w:rPr>
                    <w:ins w:id="6781" w:author="Kai Pa" w:date="2018-05-20T20:01:00Z"/>
                    <w:rFonts w:asciiTheme="minorHAnsi" w:hAnsiTheme="minorHAnsi"/>
                    <w:sz w:val="22"/>
                    <w:szCs w:val="22"/>
                    <w:lang w:val="vi-VN" w:eastAsia="ja-JP"/>
                  </w:rPr>
                </w:rPrChange>
              </w:rPr>
              <w:pPrChange w:id="6782" w:author="Kai Pa" w:date="2018-05-21T20:59:00Z">
                <w:pPr>
                  <w:pStyle w:val="Table"/>
                  <w:spacing w:line="256" w:lineRule="auto"/>
                </w:pPr>
              </w:pPrChange>
            </w:pPr>
            <w:ins w:id="6783" w:author="Kai Pa" w:date="2018-05-20T20:01:00Z">
              <w:r w:rsidRPr="00B90FBE">
                <w:rPr>
                  <w:sz w:val="32"/>
                  <w:szCs w:val="28"/>
                  <w:lang w:val="vi-VN" w:eastAsia="ja-JP"/>
                  <w:rPrChange w:id="6784"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BA861EE" w14:textId="77777777" w:rsidR="00FE0955" w:rsidRPr="00B90FBE" w:rsidRDefault="00FE0955">
            <w:pPr>
              <w:rPr>
                <w:ins w:id="6785" w:author="Kai Pa" w:date="2018-05-20T20:01:00Z"/>
                <w:sz w:val="32"/>
                <w:szCs w:val="28"/>
                <w:lang w:val="vi-VN" w:eastAsia="ja-JP"/>
                <w:rPrChange w:id="6786" w:author="Kai Pa" w:date="2018-05-21T21:31:00Z">
                  <w:rPr>
                    <w:ins w:id="6787" w:author="Kai Pa" w:date="2018-05-20T20:01:00Z"/>
                    <w:rFonts w:asciiTheme="minorHAnsi" w:hAnsiTheme="minorHAnsi"/>
                    <w:sz w:val="22"/>
                    <w:szCs w:val="22"/>
                    <w:lang w:val="vi-VN" w:eastAsia="ja-JP"/>
                  </w:rPr>
                </w:rPrChange>
              </w:rPr>
              <w:pPrChange w:id="6788" w:author="Kai Pa" w:date="2018-05-21T20:59:00Z">
                <w:pPr>
                  <w:pStyle w:val="Table"/>
                  <w:spacing w:line="256" w:lineRule="auto"/>
                </w:pPr>
              </w:pPrChange>
            </w:pPr>
            <w:ins w:id="6789" w:author="Kai Pa" w:date="2018-05-20T20:01:00Z">
              <w:r w:rsidRPr="00B90FBE">
                <w:rPr>
                  <w:sz w:val="32"/>
                  <w:szCs w:val="28"/>
                  <w:lang w:val="vi-VN" w:eastAsia="ja-JP"/>
                  <w:rPrChange w:id="6790" w:author="Kai Pa" w:date="2018-05-21T21:31:00Z">
                    <w:rPr>
                      <w:lang w:val="vi-VN" w:eastAsia="ja-JP"/>
                    </w:rPr>
                  </w:rPrChange>
                </w:rPr>
                <w:t>Số điện thoại</w:t>
              </w:r>
            </w:ins>
          </w:p>
        </w:tc>
      </w:tr>
      <w:tr w:rsidR="00FE0955" w:rsidRPr="00B90FBE" w14:paraId="6954E526" w14:textId="77777777" w:rsidTr="00576C82">
        <w:trPr>
          <w:jc w:val="center"/>
          <w:ins w:id="679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F02DF21" w14:textId="77777777" w:rsidR="00FE0955" w:rsidRPr="00B90FBE" w:rsidRDefault="00FE0955">
            <w:pPr>
              <w:rPr>
                <w:ins w:id="6792" w:author="Kai Pa" w:date="2018-05-20T20:01:00Z"/>
                <w:sz w:val="32"/>
                <w:szCs w:val="28"/>
                <w:lang w:val="vi-VN" w:eastAsia="ja-JP"/>
                <w:rPrChange w:id="6793" w:author="Kai Pa" w:date="2018-05-21T21:31:00Z">
                  <w:rPr>
                    <w:ins w:id="6794" w:author="Kai Pa" w:date="2018-05-20T20:01:00Z"/>
                    <w:rFonts w:asciiTheme="minorHAnsi" w:hAnsiTheme="minorHAnsi"/>
                    <w:sz w:val="22"/>
                    <w:szCs w:val="22"/>
                    <w:lang w:val="vi-VN" w:eastAsia="ja-JP"/>
                  </w:rPr>
                </w:rPrChange>
              </w:rPr>
              <w:pPrChange w:id="6795" w:author="Kai Pa" w:date="2018-05-21T20:59:00Z">
                <w:pPr>
                  <w:pStyle w:val="Table"/>
                  <w:spacing w:line="256" w:lineRule="auto"/>
                </w:pPr>
              </w:pPrChange>
            </w:pPr>
            <w:ins w:id="6796" w:author="Kai Pa" w:date="2018-05-20T20:01:00Z">
              <w:r w:rsidRPr="00B90FBE">
                <w:rPr>
                  <w:sz w:val="32"/>
                  <w:szCs w:val="28"/>
                  <w:lang w:val="vi-VN" w:eastAsia="ja-JP"/>
                  <w:rPrChange w:id="6797" w:author="Kai Pa" w:date="2018-05-21T21:31:00Z">
                    <w:rPr>
                      <w:lang w:val="vi-VN" w:eastAsia="ja-JP"/>
                    </w:rPr>
                  </w:rPrChange>
                </w:rPr>
                <w:lastRenderedPageBreak/>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C36BCEB" w14:textId="77777777" w:rsidR="00FE0955" w:rsidRPr="00B90FBE" w:rsidRDefault="00FE0955">
            <w:pPr>
              <w:rPr>
                <w:ins w:id="6798" w:author="Kai Pa" w:date="2018-05-20T20:01:00Z"/>
                <w:sz w:val="32"/>
                <w:szCs w:val="28"/>
                <w:lang w:val="vi-VN" w:eastAsia="ja-JP"/>
                <w:rPrChange w:id="6799" w:author="Kai Pa" w:date="2018-05-21T21:31:00Z">
                  <w:rPr>
                    <w:ins w:id="6800" w:author="Kai Pa" w:date="2018-05-20T20:01:00Z"/>
                    <w:rFonts w:asciiTheme="minorHAnsi" w:hAnsiTheme="minorHAnsi"/>
                    <w:sz w:val="22"/>
                    <w:szCs w:val="22"/>
                    <w:lang w:val="vi-VN" w:eastAsia="ja-JP"/>
                  </w:rPr>
                </w:rPrChange>
              </w:rPr>
              <w:pPrChange w:id="6801" w:author="Kai Pa" w:date="2018-05-21T20:59:00Z">
                <w:pPr>
                  <w:pStyle w:val="LeftTable"/>
                  <w:spacing w:line="256" w:lineRule="auto"/>
                </w:pPr>
              </w:pPrChange>
            </w:pPr>
            <w:ins w:id="6802" w:author="Kai Pa" w:date="2018-05-20T20:01:00Z">
              <w:r w:rsidRPr="00B90FBE">
                <w:rPr>
                  <w:sz w:val="32"/>
                  <w:szCs w:val="28"/>
                  <w:lang w:val="vi-VN" w:eastAsia="ja-JP"/>
                  <w:rPrChange w:id="6803"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AFA6B98" w14:textId="77777777" w:rsidR="00FE0955" w:rsidRPr="00B90FBE" w:rsidRDefault="00FE0955">
            <w:pPr>
              <w:rPr>
                <w:ins w:id="6804" w:author="Kai Pa" w:date="2018-05-20T20:01:00Z"/>
                <w:sz w:val="32"/>
                <w:szCs w:val="28"/>
                <w:lang w:val="vi-VN" w:eastAsia="ja-JP"/>
                <w:rPrChange w:id="6805" w:author="Kai Pa" w:date="2018-05-21T21:31:00Z">
                  <w:rPr>
                    <w:ins w:id="6806" w:author="Kai Pa" w:date="2018-05-20T20:01:00Z"/>
                    <w:rFonts w:asciiTheme="minorHAnsi" w:hAnsiTheme="minorHAnsi"/>
                    <w:sz w:val="22"/>
                    <w:szCs w:val="22"/>
                    <w:lang w:val="vi-VN" w:eastAsia="ja-JP"/>
                  </w:rPr>
                </w:rPrChange>
              </w:rPr>
              <w:pPrChange w:id="6807" w:author="Kai Pa" w:date="2018-05-21T20:59:00Z">
                <w:pPr>
                  <w:pStyle w:val="Table"/>
                  <w:spacing w:line="256" w:lineRule="auto"/>
                </w:pPr>
              </w:pPrChange>
            </w:pPr>
            <w:ins w:id="6808" w:author="Kai Pa" w:date="2018-05-20T20:01:00Z">
              <w:r w:rsidRPr="00B90FBE">
                <w:rPr>
                  <w:sz w:val="32"/>
                  <w:szCs w:val="28"/>
                  <w:lang w:val="vi-VN" w:eastAsia="ja-JP"/>
                  <w:rPrChange w:id="6809" w:author="Kai Pa" w:date="2018-05-21T21:31:00Z">
                    <w:rPr>
                      <w:lang w:val="vi-VN" w:eastAsia="ja-JP"/>
                    </w:rPr>
                  </w:rPrChange>
                </w:rPr>
                <w:t>Varchar(3)</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53FE9988" w14:textId="77777777" w:rsidR="00FE0955" w:rsidRPr="00B90FBE" w:rsidRDefault="00FE0955">
            <w:pPr>
              <w:rPr>
                <w:ins w:id="6810" w:author="Kai Pa" w:date="2018-05-20T20:01:00Z"/>
                <w:sz w:val="32"/>
                <w:szCs w:val="28"/>
                <w:lang w:val="vi-VN" w:eastAsia="ja-JP"/>
                <w:rPrChange w:id="6811" w:author="Kai Pa" w:date="2018-05-21T21:31:00Z">
                  <w:rPr>
                    <w:ins w:id="6812" w:author="Kai Pa" w:date="2018-05-20T20:01:00Z"/>
                    <w:rFonts w:asciiTheme="minorHAnsi" w:hAnsiTheme="minorHAnsi"/>
                    <w:sz w:val="22"/>
                    <w:szCs w:val="22"/>
                    <w:lang w:val="vi-VN" w:eastAsia="ja-JP"/>
                  </w:rPr>
                </w:rPrChange>
              </w:rPr>
              <w:pPrChange w:id="6813" w:author="Kai Pa" w:date="2018-05-21T20:59:00Z">
                <w:pPr>
                  <w:pStyle w:val="Table"/>
                  <w:spacing w:line="256" w:lineRule="auto"/>
                </w:pPr>
              </w:pPrChange>
            </w:pPr>
            <w:ins w:id="6814" w:author="Kai Pa" w:date="2018-05-20T20:01:00Z">
              <w:r w:rsidRPr="00B90FBE">
                <w:rPr>
                  <w:sz w:val="32"/>
                  <w:szCs w:val="28"/>
                  <w:lang w:val="vi-VN" w:eastAsia="ja-JP"/>
                  <w:rPrChange w:id="6815" w:author="Kai Pa" w:date="2018-05-21T21:31:00Z">
                    <w:rPr>
                      <w:lang w:val="vi-VN" w:eastAsia="ja-JP"/>
                    </w:rPr>
                  </w:rPrChange>
                </w:rPr>
                <w:t>Giới tính</w:t>
              </w:r>
            </w:ins>
          </w:p>
        </w:tc>
      </w:tr>
      <w:tr w:rsidR="00FE0955" w:rsidRPr="00B90FBE" w14:paraId="1B16CE19" w14:textId="77777777" w:rsidTr="00576C82">
        <w:trPr>
          <w:jc w:val="center"/>
          <w:ins w:id="681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8E7CE79" w14:textId="77777777" w:rsidR="00FE0955" w:rsidRPr="00B90FBE" w:rsidRDefault="00FE0955">
            <w:pPr>
              <w:rPr>
                <w:ins w:id="6817" w:author="Kai Pa" w:date="2018-05-20T20:01:00Z"/>
                <w:sz w:val="32"/>
                <w:szCs w:val="28"/>
                <w:lang w:val="vi-VN" w:eastAsia="ja-JP"/>
                <w:rPrChange w:id="6818" w:author="Kai Pa" w:date="2018-05-21T21:31:00Z">
                  <w:rPr>
                    <w:ins w:id="6819" w:author="Kai Pa" w:date="2018-05-20T20:01:00Z"/>
                    <w:rFonts w:asciiTheme="minorHAnsi" w:hAnsiTheme="minorHAnsi"/>
                    <w:sz w:val="22"/>
                    <w:szCs w:val="22"/>
                    <w:lang w:val="vi-VN" w:eastAsia="ja-JP"/>
                  </w:rPr>
                </w:rPrChange>
              </w:rPr>
              <w:pPrChange w:id="6820" w:author="Kai Pa" w:date="2018-05-21T20:59:00Z">
                <w:pPr>
                  <w:pStyle w:val="Table"/>
                  <w:spacing w:line="256" w:lineRule="auto"/>
                </w:pPr>
              </w:pPrChange>
            </w:pPr>
            <w:ins w:id="6821" w:author="Kai Pa" w:date="2018-05-20T20:01:00Z">
              <w:r w:rsidRPr="00B90FBE">
                <w:rPr>
                  <w:sz w:val="32"/>
                  <w:szCs w:val="28"/>
                  <w:lang w:val="vi-VN" w:eastAsia="ja-JP"/>
                  <w:rPrChange w:id="6822"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E8F8D5" w14:textId="77777777" w:rsidR="00FE0955" w:rsidRPr="00B90FBE" w:rsidRDefault="00FE0955">
            <w:pPr>
              <w:rPr>
                <w:ins w:id="6823" w:author="Kai Pa" w:date="2018-05-20T20:01:00Z"/>
                <w:sz w:val="32"/>
                <w:szCs w:val="28"/>
                <w:lang w:val="vi-VN" w:eastAsia="ja-JP"/>
                <w:rPrChange w:id="6824" w:author="Kai Pa" w:date="2018-05-21T21:31:00Z">
                  <w:rPr>
                    <w:ins w:id="6825" w:author="Kai Pa" w:date="2018-05-20T20:01:00Z"/>
                    <w:rFonts w:asciiTheme="minorHAnsi" w:hAnsiTheme="minorHAnsi"/>
                    <w:sz w:val="22"/>
                    <w:szCs w:val="22"/>
                    <w:lang w:val="vi-VN" w:eastAsia="ja-JP"/>
                  </w:rPr>
                </w:rPrChange>
              </w:rPr>
              <w:pPrChange w:id="6826" w:author="Kai Pa" w:date="2018-05-21T20:59:00Z">
                <w:pPr>
                  <w:pStyle w:val="LeftTable"/>
                  <w:spacing w:line="256" w:lineRule="auto"/>
                </w:pPr>
              </w:pPrChange>
            </w:pPr>
            <w:ins w:id="6827" w:author="Kai Pa" w:date="2018-05-20T20:01:00Z">
              <w:r w:rsidRPr="00B90FBE">
                <w:rPr>
                  <w:sz w:val="32"/>
                  <w:szCs w:val="28"/>
                  <w:lang w:val="vi-VN" w:eastAsia="ja-JP"/>
                  <w:rPrChange w:id="6828"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79EED67" w14:textId="77777777" w:rsidR="00FE0955" w:rsidRPr="00B90FBE" w:rsidRDefault="00FE0955">
            <w:pPr>
              <w:rPr>
                <w:ins w:id="6829" w:author="Kai Pa" w:date="2018-05-20T20:01:00Z"/>
                <w:sz w:val="32"/>
                <w:szCs w:val="28"/>
                <w:lang w:val="vi-VN" w:eastAsia="ja-JP"/>
                <w:rPrChange w:id="6830" w:author="Kai Pa" w:date="2018-05-21T21:31:00Z">
                  <w:rPr>
                    <w:ins w:id="6831" w:author="Kai Pa" w:date="2018-05-20T20:01:00Z"/>
                    <w:rFonts w:asciiTheme="minorHAnsi" w:hAnsiTheme="minorHAnsi"/>
                    <w:sz w:val="22"/>
                    <w:szCs w:val="22"/>
                    <w:lang w:val="vi-VN" w:eastAsia="ja-JP"/>
                  </w:rPr>
                </w:rPrChange>
              </w:rPr>
              <w:pPrChange w:id="6832" w:author="Kai Pa" w:date="2018-05-21T20:59:00Z">
                <w:pPr>
                  <w:pStyle w:val="Table"/>
                  <w:spacing w:line="256" w:lineRule="auto"/>
                </w:pPr>
              </w:pPrChange>
            </w:pPr>
            <w:ins w:id="6833" w:author="Kai Pa" w:date="2018-05-20T20:01:00Z">
              <w:r w:rsidRPr="00B90FBE">
                <w:rPr>
                  <w:sz w:val="32"/>
                  <w:szCs w:val="28"/>
                  <w:lang w:val="vi-VN" w:eastAsia="ja-JP"/>
                  <w:rPrChange w:id="6834" w:author="Kai Pa" w:date="2018-05-21T21:31:00Z">
                    <w:rPr>
                      <w:lang w:val="vi-VN" w:eastAsia="ja-JP"/>
                    </w:rPr>
                  </w:rPrChange>
                </w:rPr>
                <w:t>Smalldatetime</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7066329" w14:textId="77777777" w:rsidR="00FE0955" w:rsidRPr="00B90FBE" w:rsidRDefault="00FE0955">
            <w:pPr>
              <w:rPr>
                <w:ins w:id="6835" w:author="Kai Pa" w:date="2018-05-20T20:01:00Z"/>
                <w:sz w:val="32"/>
                <w:szCs w:val="28"/>
                <w:lang w:val="vi-VN" w:eastAsia="ja-JP"/>
                <w:rPrChange w:id="6836" w:author="Kai Pa" w:date="2018-05-21T21:31:00Z">
                  <w:rPr>
                    <w:ins w:id="6837" w:author="Kai Pa" w:date="2018-05-20T20:01:00Z"/>
                    <w:rFonts w:asciiTheme="minorHAnsi" w:hAnsiTheme="minorHAnsi"/>
                    <w:sz w:val="22"/>
                    <w:szCs w:val="22"/>
                    <w:lang w:val="vi-VN" w:eastAsia="ja-JP"/>
                  </w:rPr>
                </w:rPrChange>
              </w:rPr>
              <w:pPrChange w:id="6838" w:author="Kai Pa" w:date="2018-05-21T20:59:00Z">
                <w:pPr>
                  <w:pStyle w:val="Table"/>
                  <w:spacing w:line="256" w:lineRule="auto"/>
                </w:pPr>
              </w:pPrChange>
            </w:pPr>
            <w:ins w:id="6839" w:author="Kai Pa" w:date="2018-05-20T20:01:00Z">
              <w:r w:rsidRPr="00B90FBE">
                <w:rPr>
                  <w:sz w:val="32"/>
                  <w:szCs w:val="28"/>
                  <w:lang w:val="vi-VN" w:eastAsia="ja-JP"/>
                  <w:rPrChange w:id="6840" w:author="Kai Pa" w:date="2018-05-21T21:31:00Z">
                    <w:rPr>
                      <w:lang w:val="vi-VN" w:eastAsia="ja-JP"/>
                    </w:rPr>
                  </w:rPrChange>
                </w:rPr>
                <w:t>Ngày sinh</w:t>
              </w:r>
            </w:ins>
          </w:p>
        </w:tc>
      </w:tr>
      <w:tr w:rsidR="00FE0955" w:rsidRPr="00B90FBE" w14:paraId="748B428B" w14:textId="77777777" w:rsidTr="00576C82">
        <w:trPr>
          <w:jc w:val="center"/>
          <w:ins w:id="684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4ED6362" w14:textId="77777777" w:rsidR="00FE0955" w:rsidRPr="00B90FBE" w:rsidRDefault="00FE0955">
            <w:pPr>
              <w:rPr>
                <w:ins w:id="6842" w:author="Kai Pa" w:date="2018-05-20T20:01:00Z"/>
                <w:sz w:val="32"/>
                <w:szCs w:val="28"/>
                <w:lang w:val="vi-VN" w:eastAsia="ja-JP"/>
                <w:rPrChange w:id="6843" w:author="Kai Pa" w:date="2018-05-21T21:31:00Z">
                  <w:rPr>
                    <w:ins w:id="6844" w:author="Kai Pa" w:date="2018-05-20T20:01:00Z"/>
                    <w:rFonts w:asciiTheme="minorHAnsi" w:hAnsiTheme="minorHAnsi"/>
                    <w:sz w:val="22"/>
                    <w:szCs w:val="22"/>
                    <w:lang w:val="vi-VN" w:eastAsia="ja-JP"/>
                  </w:rPr>
                </w:rPrChange>
              </w:rPr>
              <w:pPrChange w:id="6845" w:author="Kai Pa" w:date="2018-05-21T20:59:00Z">
                <w:pPr>
                  <w:pStyle w:val="Table"/>
                  <w:spacing w:line="256" w:lineRule="auto"/>
                </w:pPr>
              </w:pPrChange>
            </w:pPr>
            <w:ins w:id="6846" w:author="Kai Pa" w:date="2018-05-20T20:01:00Z">
              <w:r w:rsidRPr="00B90FBE">
                <w:rPr>
                  <w:sz w:val="32"/>
                  <w:szCs w:val="28"/>
                  <w:lang w:val="vi-VN" w:eastAsia="ja-JP"/>
                  <w:rPrChange w:id="6847"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20A7953" w14:textId="77777777" w:rsidR="00FE0955" w:rsidRPr="00B90FBE" w:rsidRDefault="00FE0955">
            <w:pPr>
              <w:rPr>
                <w:ins w:id="6848" w:author="Kai Pa" w:date="2018-05-20T20:01:00Z"/>
                <w:sz w:val="32"/>
                <w:szCs w:val="28"/>
                <w:lang w:val="vi-VN" w:eastAsia="ja-JP"/>
                <w:rPrChange w:id="6849" w:author="Kai Pa" w:date="2018-05-21T21:31:00Z">
                  <w:rPr>
                    <w:ins w:id="6850" w:author="Kai Pa" w:date="2018-05-20T20:01:00Z"/>
                    <w:rFonts w:asciiTheme="minorHAnsi" w:hAnsiTheme="minorHAnsi"/>
                    <w:sz w:val="22"/>
                    <w:szCs w:val="22"/>
                    <w:lang w:val="vi-VN" w:eastAsia="ja-JP"/>
                  </w:rPr>
                </w:rPrChange>
              </w:rPr>
              <w:pPrChange w:id="6851" w:author="Kai Pa" w:date="2018-05-21T20:59:00Z">
                <w:pPr>
                  <w:pStyle w:val="LeftTable"/>
                  <w:spacing w:line="256" w:lineRule="auto"/>
                </w:pPr>
              </w:pPrChange>
            </w:pPr>
            <w:ins w:id="6852" w:author="Kai Pa" w:date="2018-05-20T20:01:00Z">
              <w:r w:rsidRPr="00B90FBE">
                <w:rPr>
                  <w:sz w:val="32"/>
                  <w:szCs w:val="28"/>
                  <w:lang w:val="vi-VN" w:eastAsia="ja-JP"/>
                  <w:rPrChange w:id="6853"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6DD2D02" w14:textId="77777777" w:rsidR="00FE0955" w:rsidRPr="00B90FBE" w:rsidRDefault="00FE0955">
            <w:pPr>
              <w:rPr>
                <w:ins w:id="6854" w:author="Kai Pa" w:date="2018-05-20T20:01:00Z"/>
                <w:sz w:val="32"/>
                <w:szCs w:val="28"/>
                <w:lang w:val="vi-VN" w:eastAsia="ja-JP"/>
                <w:rPrChange w:id="6855" w:author="Kai Pa" w:date="2018-05-21T21:31:00Z">
                  <w:rPr>
                    <w:ins w:id="6856" w:author="Kai Pa" w:date="2018-05-20T20:01:00Z"/>
                    <w:rFonts w:asciiTheme="minorHAnsi" w:hAnsiTheme="minorHAnsi"/>
                    <w:sz w:val="22"/>
                    <w:szCs w:val="22"/>
                    <w:lang w:val="vi-VN" w:eastAsia="ja-JP"/>
                  </w:rPr>
                </w:rPrChange>
              </w:rPr>
              <w:pPrChange w:id="6857" w:author="Kai Pa" w:date="2018-05-21T20:59:00Z">
                <w:pPr>
                  <w:pStyle w:val="Table"/>
                  <w:spacing w:line="256" w:lineRule="auto"/>
                </w:pPr>
              </w:pPrChange>
            </w:pPr>
            <w:ins w:id="6858" w:author="Kai Pa" w:date="2018-05-20T20:01:00Z">
              <w:r w:rsidRPr="00B90FBE">
                <w:rPr>
                  <w:sz w:val="32"/>
                  <w:szCs w:val="28"/>
                  <w:lang w:val="vi-VN" w:eastAsia="ja-JP"/>
                  <w:rPrChange w:id="6859"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E1486FB" w14:textId="77777777" w:rsidR="00FE0955" w:rsidRPr="00B90FBE" w:rsidRDefault="00FE0955">
            <w:pPr>
              <w:rPr>
                <w:ins w:id="6860" w:author="Kai Pa" w:date="2018-05-20T20:01:00Z"/>
                <w:sz w:val="32"/>
                <w:szCs w:val="28"/>
                <w:lang w:val="vi-VN" w:eastAsia="ja-JP"/>
                <w:rPrChange w:id="6861" w:author="Kai Pa" w:date="2018-05-21T21:31:00Z">
                  <w:rPr>
                    <w:ins w:id="6862" w:author="Kai Pa" w:date="2018-05-20T20:01:00Z"/>
                    <w:rFonts w:asciiTheme="minorHAnsi" w:hAnsiTheme="minorHAnsi"/>
                    <w:sz w:val="22"/>
                    <w:szCs w:val="22"/>
                    <w:lang w:val="vi-VN" w:eastAsia="ja-JP"/>
                  </w:rPr>
                </w:rPrChange>
              </w:rPr>
              <w:pPrChange w:id="6863" w:author="Kai Pa" w:date="2018-05-21T20:59:00Z">
                <w:pPr>
                  <w:pStyle w:val="Table"/>
                  <w:spacing w:line="256" w:lineRule="auto"/>
                </w:pPr>
              </w:pPrChange>
            </w:pPr>
            <w:ins w:id="6864" w:author="Kai Pa" w:date="2018-05-20T20:01:00Z">
              <w:r w:rsidRPr="00B90FBE">
                <w:rPr>
                  <w:sz w:val="32"/>
                  <w:szCs w:val="28"/>
                  <w:lang w:val="vi-VN" w:eastAsia="ja-JP"/>
                  <w:rPrChange w:id="6865" w:author="Kai Pa" w:date="2018-05-21T21:31:00Z">
                    <w:rPr>
                      <w:lang w:val="vi-VN" w:eastAsia="ja-JP"/>
                    </w:rPr>
                  </w:rPrChange>
                </w:rPr>
                <w:t>Chứng minh nhân dân</w:t>
              </w:r>
            </w:ins>
          </w:p>
        </w:tc>
      </w:tr>
      <w:tr w:rsidR="00FE0955" w:rsidRPr="00B90FBE" w14:paraId="18C1C445" w14:textId="77777777" w:rsidTr="00576C82">
        <w:trPr>
          <w:jc w:val="center"/>
          <w:ins w:id="686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D84B5F9" w14:textId="77777777" w:rsidR="00FE0955" w:rsidRPr="00B90FBE" w:rsidRDefault="00FE0955">
            <w:pPr>
              <w:rPr>
                <w:ins w:id="6867" w:author="Kai Pa" w:date="2018-05-20T20:01:00Z"/>
                <w:sz w:val="32"/>
                <w:szCs w:val="28"/>
                <w:lang w:val="vi-VN" w:eastAsia="ja-JP"/>
                <w:rPrChange w:id="6868" w:author="Kai Pa" w:date="2018-05-21T21:31:00Z">
                  <w:rPr>
                    <w:ins w:id="6869" w:author="Kai Pa" w:date="2018-05-20T20:01:00Z"/>
                    <w:rFonts w:asciiTheme="minorHAnsi" w:hAnsiTheme="minorHAnsi"/>
                    <w:sz w:val="22"/>
                    <w:szCs w:val="22"/>
                    <w:lang w:val="vi-VN" w:eastAsia="ja-JP"/>
                  </w:rPr>
                </w:rPrChange>
              </w:rPr>
              <w:pPrChange w:id="6870" w:author="Kai Pa" w:date="2018-05-21T20:59:00Z">
                <w:pPr>
                  <w:pStyle w:val="Table"/>
                  <w:spacing w:line="256" w:lineRule="auto"/>
                </w:pPr>
              </w:pPrChange>
            </w:pPr>
            <w:ins w:id="6871" w:author="Kai Pa" w:date="2018-05-20T20:01:00Z">
              <w:r w:rsidRPr="00B90FBE">
                <w:rPr>
                  <w:sz w:val="32"/>
                  <w:szCs w:val="28"/>
                  <w:lang w:val="vi-VN" w:eastAsia="ja-JP"/>
                  <w:rPrChange w:id="6872" w:author="Kai Pa" w:date="2018-05-21T21:31:00Z">
                    <w:rPr>
                      <w:lang w:val="vi-VN" w:eastAsia="ja-JP"/>
                    </w:rPr>
                  </w:rPrChange>
                </w:rPr>
                <w:t>8</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745E575" w14:textId="77777777" w:rsidR="00FE0955" w:rsidRPr="00B90FBE" w:rsidRDefault="00FE0955">
            <w:pPr>
              <w:rPr>
                <w:ins w:id="6873" w:author="Kai Pa" w:date="2018-05-20T20:01:00Z"/>
                <w:sz w:val="32"/>
                <w:szCs w:val="28"/>
                <w:lang w:val="vi-VN" w:eastAsia="ja-JP"/>
                <w:rPrChange w:id="6874" w:author="Kai Pa" w:date="2018-05-21T21:31:00Z">
                  <w:rPr>
                    <w:ins w:id="6875" w:author="Kai Pa" w:date="2018-05-20T20:01:00Z"/>
                    <w:rFonts w:asciiTheme="minorHAnsi" w:hAnsiTheme="minorHAnsi"/>
                    <w:sz w:val="22"/>
                    <w:szCs w:val="22"/>
                    <w:lang w:val="vi-VN" w:eastAsia="ja-JP"/>
                  </w:rPr>
                </w:rPrChange>
              </w:rPr>
              <w:pPrChange w:id="6876" w:author="Kai Pa" w:date="2018-05-21T20:59:00Z">
                <w:pPr>
                  <w:pStyle w:val="LeftTable"/>
                  <w:spacing w:line="256" w:lineRule="auto"/>
                </w:pPr>
              </w:pPrChange>
            </w:pPr>
            <w:ins w:id="6877" w:author="Kai Pa" w:date="2018-05-20T20:01:00Z">
              <w:r w:rsidRPr="00B90FBE">
                <w:rPr>
                  <w:sz w:val="32"/>
                  <w:szCs w:val="28"/>
                  <w:lang w:val="vi-VN" w:eastAsia="ja-JP"/>
                  <w:rPrChange w:id="6878" w:author="Kai Pa" w:date="2018-05-21T21:31:00Z">
                    <w:rPr>
                      <w:lang w:val="vi-VN" w:eastAsia="ja-JP"/>
                    </w:rPr>
                  </w:rPrChange>
                </w:rPr>
                <w:t>MATK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F805E5F" w14:textId="77777777" w:rsidR="00FE0955" w:rsidRPr="00B90FBE" w:rsidRDefault="00FE0955">
            <w:pPr>
              <w:rPr>
                <w:ins w:id="6879" w:author="Kai Pa" w:date="2018-05-20T20:01:00Z"/>
                <w:sz w:val="32"/>
                <w:szCs w:val="28"/>
                <w:lang w:val="vi-VN" w:eastAsia="ja-JP"/>
                <w:rPrChange w:id="6880" w:author="Kai Pa" w:date="2018-05-21T21:31:00Z">
                  <w:rPr>
                    <w:ins w:id="6881" w:author="Kai Pa" w:date="2018-05-20T20:01:00Z"/>
                    <w:rFonts w:asciiTheme="minorHAnsi" w:hAnsiTheme="minorHAnsi"/>
                    <w:sz w:val="22"/>
                    <w:szCs w:val="22"/>
                    <w:lang w:val="vi-VN" w:eastAsia="ja-JP"/>
                  </w:rPr>
                </w:rPrChange>
              </w:rPr>
              <w:pPrChange w:id="6882" w:author="Kai Pa" w:date="2018-05-21T20:59:00Z">
                <w:pPr>
                  <w:pStyle w:val="Table"/>
                  <w:spacing w:line="256" w:lineRule="auto"/>
                </w:pPr>
              </w:pPrChange>
            </w:pPr>
            <w:ins w:id="6883" w:author="Kai Pa" w:date="2018-05-20T20:01:00Z">
              <w:r w:rsidRPr="00B90FBE">
                <w:rPr>
                  <w:sz w:val="32"/>
                  <w:szCs w:val="28"/>
                  <w:lang w:val="vi-VN" w:eastAsia="ja-JP"/>
                  <w:rPrChange w:id="6884"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AB12414" w14:textId="77777777" w:rsidR="00FE0955" w:rsidRPr="00B90FBE" w:rsidRDefault="00FE0955">
            <w:pPr>
              <w:rPr>
                <w:ins w:id="6885" w:author="Kai Pa" w:date="2018-05-20T20:01:00Z"/>
                <w:sz w:val="32"/>
                <w:szCs w:val="28"/>
                <w:lang w:val="vi-VN" w:eastAsia="ja-JP"/>
                <w:rPrChange w:id="6886" w:author="Kai Pa" w:date="2018-05-21T21:31:00Z">
                  <w:rPr>
                    <w:ins w:id="6887" w:author="Kai Pa" w:date="2018-05-20T20:01:00Z"/>
                    <w:rFonts w:asciiTheme="minorHAnsi" w:hAnsiTheme="minorHAnsi"/>
                    <w:sz w:val="22"/>
                    <w:szCs w:val="22"/>
                    <w:lang w:val="vi-VN" w:eastAsia="ja-JP"/>
                  </w:rPr>
                </w:rPrChange>
              </w:rPr>
              <w:pPrChange w:id="6888" w:author="Kai Pa" w:date="2018-05-21T20:59:00Z">
                <w:pPr>
                  <w:pStyle w:val="Table"/>
                  <w:spacing w:line="256" w:lineRule="auto"/>
                </w:pPr>
              </w:pPrChange>
            </w:pPr>
            <w:ins w:id="6889" w:author="Kai Pa" w:date="2018-05-20T20:01:00Z">
              <w:r w:rsidRPr="00B90FBE">
                <w:rPr>
                  <w:sz w:val="32"/>
                  <w:szCs w:val="28"/>
                  <w:lang w:val="vi-VN" w:eastAsia="ja-JP"/>
                  <w:rPrChange w:id="6890" w:author="Kai Pa" w:date="2018-05-21T21:31:00Z">
                    <w:rPr>
                      <w:lang w:val="vi-VN" w:eastAsia="ja-JP"/>
                    </w:rPr>
                  </w:rPrChange>
                </w:rPr>
                <w:t>Mã tài khoản đăng nhập hệ thống</w:t>
              </w:r>
            </w:ins>
          </w:p>
        </w:tc>
      </w:tr>
    </w:tbl>
    <w:p w14:paraId="5C935CF6" w14:textId="77777777" w:rsidR="00FE0955" w:rsidRPr="00B90FBE" w:rsidRDefault="00FE0955">
      <w:pPr>
        <w:rPr>
          <w:ins w:id="6891" w:author="Kai Pa" w:date="2018-05-20T20:01:00Z"/>
          <w:rFonts w:eastAsia="Times New Roman" w:cs="Arial"/>
          <w:sz w:val="32"/>
          <w:szCs w:val="28"/>
          <w:rPrChange w:id="6892" w:author="Kai Pa" w:date="2018-05-21T21:31:00Z">
            <w:rPr>
              <w:ins w:id="6893" w:author="Kai Pa" w:date="2018-05-20T20:01:00Z"/>
              <w:rFonts w:asciiTheme="minorHAnsi" w:eastAsia="Times New Roman" w:hAnsiTheme="minorHAnsi" w:cs="Arial"/>
              <w:sz w:val="22"/>
              <w:szCs w:val="22"/>
            </w:rPr>
          </w:rPrChange>
        </w:rPr>
        <w:pPrChange w:id="6894" w:author="Kai Pa" w:date="2018-05-21T20:59:00Z">
          <w:pPr>
            <w:pStyle w:val="Heading3"/>
            <w:numPr>
              <w:numId w:val="4"/>
            </w:numPr>
            <w:tabs>
              <w:tab w:val="left" w:pos="720"/>
            </w:tabs>
            <w:ind w:left="720" w:hanging="360"/>
          </w:pPr>
        </w:pPrChange>
      </w:pPr>
      <w:bookmarkStart w:id="6895" w:name="_Toc264146342"/>
      <w:ins w:id="6896" w:author="Kai Pa" w:date="2018-05-20T20:01:00Z">
        <w:r w:rsidRPr="00B90FBE">
          <w:rPr>
            <w:sz w:val="32"/>
            <w:szCs w:val="28"/>
            <w:rPrChange w:id="6897" w:author="Kai Pa" w:date="2018-05-21T21:31:00Z">
              <w:rPr/>
            </w:rPrChange>
          </w:rPr>
          <w:t xml:space="preserve">Bảng </w:t>
        </w:r>
        <w:bookmarkEnd w:id="6895"/>
        <w:r w:rsidRPr="00B90FBE">
          <w:rPr>
            <w:sz w:val="32"/>
            <w:szCs w:val="28"/>
            <w:rPrChange w:id="6898" w:author="Kai Pa" w:date="2018-05-21T21:31:00Z">
              <w:rPr/>
            </w:rPrChange>
          </w:rPr>
          <w:t>PHONGBAN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610"/>
        <w:gridCol w:w="1611"/>
        <w:gridCol w:w="3629"/>
      </w:tblGrid>
      <w:tr w:rsidR="00FE0955" w:rsidRPr="00B90FBE" w14:paraId="5348CB85" w14:textId="77777777" w:rsidTr="00576C82">
        <w:trPr>
          <w:jc w:val="center"/>
          <w:ins w:id="6899"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6237AA" w14:textId="77777777" w:rsidR="00FE0955" w:rsidRPr="00B90FBE" w:rsidRDefault="00FE0955">
            <w:pPr>
              <w:rPr>
                <w:ins w:id="6900" w:author="Kai Pa" w:date="2018-05-20T20:01:00Z"/>
                <w:sz w:val="32"/>
                <w:szCs w:val="28"/>
                <w:lang w:val="vi-VN" w:eastAsia="ja-JP"/>
                <w:rPrChange w:id="6901" w:author="Kai Pa" w:date="2018-05-21T21:31:00Z">
                  <w:rPr>
                    <w:ins w:id="6902" w:author="Kai Pa" w:date="2018-05-20T20:01:00Z"/>
                    <w:rFonts w:asciiTheme="minorHAnsi" w:hAnsiTheme="minorHAnsi"/>
                    <w:sz w:val="22"/>
                    <w:szCs w:val="22"/>
                    <w:lang w:val="vi-VN" w:eastAsia="ja-JP"/>
                  </w:rPr>
                </w:rPrChange>
              </w:rPr>
              <w:pPrChange w:id="6903" w:author="Kai Pa" w:date="2018-05-21T20:59:00Z">
                <w:pPr>
                  <w:pStyle w:val="HeaderTable"/>
                  <w:spacing w:line="256" w:lineRule="auto"/>
                </w:pPr>
              </w:pPrChange>
            </w:pPr>
            <w:ins w:id="6904" w:author="Kai Pa" w:date="2018-05-20T20:01:00Z">
              <w:r w:rsidRPr="00B90FBE">
                <w:rPr>
                  <w:sz w:val="32"/>
                  <w:szCs w:val="28"/>
                  <w:lang w:val="vi-VN" w:eastAsia="ja-JP"/>
                  <w:rPrChange w:id="6905" w:author="Kai Pa" w:date="2018-05-21T21:31:00Z">
                    <w:rPr>
                      <w:b w:val="0"/>
                      <w:lang w:val="vi-VN" w:eastAsia="ja-JP"/>
                    </w:rPr>
                  </w:rPrChange>
                </w:rPr>
                <w:t>STT</w:t>
              </w:r>
            </w:ins>
          </w:p>
        </w:tc>
        <w:tc>
          <w:tcPr>
            <w:tcW w:w="161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EFE369E" w14:textId="77777777" w:rsidR="00FE0955" w:rsidRPr="00B90FBE" w:rsidRDefault="00FE0955">
            <w:pPr>
              <w:rPr>
                <w:ins w:id="6906" w:author="Kai Pa" w:date="2018-05-20T20:01:00Z"/>
                <w:sz w:val="32"/>
                <w:szCs w:val="28"/>
                <w:lang w:val="vi-VN" w:eastAsia="ja-JP"/>
                <w:rPrChange w:id="6907" w:author="Kai Pa" w:date="2018-05-21T21:31:00Z">
                  <w:rPr>
                    <w:ins w:id="6908" w:author="Kai Pa" w:date="2018-05-20T20:01:00Z"/>
                    <w:rFonts w:asciiTheme="minorHAnsi" w:hAnsiTheme="minorHAnsi"/>
                    <w:sz w:val="22"/>
                    <w:szCs w:val="22"/>
                    <w:lang w:val="vi-VN" w:eastAsia="ja-JP"/>
                  </w:rPr>
                </w:rPrChange>
              </w:rPr>
              <w:pPrChange w:id="6909" w:author="Kai Pa" w:date="2018-05-21T20:59:00Z">
                <w:pPr>
                  <w:pStyle w:val="HeaderTable"/>
                  <w:spacing w:line="256" w:lineRule="auto"/>
                </w:pPr>
              </w:pPrChange>
            </w:pPr>
            <w:ins w:id="6910" w:author="Kai Pa" w:date="2018-05-20T20:01:00Z">
              <w:r w:rsidRPr="00B90FBE">
                <w:rPr>
                  <w:sz w:val="32"/>
                  <w:szCs w:val="28"/>
                  <w:lang w:val="vi-VN" w:eastAsia="ja-JP"/>
                  <w:rPrChange w:id="6911"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823EA3" w14:textId="77777777" w:rsidR="00FE0955" w:rsidRPr="00B90FBE" w:rsidRDefault="00FE0955">
            <w:pPr>
              <w:rPr>
                <w:ins w:id="6912" w:author="Kai Pa" w:date="2018-05-20T20:01:00Z"/>
                <w:sz w:val="32"/>
                <w:szCs w:val="28"/>
                <w:lang w:val="vi-VN" w:eastAsia="ja-JP"/>
                <w:rPrChange w:id="6913" w:author="Kai Pa" w:date="2018-05-21T21:31:00Z">
                  <w:rPr>
                    <w:ins w:id="6914" w:author="Kai Pa" w:date="2018-05-20T20:01:00Z"/>
                    <w:rFonts w:asciiTheme="minorHAnsi" w:hAnsiTheme="minorHAnsi"/>
                    <w:sz w:val="22"/>
                    <w:szCs w:val="22"/>
                    <w:lang w:val="vi-VN" w:eastAsia="ja-JP"/>
                  </w:rPr>
                </w:rPrChange>
              </w:rPr>
              <w:pPrChange w:id="6915" w:author="Kai Pa" w:date="2018-05-21T20:59:00Z">
                <w:pPr>
                  <w:pStyle w:val="HeaderTable"/>
                  <w:spacing w:line="256" w:lineRule="auto"/>
                </w:pPr>
              </w:pPrChange>
            </w:pPr>
            <w:ins w:id="6916" w:author="Kai Pa" w:date="2018-05-20T20:01:00Z">
              <w:r w:rsidRPr="00B90FBE">
                <w:rPr>
                  <w:sz w:val="32"/>
                  <w:szCs w:val="28"/>
                  <w:lang w:val="vi-VN" w:eastAsia="ja-JP"/>
                  <w:rPrChange w:id="6917" w:author="Kai Pa" w:date="2018-05-21T21:31:00Z">
                    <w:rPr>
                      <w:b w:val="0"/>
                      <w:lang w:val="vi-VN" w:eastAsia="ja-JP"/>
                    </w:rPr>
                  </w:rPrChange>
                </w:rPr>
                <w:t>Kiểu dữ liệu</w:t>
              </w:r>
            </w:ins>
          </w:p>
        </w:tc>
        <w:tc>
          <w:tcPr>
            <w:tcW w:w="36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A9DB25" w14:textId="77777777" w:rsidR="00FE0955" w:rsidRPr="00B90FBE" w:rsidRDefault="00FE0955">
            <w:pPr>
              <w:rPr>
                <w:ins w:id="6918" w:author="Kai Pa" w:date="2018-05-20T20:01:00Z"/>
                <w:sz w:val="32"/>
                <w:szCs w:val="28"/>
                <w:lang w:val="vi-VN" w:eastAsia="ja-JP"/>
                <w:rPrChange w:id="6919" w:author="Kai Pa" w:date="2018-05-21T21:31:00Z">
                  <w:rPr>
                    <w:ins w:id="6920" w:author="Kai Pa" w:date="2018-05-20T20:01:00Z"/>
                    <w:rFonts w:asciiTheme="minorHAnsi" w:hAnsiTheme="minorHAnsi"/>
                    <w:sz w:val="22"/>
                    <w:szCs w:val="22"/>
                    <w:lang w:val="vi-VN" w:eastAsia="ja-JP"/>
                  </w:rPr>
                </w:rPrChange>
              </w:rPr>
              <w:pPrChange w:id="6921" w:author="Kai Pa" w:date="2018-05-21T20:59:00Z">
                <w:pPr>
                  <w:pStyle w:val="HeaderTable"/>
                  <w:spacing w:line="256" w:lineRule="auto"/>
                </w:pPr>
              </w:pPrChange>
            </w:pPr>
            <w:ins w:id="6922" w:author="Kai Pa" w:date="2018-05-20T20:01:00Z">
              <w:r w:rsidRPr="00B90FBE">
                <w:rPr>
                  <w:sz w:val="32"/>
                  <w:szCs w:val="28"/>
                  <w:lang w:val="vi-VN" w:eastAsia="ja-JP"/>
                  <w:rPrChange w:id="6923" w:author="Kai Pa" w:date="2018-05-21T21:31:00Z">
                    <w:rPr>
                      <w:b w:val="0"/>
                      <w:lang w:val="vi-VN" w:eastAsia="ja-JP"/>
                    </w:rPr>
                  </w:rPrChange>
                </w:rPr>
                <w:t>Diễn giải</w:t>
              </w:r>
            </w:ins>
          </w:p>
        </w:tc>
      </w:tr>
      <w:tr w:rsidR="00FE0955" w:rsidRPr="00B90FBE" w14:paraId="02ECCE90" w14:textId="77777777" w:rsidTr="00576C82">
        <w:trPr>
          <w:jc w:val="center"/>
          <w:ins w:id="692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2AB4862F" w14:textId="77777777" w:rsidR="00FE0955" w:rsidRPr="00B90FBE" w:rsidRDefault="00FE0955">
            <w:pPr>
              <w:rPr>
                <w:ins w:id="6925" w:author="Kai Pa" w:date="2018-05-20T20:01:00Z"/>
                <w:sz w:val="32"/>
                <w:szCs w:val="28"/>
                <w:lang w:val="vi-VN" w:eastAsia="ja-JP"/>
                <w:rPrChange w:id="6926" w:author="Kai Pa" w:date="2018-05-21T21:31:00Z">
                  <w:rPr>
                    <w:ins w:id="6927" w:author="Kai Pa" w:date="2018-05-20T20:01:00Z"/>
                    <w:rFonts w:asciiTheme="minorHAnsi" w:hAnsiTheme="minorHAnsi"/>
                    <w:sz w:val="22"/>
                    <w:szCs w:val="22"/>
                    <w:lang w:val="vi-VN" w:eastAsia="ja-JP"/>
                  </w:rPr>
                </w:rPrChange>
              </w:rPr>
              <w:pPrChange w:id="6928" w:author="Kai Pa" w:date="2018-05-21T20:59:00Z">
                <w:pPr>
                  <w:pStyle w:val="Table"/>
                  <w:spacing w:line="256" w:lineRule="auto"/>
                </w:pPr>
              </w:pPrChange>
            </w:pPr>
            <w:ins w:id="6929" w:author="Kai Pa" w:date="2018-05-20T20:01:00Z">
              <w:r w:rsidRPr="00B90FBE">
                <w:rPr>
                  <w:sz w:val="32"/>
                  <w:szCs w:val="28"/>
                  <w:lang w:val="vi-VN" w:eastAsia="ja-JP"/>
                  <w:rPrChange w:id="6930" w:author="Kai Pa" w:date="2018-05-21T21:31:00Z">
                    <w:rPr>
                      <w:lang w:val="vi-VN" w:eastAsia="ja-JP"/>
                    </w:rPr>
                  </w:rPrChange>
                </w:rPr>
                <w:t>1</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A8C7CE2" w14:textId="77777777" w:rsidR="00FE0955" w:rsidRPr="00B90FBE" w:rsidRDefault="00FE0955">
            <w:pPr>
              <w:rPr>
                <w:ins w:id="6931" w:author="Kai Pa" w:date="2018-05-20T20:01:00Z"/>
                <w:b/>
                <w:sz w:val="32"/>
                <w:szCs w:val="28"/>
                <w:u w:val="single"/>
                <w:lang w:val="vi-VN" w:eastAsia="ja-JP"/>
                <w:rPrChange w:id="6932" w:author="Kai Pa" w:date="2018-05-21T21:31:00Z">
                  <w:rPr>
                    <w:ins w:id="6933" w:author="Kai Pa" w:date="2018-05-20T20:01:00Z"/>
                    <w:rFonts w:asciiTheme="minorHAnsi" w:hAnsiTheme="minorHAnsi"/>
                    <w:b/>
                    <w:sz w:val="22"/>
                    <w:szCs w:val="22"/>
                    <w:u w:val="single"/>
                    <w:lang w:val="vi-VN" w:eastAsia="ja-JP"/>
                  </w:rPr>
                </w:rPrChange>
              </w:rPr>
              <w:pPrChange w:id="6934" w:author="Kai Pa" w:date="2018-05-21T20:59:00Z">
                <w:pPr>
                  <w:pStyle w:val="LeftTable"/>
                  <w:spacing w:line="256" w:lineRule="auto"/>
                </w:pPr>
              </w:pPrChange>
            </w:pPr>
            <w:ins w:id="6935" w:author="Kai Pa" w:date="2018-05-20T20:01:00Z">
              <w:r w:rsidRPr="00B90FBE">
                <w:rPr>
                  <w:b/>
                  <w:sz w:val="32"/>
                  <w:szCs w:val="28"/>
                  <w:u w:val="single"/>
                  <w:lang w:val="vi-VN" w:eastAsia="ja-JP"/>
                  <w:rPrChange w:id="6936" w:author="Kai Pa" w:date="2018-05-21T21:31:00Z">
                    <w:rPr>
                      <w:b/>
                      <w:u w:val="single"/>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A9FD2B4" w14:textId="77777777" w:rsidR="00FE0955" w:rsidRPr="00B90FBE" w:rsidRDefault="00FE0955">
            <w:pPr>
              <w:rPr>
                <w:ins w:id="6937" w:author="Kai Pa" w:date="2018-05-20T20:01:00Z"/>
                <w:sz w:val="32"/>
                <w:szCs w:val="28"/>
                <w:lang w:val="vi-VN" w:eastAsia="ja-JP"/>
                <w:rPrChange w:id="6938" w:author="Kai Pa" w:date="2018-05-21T21:31:00Z">
                  <w:rPr>
                    <w:ins w:id="6939" w:author="Kai Pa" w:date="2018-05-20T20:01:00Z"/>
                    <w:rFonts w:asciiTheme="minorHAnsi" w:hAnsiTheme="minorHAnsi"/>
                    <w:sz w:val="22"/>
                    <w:szCs w:val="22"/>
                    <w:lang w:val="vi-VN" w:eastAsia="ja-JP"/>
                  </w:rPr>
                </w:rPrChange>
              </w:rPr>
              <w:pPrChange w:id="6940" w:author="Kai Pa" w:date="2018-05-21T20:59:00Z">
                <w:pPr>
                  <w:pStyle w:val="Table"/>
                  <w:spacing w:line="256" w:lineRule="auto"/>
                </w:pPr>
              </w:pPrChange>
            </w:pPr>
            <w:ins w:id="6941" w:author="Kai Pa" w:date="2018-05-20T20:01:00Z">
              <w:r w:rsidRPr="00B90FBE">
                <w:rPr>
                  <w:sz w:val="32"/>
                  <w:szCs w:val="28"/>
                  <w:lang w:val="vi-VN" w:eastAsia="ja-JP"/>
                  <w:rPrChange w:id="6942"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0630CBF" w14:textId="77777777" w:rsidR="00FE0955" w:rsidRPr="00B90FBE" w:rsidRDefault="00FE0955">
            <w:pPr>
              <w:rPr>
                <w:ins w:id="6943" w:author="Kai Pa" w:date="2018-05-20T20:01:00Z"/>
                <w:sz w:val="32"/>
                <w:szCs w:val="28"/>
                <w:lang w:val="vi-VN" w:eastAsia="ja-JP"/>
                <w:rPrChange w:id="6944" w:author="Kai Pa" w:date="2018-05-21T21:31:00Z">
                  <w:rPr>
                    <w:ins w:id="6945" w:author="Kai Pa" w:date="2018-05-20T20:01:00Z"/>
                    <w:rFonts w:asciiTheme="minorHAnsi" w:hAnsiTheme="minorHAnsi"/>
                    <w:sz w:val="22"/>
                    <w:szCs w:val="22"/>
                    <w:lang w:val="vi-VN" w:eastAsia="ja-JP"/>
                  </w:rPr>
                </w:rPrChange>
              </w:rPr>
              <w:pPrChange w:id="6946" w:author="Kai Pa" w:date="2018-05-21T20:59:00Z">
                <w:pPr>
                  <w:pStyle w:val="Table"/>
                  <w:spacing w:line="256" w:lineRule="auto"/>
                </w:pPr>
              </w:pPrChange>
            </w:pPr>
            <w:ins w:id="6947" w:author="Kai Pa" w:date="2018-05-20T20:01:00Z">
              <w:r w:rsidRPr="00B90FBE">
                <w:rPr>
                  <w:sz w:val="32"/>
                  <w:szCs w:val="28"/>
                  <w:lang w:val="vi-VN" w:eastAsia="ja-JP"/>
                  <w:rPrChange w:id="6948" w:author="Kai Pa" w:date="2018-05-21T21:31:00Z">
                    <w:rPr>
                      <w:lang w:val="vi-VN" w:eastAsia="ja-JP"/>
                    </w:rPr>
                  </w:rPrChange>
                </w:rPr>
                <w:t>Mã phòng ban</w:t>
              </w:r>
            </w:ins>
          </w:p>
        </w:tc>
      </w:tr>
      <w:tr w:rsidR="00FE0955" w:rsidRPr="00B90FBE" w14:paraId="3983AD76" w14:textId="77777777" w:rsidTr="00576C82">
        <w:trPr>
          <w:jc w:val="center"/>
          <w:ins w:id="6949"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1BD0F40" w14:textId="77777777" w:rsidR="00FE0955" w:rsidRPr="00B90FBE" w:rsidRDefault="00FE0955">
            <w:pPr>
              <w:rPr>
                <w:ins w:id="6950" w:author="Kai Pa" w:date="2018-05-20T20:01:00Z"/>
                <w:sz w:val="32"/>
                <w:szCs w:val="28"/>
                <w:lang w:val="vi-VN" w:eastAsia="ja-JP"/>
                <w:rPrChange w:id="6951" w:author="Kai Pa" w:date="2018-05-21T21:31:00Z">
                  <w:rPr>
                    <w:ins w:id="6952" w:author="Kai Pa" w:date="2018-05-20T20:01:00Z"/>
                    <w:rFonts w:asciiTheme="minorHAnsi" w:hAnsiTheme="minorHAnsi"/>
                    <w:sz w:val="22"/>
                    <w:szCs w:val="22"/>
                    <w:lang w:val="vi-VN" w:eastAsia="ja-JP"/>
                  </w:rPr>
                </w:rPrChange>
              </w:rPr>
              <w:pPrChange w:id="6953" w:author="Kai Pa" w:date="2018-05-21T20:59:00Z">
                <w:pPr>
                  <w:pStyle w:val="Table"/>
                  <w:spacing w:line="256" w:lineRule="auto"/>
                </w:pPr>
              </w:pPrChange>
            </w:pPr>
            <w:ins w:id="6954" w:author="Kai Pa" w:date="2018-05-20T20:01:00Z">
              <w:r w:rsidRPr="00B90FBE">
                <w:rPr>
                  <w:sz w:val="32"/>
                  <w:szCs w:val="28"/>
                  <w:lang w:val="vi-VN" w:eastAsia="ja-JP"/>
                  <w:rPrChange w:id="6955" w:author="Kai Pa" w:date="2018-05-21T21:31:00Z">
                    <w:rPr>
                      <w:lang w:val="vi-VN" w:eastAsia="ja-JP"/>
                    </w:rPr>
                  </w:rPrChange>
                </w:rPr>
                <w:t>2</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CFEF925" w14:textId="77777777" w:rsidR="00FE0955" w:rsidRPr="00B90FBE" w:rsidRDefault="00FE0955">
            <w:pPr>
              <w:rPr>
                <w:ins w:id="6956" w:author="Kai Pa" w:date="2018-05-20T20:01:00Z"/>
                <w:sz w:val="32"/>
                <w:szCs w:val="28"/>
                <w:lang w:val="vi-VN" w:eastAsia="ja-JP"/>
                <w:rPrChange w:id="6957" w:author="Kai Pa" w:date="2018-05-21T21:31:00Z">
                  <w:rPr>
                    <w:ins w:id="6958" w:author="Kai Pa" w:date="2018-05-20T20:01:00Z"/>
                    <w:rFonts w:asciiTheme="minorHAnsi" w:hAnsiTheme="minorHAnsi"/>
                    <w:sz w:val="22"/>
                    <w:szCs w:val="22"/>
                    <w:lang w:val="vi-VN" w:eastAsia="ja-JP"/>
                  </w:rPr>
                </w:rPrChange>
              </w:rPr>
              <w:pPrChange w:id="6959" w:author="Kai Pa" w:date="2018-05-21T20:59:00Z">
                <w:pPr>
                  <w:pStyle w:val="LeftTable"/>
                  <w:spacing w:line="256" w:lineRule="auto"/>
                </w:pPr>
              </w:pPrChange>
            </w:pPr>
            <w:ins w:id="6960" w:author="Kai Pa" w:date="2018-05-20T20:01:00Z">
              <w:r w:rsidRPr="00B90FBE">
                <w:rPr>
                  <w:sz w:val="32"/>
                  <w:szCs w:val="28"/>
                  <w:lang w:val="vi-VN" w:eastAsia="ja-JP"/>
                  <w:rPrChange w:id="6961" w:author="Kai Pa" w:date="2018-05-21T21:31:00Z">
                    <w:rPr>
                      <w:lang w:val="vi-VN" w:eastAsia="ja-JP"/>
                    </w:rPr>
                  </w:rPrChange>
                </w:rPr>
                <w:t>DIADIEM</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8EAB1" w14:textId="77777777" w:rsidR="00FE0955" w:rsidRPr="00B90FBE" w:rsidRDefault="00FE0955">
            <w:pPr>
              <w:rPr>
                <w:ins w:id="6962" w:author="Kai Pa" w:date="2018-05-20T20:01:00Z"/>
                <w:sz w:val="32"/>
                <w:szCs w:val="28"/>
                <w:lang w:val="vi-VN" w:eastAsia="ja-JP"/>
                <w:rPrChange w:id="6963" w:author="Kai Pa" w:date="2018-05-21T21:31:00Z">
                  <w:rPr>
                    <w:ins w:id="6964" w:author="Kai Pa" w:date="2018-05-20T20:01:00Z"/>
                    <w:rFonts w:asciiTheme="minorHAnsi" w:hAnsiTheme="minorHAnsi"/>
                    <w:sz w:val="22"/>
                    <w:szCs w:val="22"/>
                    <w:lang w:val="vi-VN" w:eastAsia="ja-JP"/>
                  </w:rPr>
                </w:rPrChange>
              </w:rPr>
              <w:pPrChange w:id="6965" w:author="Kai Pa" w:date="2018-05-21T20:59:00Z">
                <w:pPr>
                  <w:pStyle w:val="Table"/>
                  <w:spacing w:line="256" w:lineRule="auto"/>
                </w:pPr>
              </w:pPrChange>
            </w:pPr>
            <w:ins w:id="6966" w:author="Kai Pa" w:date="2018-05-20T20:01:00Z">
              <w:r w:rsidRPr="00B90FBE">
                <w:rPr>
                  <w:sz w:val="32"/>
                  <w:szCs w:val="28"/>
                  <w:lang w:val="vi-VN" w:eastAsia="ja-JP"/>
                  <w:rPrChange w:id="6967" w:author="Kai Pa" w:date="2018-05-21T21:31:00Z">
                    <w:rPr>
                      <w:lang w:val="vi-VN" w:eastAsia="ja-JP"/>
                    </w:rPr>
                  </w:rPrChange>
                </w:rPr>
                <w:t>Varchar(40)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37405182" w14:textId="77777777" w:rsidR="00FE0955" w:rsidRPr="00B90FBE" w:rsidRDefault="00FE0955">
            <w:pPr>
              <w:rPr>
                <w:ins w:id="6968" w:author="Kai Pa" w:date="2018-05-20T20:01:00Z"/>
                <w:sz w:val="32"/>
                <w:szCs w:val="28"/>
                <w:lang w:val="vi-VN" w:eastAsia="ja-JP"/>
                <w:rPrChange w:id="6969" w:author="Kai Pa" w:date="2018-05-21T21:31:00Z">
                  <w:rPr>
                    <w:ins w:id="6970" w:author="Kai Pa" w:date="2018-05-20T20:01:00Z"/>
                    <w:rFonts w:asciiTheme="minorHAnsi" w:hAnsiTheme="minorHAnsi"/>
                    <w:sz w:val="22"/>
                    <w:szCs w:val="22"/>
                    <w:lang w:val="vi-VN" w:eastAsia="ja-JP"/>
                  </w:rPr>
                </w:rPrChange>
              </w:rPr>
              <w:pPrChange w:id="6971" w:author="Kai Pa" w:date="2018-05-21T20:59:00Z">
                <w:pPr>
                  <w:pStyle w:val="Table"/>
                  <w:spacing w:line="256" w:lineRule="auto"/>
                </w:pPr>
              </w:pPrChange>
            </w:pPr>
            <w:ins w:id="6972" w:author="Kai Pa" w:date="2018-05-20T20:01:00Z">
              <w:r w:rsidRPr="00B90FBE">
                <w:rPr>
                  <w:sz w:val="32"/>
                  <w:szCs w:val="28"/>
                  <w:lang w:val="vi-VN" w:eastAsia="ja-JP"/>
                  <w:rPrChange w:id="6973" w:author="Kai Pa" w:date="2018-05-21T21:31:00Z">
                    <w:rPr>
                      <w:lang w:val="vi-VN" w:eastAsia="ja-JP"/>
                    </w:rPr>
                  </w:rPrChange>
                </w:rPr>
                <w:t>Địa điểm phòng bạn hoạt động</w:t>
              </w:r>
            </w:ins>
          </w:p>
        </w:tc>
      </w:tr>
      <w:tr w:rsidR="00FE0955" w:rsidRPr="00B90FBE" w14:paraId="51921B57" w14:textId="77777777" w:rsidTr="00576C82">
        <w:trPr>
          <w:jc w:val="center"/>
          <w:ins w:id="6974"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BA25B6A" w14:textId="77777777" w:rsidR="00FE0955" w:rsidRPr="00B90FBE" w:rsidRDefault="00FE0955">
            <w:pPr>
              <w:rPr>
                <w:ins w:id="6975" w:author="Kai Pa" w:date="2018-05-20T20:01:00Z"/>
                <w:sz w:val="32"/>
                <w:szCs w:val="28"/>
                <w:lang w:val="vi-VN" w:eastAsia="ja-JP"/>
                <w:rPrChange w:id="6976" w:author="Kai Pa" w:date="2018-05-21T21:31:00Z">
                  <w:rPr>
                    <w:ins w:id="6977" w:author="Kai Pa" w:date="2018-05-20T20:01:00Z"/>
                    <w:rFonts w:asciiTheme="minorHAnsi" w:hAnsiTheme="minorHAnsi"/>
                    <w:sz w:val="22"/>
                    <w:szCs w:val="22"/>
                    <w:lang w:val="vi-VN" w:eastAsia="ja-JP"/>
                  </w:rPr>
                </w:rPrChange>
              </w:rPr>
              <w:pPrChange w:id="6978" w:author="Kai Pa" w:date="2018-05-21T20:59:00Z">
                <w:pPr>
                  <w:pStyle w:val="Table"/>
                  <w:spacing w:line="256" w:lineRule="auto"/>
                </w:pPr>
              </w:pPrChange>
            </w:pPr>
            <w:ins w:id="6979" w:author="Kai Pa" w:date="2018-05-20T20:01:00Z">
              <w:r w:rsidRPr="00B90FBE">
                <w:rPr>
                  <w:sz w:val="32"/>
                  <w:szCs w:val="28"/>
                  <w:lang w:val="vi-VN" w:eastAsia="ja-JP"/>
                  <w:rPrChange w:id="6980" w:author="Kai Pa" w:date="2018-05-21T21:31:00Z">
                    <w:rPr>
                      <w:lang w:val="vi-VN" w:eastAsia="ja-JP"/>
                    </w:rPr>
                  </w:rPrChange>
                </w:rPr>
                <w:t>3</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E99B949" w14:textId="77777777" w:rsidR="00FE0955" w:rsidRPr="00B90FBE" w:rsidRDefault="00FE0955">
            <w:pPr>
              <w:rPr>
                <w:ins w:id="6981" w:author="Kai Pa" w:date="2018-05-20T20:01:00Z"/>
                <w:sz w:val="32"/>
                <w:szCs w:val="28"/>
                <w:lang w:val="vi-VN" w:eastAsia="ja-JP"/>
                <w:rPrChange w:id="6982" w:author="Kai Pa" w:date="2018-05-21T21:31:00Z">
                  <w:rPr>
                    <w:ins w:id="6983" w:author="Kai Pa" w:date="2018-05-20T20:01:00Z"/>
                    <w:rFonts w:asciiTheme="minorHAnsi" w:hAnsiTheme="minorHAnsi"/>
                    <w:sz w:val="22"/>
                    <w:szCs w:val="22"/>
                    <w:lang w:val="vi-VN" w:eastAsia="ja-JP"/>
                  </w:rPr>
                </w:rPrChange>
              </w:rPr>
              <w:pPrChange w:id="6984" w:author="Kai Pa" w:date="2018-05-21T20:59:00Z">
                <w:pPr>
                  <w:pStyle w:val="LeftTable"/>
                  <w:spacing w:line="256" w:lineRule="auto"/>
                </w:pPr>
              </w:pPrChange>
            </w:pPr>
            <w:ins w:id="6985" w:author="Kai Pa" w:date="2018-05-20T20:01:00Z">
              <w:r w:rsidRPr="00B90FBE">
                <w:rPr>
                  <w:sz w:val="32"/>
                  <w:szCs w:val="28"/>
                  <w:lang w:val="vi-VN" w:eastAsia="ja-JP"/>
                  <w:rPrChange w:id="6986" w:author="Kai Pa" w:date="2018-05-21T21:31:00Z">
                    <w:rPr>
                      <w:lang w:val="vi-VN" w:eastAsia="ja-JP"/>
                    </w:rPr>
                  </w:rPrChange>
                </w:rPr>
                <w:t>TRGPHONG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A66262D" w14:textId="77777777" w:rsidR="00FE0955" w:rsidRPr="00B90FBE" w:rsidRDefault="00FE0955">
            <w:pPr>
              <w:rPr>
                <w:ins w:id="6987" w:author="Kai Pa" w:date="2018-05-20T20:01:00Z"/>
                <w:sz w:val="32"/>
                <w:szCs w:val="28"/>
                <w:lang w:val="vi-VN" w:eastAsia="ja-JP"/>
                <w:rPrChange w:id="6988" w:author="Kai Pa" w:date="2018-05-21T21:31:00Z">
                  <w:rPr>
                    <w:ins w:id="6989" w:author="Kai Pa" w:date="2018-05-20T20:01:00Z"/>
                    <w:rFonts w:asciiTheme="minorHAnsi" w:hAnsiTheme="minorHAnsi"/>
                    <w:sz w:val="22"/>
                    <w:szCs w:val="22"/>
                    <w:lang w:val="vi-VN" w:eastAsia="ja-JP"/>
                  </w:rPr>
                </w:rPrChange>
              </w:rPr>
              <w:pPrChange w:id="6990" w:author="Kai Pa" w:date="2018-05-21T20:59:00Z">
                <w:pPr>
                  <w:pStyle w:val="Table"/>
                  <w:spacing w:line="256" w:lineRule="auto"/>
                </w:pPr>
              </w:pPrChange>
            </w:pPr>
            <w:ins w:id="6991" w:author="Kai Pa" w:date="2018-05-20T20:01:00Z">
              <w:r w:rsidRPr="00B90FBE">
                <w:rPr>
                  <w:sz w:val="32"/>
                  <w:szCs w:val="28"/>
                  <w:lang w:val="vi-VN" w:eastAsia="ja-JP"/>
                  <w:rPrChange w:id="6992"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BD33B2D" w14:textId="77777777" w:rsidR="00FE0955" w:rsidRPr="00B90FBE" w:rsidRDefault="00FE0955">
            <w:pPr>
              <w:rPr>
                <w:ins w:id="6993" w:author="Kai Pa" w:date="2018-05-20T20:01:00Z"/>
                <w:sz w:val="32"/>
                <w:szCs w:val="28"/>
                <w:lang w:val="vi-VN" w:eastAsia="ja-JP"/>
                <w:rPrChange w:id="6994" w:author="Kai Pa" w:date="2018-05-21T21:31:00Z">
                  <w:rPr>
                    <w:ins w:id="6995" w:author="Kai Pa" w:date="2018-05-20T20:01:00Z"/>
                    <w:rFonts w:asciiTheme="minorHAnsi" w:hAnsiTheme="minorHAnsi"/>
                    <w:sz w:val="22"/>
                    <w:szCs w:val="22"/>
                    <w:lang w:val="vi-VN" w:eastAsia="ja-JP"/>
                  </w:rPr>
                </w:rPrChange>
              </w:rPr>
              <w:pPrChange w:id="6996" w:author="Kai Pa" w:date="2018-05-21T20:59:00Z">
                <w:pPr>
                  <w:pStyle w:val="Table"/>
                  <w:spacing w:line="256" w:lineRule="auto"/>
                </w:pPr>
              </w:pPrChange>
            </w:pPr>
            <w:ins w:id="6997" w:author="Kai Pa" w:date="2018-05-20T20:01:00Z">
              <w:r w:rsidRPr="00B90FBE">
                <w:rPr>
                  <w:sz w:val="32"/>
                  <w:szCs w:val="28"/>
                  <w:lang w:val="vi-VN" w:eastAsia="ja-JP"/>
                  <w:rPrChange w:id="6998" w:author="Kai Pa" w:date="2018-05-21T21:31:00Z">
                    <w:rPr>
                      <w:lang w:val="vi-VN" w:eastAsia="ja-JP"/>
                    </w:rPr>
                  </w:rPrChange>
                </w:rPr>
                <w:t>Mã trưởng phòng</w:t>
              </w:r>
            </w:ins>
          </w:p>
        </w:tc>
      </w:tr>
      <w:tr w:rsidR="00FE0955" w:rsidRPr="00B90FBE" w14:paraId="2174FE0F" w14:textId="77777777" w:rsidTr="00576C82">
        <w:trPr>
          <w:jc w:val="center"/>
          <w:ins w:id="6999"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6D2FCB51" w14:textId="77777777" w:rsidR="00FE0955" w:rsidRPr="00B90FBE" w:rsidRDefault="00FE0955">
            <w:pPr>
              <w:rPr>
                <w:ins w:id="7000" w:author="Kai Pa" w:date="2018-05-20T20:01:00Z"/>
                <w:sz w:val="32"/>
                <w:szCs w:val="28"/>
                <w:lang w:val="vi-VN" w:eastAsia="ja-JP"/>
                <w:rPrChange w:id="7001" w:author="Kai Pa" w:date="2018-05-21T21:31:00Z">
                  <w:rPr>
                    <w:ins w:id="7002" w:author="Kai Pa" w:date="2018-05-20T20:01:00Z"/>
                    <w:rFonts w:asciiTheme="minorHAnsi" w:hAnsiTheme="minorHAnsi"/>
                    <w:sz w:val="22"/>
                    <w:szCs w:val="22"/>
                    <w:lang w:val="vi-VN" w:eastAsia="ja-JP"/>
                  </w:rPr>
                </w:rPrChange>
              </w:rPr>
              <w:pPrChange w:id="7003" w:author="Kai Pa" w:date="2018-05-21T20:59:00Z">
                <w:pPr>
                  <w:pStyle w:val="Table"/>
                  <w:spacing w:line="256" w:lineRule="auto"/>
                </w:pPr>
              </w:pPrChange>
            </w:pPr>
            <w:ins w:id="7004" w:author="Kai Pa" w:date="2018-05-20T20:01:00Z">
              <w:r w:rsidRPr="00B90FBE">
                <w:rPr>
                  <w:sz w:val="32"/>
                  <w:szCs w:val="28"/>
                  <w:lang w:val="vi-VN" w:eastAsia="ja-JP"/>
                  <w:rPrChange w:id="7005" w:author="Kai Pa" w:date="2018-05-21T21:31:00Z">
                    <w:rPr>
                      <w:lang w:val="vi-VN" w:eastAsia="ja-JP"/>
                    </w:rPr>
                  </w:rPrChange>
                </w:rPr>
                <w:t>4</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D97E626" w14:textId="77777777" w:rsidR="00FE0955" w:rsidRPr="00B90FBE" w:rsidRDefault="00FE0955">
            <w:pPr>
              <w:rPr>
                <w:ins w:id="7006" w:author="Kai Pa" w:date="2018-05-20T20:01:00Z"/>
                <w:sz w:val="32"/>
                <w:szCs w:val="28"/>
                <w:lang w:val="vi-VN" w:eastAsia="ja-JP"/>
                <w:rPrChange w:id="7007" w:author="Kai Pa" w:date="2018-05-21T21:31:00Z">
                  <w:rPr>
                    <w:ins w:id="7008" w:author="Kai Pa" w:date="2018-05-20T20:01:00Z"/>
                    <w:rFonts w:asciiTheme="minorHAnsi" w:hAnsiTheme="minorHAnsi"/>
                    <w:sz w:val="22"/>
                    <w:szCs w:val="22"/>
                    <w:lang w:val="vi-VN" w:eastAsia="ja-JP"/>
                  </w:rPr>
                </w:rPrChange>
              </w:rPr>
              <w:pPrChange w:id="7009" w:author="Kai Pa" w:date="2018-05-21T20:59:00Z">
                <w:pPr>
                  <w:pStyle w:val="LeftTable"/>
                  <w:spacing w:line="256" w:lineRule="auto"/>
                </w:pPr>
              </w:pPrChange>
            </w:pPr>
            <w:ins w:id="7010" w:author="Kai Pa" w:date="2018-05-20T20:01:00Z">
              <w:r w:rsidRPr="00B90FBE">
                <w:rPr>
                  <w:sz w:val="32"/>
                  <w:szCs w:val="28"/>
                  <w:lang w:val="vi-VN" w:eastAsia="ja-JP"/>
                  <w:rPrChange w:id="7011" w:author="Kai Pa" w:date="2018-05-21T21:31:00Z">
                    <w:rPr>
                      <w:lang w:val="vi-VN" w:eastAsia="ja-JP"/>
                    </w:rPr>
                  </w:rPrChange>
                </w:rPr>
                <w:t>NGAYNC</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765263C" w14:textId="77777777" w:rsidR="00FE0955" w:rsidRPr="00B90FBE" w:rsidRDefault="00FE0955">
            <w:pPr>
              <w:rPr>
                <w:ins w:id="7012" w:author="Kai Pa" w:date="2018-05-20T20:01:00Z"/>
                <w:sz w:val="32"/>
                <w:szCs w:val="28"/>
                <w:lang w:val="vi-VN" w:eastAsia="ja-JP"/>
                <w:rPrChange w:id="7013" w:author="Kai Pa" w:date="2018-05-21T21:31:00Z">
                  <w:rPr>
                    <w:ins w:id="7014" w:author="Kai Pa" w:date="2018-05-20T20:01:00Z"/>
                    <w:rFonts w:asciiTheme="minorHAnsi" w:hAnsiTheme="minorHAnsi"/>
                    <w:sz w:val="22"/>
                    <w:szCs w:val="22"/>
                    <w:lang w:val="vi-VN" w:eastAsia="ja-JP"/>
                  </w:rPr>
                </w:rPrChange>
              </w:rPr>
              <w:pPrChange w:id="7015" w:author="Kai Pa" w:date="2018-05-21T20:59:00Z">
                <w:pPr>
                  <w:pStyle w:val="Table"/>
                  <w:spacing w:line="256" w:lineRule="auto"/>
                </w:pPr>
              </w:pPrChange>
            </w:pPr>
            <w:ins w:id="7016" w:author="Kai Pa" w:date="2018-05-20T20:01:00Z">
              <w:r w:rsidRPr="00B90FBE">
                <w:rPr>
                  <w:sz w:val="32"/>
                  <w:szCs w:val="28"/>
                  <w:lang w:val="vi-VN" w:eastAsia="ja-JP"/>
                  <w:rPrChange w:id="7017" w:author="Kai Pa" w:date="2018-05-21T21:31:00Z">
                    <w:rPr>
                      <w:lang w:val="vi-VN" w:eastAsia="ja-JP"/>
                    </w:rPr>
                  </w:rPrChange>
                </w:rPr>
                <w:t>Smalldatetime</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6E788AE2" w14:textId="77777777" w:rsidR="00FE0955" w:rsidRPr="00B90FBE" w:rsidRDefault="00FE0955">
            <w:pPr>
              <w:rPr>
                <w:ins w:id="7018" w:author="Kai Pa" w:date="2018-05-20T20:01:00Z"/>
                <w:sz w:val="32"/>
                <w:szCs w:val="28"/>
                <w:lang w:val="vi-VN" w:eastAsia="ja-JP"/>
                <w:rPrChange w:id="7019" w:author="Kai Pa" w:date="2018-05-21T21:31:00Z">
                  <w:rPr>
                    <w:ins w:id="7020" w:author="Kai Pa" w:date="2018-05-20T20:01:00Z"/>
                    <w:rFonts w:asciiTheme="minorHAnsi" w:hAnsiTheme="minorHAnsi"/>
                    <w:sz w:val="22"/>
                    <w:szCs w:val="22"/>
                    <w:lang w:val="vi-VN" w:eastAsia="ja-JP"/>
                  </w:rPr>
                </w:rPrChange>
              </w:rPr>
              <w:pPrChange w:id="7021" w:author="Kai Pa" w:date="2018-05-21T20:59:00Z">
                <w:pPr>
                  <w:pStyle w:val="Table"/>
                  <w:spacing w:line="256" w:lineRule="auto"/>
                </w:pPr>
              </w:pPrChange>
            </w:pPr>
            <w:ins w:id="7022" w:author="Kai Pa" w:date="2018-05-20T20:01:00Z">
              <w:r w:rsidRPr="00B90FBE">
                <w:rPr>
                  <w:sz w:val="32"/>
                  <w:szCs w:val="28"/>
                  <w:lang w:val="vi-VN" w:eastAsia="ja-JP"/>
                  <w:rPrChange w:id="7023" w:author="Kai Pa" w:date="2018-05-21T21:31:00Z">
                    <w:rPr>
                      <w:lang w:val="vi-VN" w:eastAsia="ja-JP"/>
                    </w:rPr>
                  </w:rPrChange>
                </w:rPr>
                <w:t>Ngày nhậm chức của TP</w:t>
              </w:r>
            </w:ins>
          </w:p>
        </w:tc>
      </w:tr>
    </w:tbl>
    <w:p w14:paraId="204345F7" w14:textId="77777777" w:rsidR="00FE0955" w:rsidRPr="00B90FBE" w:rsidRDefault="00FE0955">
      <w:pPr>
        <w:rPr>
          <w:ins w:id="7024" w:author="Kai Pa" w:date="2018-05-20T20:01:00Z"/>
          <w:rFonts w:eastAsia="Times New Roman" w:cs="Arial"/>
          <w:sz w:val="32"/>
          <w:szCs w:val="28"/>
          <w:rPrChange w:id="7025" w:author="Kai Pa" w:date="2018-05-21T21:31:00Z">
            <w:rPr>
              <w:ins w:id="7026" w:author="Kai Pa" w:date="2018-05-20T20:01:00Z"/>
              <w:rFonts w:asciiTheme="minorHAnsi" w:eastAsia="Times New Roman" w:hAnsiTheme="minorHAnsi" w:cs="Arial"/>
              <w:sz w:val="22"/>
              <w:szCs w:val="22"/>
            </w:rPr>
          </w:rPrChange>
        </w:rPr>
        <w:pPrChange w:id="7027" w:author="Kai Pa" w:date="2018-05-21T20:59:00Z">
          <w:pPr>
            <w:pStyle w:val="Heading3"/>
            <w:numPr>
              <w:numId w:val="4"/>
            </w:numPr>
            <w:tabs>
              <w:tab w:val="left" w:pos="720"/>
            </w:tabs>
            <w:ind w:left="720" w:hanging="360"/>
          </w:pPr>
        </w:pPrChange>
      </w:pPr>
      <w:bookmarkStart w:id="7028" w:name="_Toc264146343"/>
      <w:ins w:id="7029" w:author="Kai Pa" w:date="2018-05-20T20:01:00Z">
        <w:r w:rsidRPr="00B90FBE">
          <w:rPr>
            <w:sz w:val="32"/>
            <w:szCs w:val="28"/>
            <w:rPrChange w:id="7030" w:author="Kai Pa" w:date="2018-05-21T21:31:00Z">
              <w:rPr/>
            </w:rPrChange>
          </w:rPr>
          <w:t xml:space="preserve">Bảng </w:t>
        </w:r>
        <w:bookmarkEnd w:id="7028"/>
        <w:r w:rsidRPr="00B90FBE">
          <w:rPr>
            <w:sz w:val="32"/>
            <w:szCs w:val="28"/>
            <w:rPrChange w:id="7031" w:author="Kai Pa" w:date="2018-05-21T21:31:00Z">
              <w:rPr/>
            </w:rPrChange>
          </w:rPr>
          <w:t>QUAYGD</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2CFD2E23" w14:textId="77777777" w:rsidTr="00576C82">
        <w:trPr>
          <w:jc w:val="center"/>
          <w:ins w:id="7032"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DFD744" w14:textId="77777777" w:rsidR="00FE0955" w:rsidRPr="00B90FBE" w:rsidRDefault="00FE0955">
            <w:pPr>
              <w:rPr>
                <w:ins w:id="7033" w:author="Kai Pa" w:date="2018-05-20T20:01:00Z"/>
                <w:sz w:val="32"/>
                <w:szCs w:val="28"/>
                <w:lang w:val="vi-VN" w:eastAsia="ja-JP"/>
                <w:rPrChange w:id="7034" w:author="Kai Pa" w:date="2018-05-21T21:31:00Z">
                  <w:rPr>
                    <w:ins w:id="7035" w:author="Kai Pa" w:date="2018-05-20T20:01:00Z"/>
                    <w:rFonts w:asciiTheme="minorHAnsi" w:hAnsiTheme="minorHAnsi"/>
                    <w:sz w:val="22"/>
                    <w:szCs w:val="22"/>
                    <w:lang w:val="vi-VN" w:eastAsia="ja-JP"/>
                  </w:rPr>
                </w:rPrChange>
              </w:rPr>
              <w:pPrChange w:id="7036" w:author="Kai Pa" w:date="2018-05-21T20:59:00Z">
                <w:pPr>
                  <w:pStyle w:val="HeaderTable"/>
                  <w:spacing w:line="256" w:lineRule="auto"/>
                </w:pPr>
              </w:pPrChange>
            </w:pPr>
            <w:ins w:id="7037" w:author="Kai Pa" w:date="2018-05-20T20:01:00Z">
              <w:r w:rsidRPr="00B90FBE">
                <w:rPr>
                  <w:sz w:val="32"/>
                  <w:szCs w:val="28"/>
                  <w:lang w:val="vi-VN" w:eastAsia="ja-JP"/>
                  <w:rPrChange w:id="7038"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5230EE" w14:textId="77777777" w:rsidR="00FE0955" w:rsidRPr="00B90FBE" w:rsidRDefault="00FE0955">
            <w:pPr>
              <w:rPr>
                <w:ins w:id="7039" w:author="Kai Pa" w:date="2018-05-20T20:01:00Z"/>
                <w:sz w:val="32"/>
                <w:szCs w:val="28"/>
                <w:lang w:val="vi-VN" w:eastAsia="ja-JP"/>
                <w:rPrChange w:id="7040" w:author="Kai Pa" w:date="2018-05-21T21:31:00Z">
                  <w:rPr>
                    <w:ins w:id="7041" w:author="Kai Pa" w:date="2018-05-20T20:01:00Z"/>
                    <w:rFonts w:asciiTheme="minorHAnsi" w:hAnsiTheme="minorHAnsi"/>
                    <w:sz w:val="22"/>
                    <w:szCs w:val="22"/>
                    <w:lang w:val="vi-VN" w:eastAsia="ja-JP"/>
                  </w:rPr>
                </w:rPrChange>
              </w:rPr>
              <w:pPrChange w:id="7042" w:author="Kai Pa" w:date="2018-05-21T20:59:00Z">
                <w:pPr>
                  <w:pStyle w:val="HeaderTable"/>
                  <w:spacing w:line="256" w:lineRule="auto"/>
                </w:pPr>
              </w:pPrChange>
            </w:pPr>
            <w:ins w:id="7043" w:author="Kai Pa" w:date="2018-05-20T20:01:00Z">
              <w:r w:rsidRPr="00B90FBE">
                <w:rPr>
                  <w:sz w:val="32"/>
                  <w:szCs w:val="28"/>
                  <w:lang w:val="vi-VN" w:eastAsia="ja-JP"/>
                  <w:rPrChange w:id="7044"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12C0383" w14:textId="77777777" w:rsidR="00FE0955" w:rsidRPr="00B90FBE" w:rsidRDefault="00FE0955">
            <w:pPr>
              <w:rPr>
                <w:ins w:id="7045" w:author="Kai Pa" w:date="2018-05-20T20:01:00Z"/>
                <w:sz w:val="32"/>
                <w:szCs w:val="28"/>
                <w:lang w:val="vi-VN" w:eastAsia="ja-JP"/>
                <w:rPrChange w:id="7046" w:author="Kai Pa" w:date="2018-05-21T21:31:00Z">
                  <w:rPr>
                    <w:ins w:id="7047" w:author="Kai Pa" w:date="2018-05-20T20:01:00Z"/>
                    <w:rFonts w:asciiTheme="minorHAnsi" w:hAnsiTheme="minorHAnsi"/>
                    <w:sz w:val="22"/>
                    <w:szCs w:val="22"/>
                    <w:lang w:val="vi-VN" w:eastAsia="ja-JP"/>
                  </w:rPr>
                </w:rPrChange>
              </w:rPr>
              <w:pPrChange w:id="7048" w:author="Kai Pa" w:date="2018-05-21T20:59:00Z">
                <w:pPr>
                  <w:pStyle w:val="HeaderTable"/>
                  <w:spacing w:line="256" w:lineRule="auto"/>
                </w:pPr>
              </w:pPrChange>
            </w:pPr>
            <w:ins w:id="7049" w:author="Kai Pa" w:date="2018-05-20T20:01:00Z">
              <w:r w:rsidRPr="00B90FBE">
                <w:rPr>
                  <w:sz w:val="32"/>
                  <w:szCs w:val="28"/>
                  <w:lang w:val="vi-VN" w:eastAsia="ja-JP"/>
                  <w:rPrChange w:id="7050"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8F8564" w14:textId="77777777" w:rsidR="00FE0955" w:rsidRPr="00B90FBE" w:rsidRDefault="00FE0955">
            <w:pPr>
              <w:rPr>
                <w:ins w:id="7051" w:author="Kai Pa" w:date="2018-05-20T20:01:00Z"/>
                <w:sz w:val="32"/>
                <w:szCs w:val="28"/>
                <w:lang w:val="vi-VN" w:eastAsia="ja-JP"/>
                <w:rPrChange w:id="7052" w:author="Kai Pa" w:date="2018-05-21T21:31:00Z">
                  <w:rPr>
                    <w:ins w:id="7053" w:author="Kai Pa" w:date="2018-05-20T20:01:00Z"/>
                    <w:rFonts w:asciiTheme="minorHAnsi" w:hAnsiTheme="minorHAnsi"/>
                    <w:sz w:val="22"/>
                    <w:szCs w:val="22"/>
                    <w:lang w:val="vi-VN" w:eastAsia="ja-JP"/>
                  </w:rPr>
                </w:rPrChange>
              </w:rPr>
              <w:pPrChange w:id="7054" w:author="Kai Pa" w:date="2018-05-21T20:59:00Z">
                <w:pPr>
                  <w:pStyle w:val="HeaderTable"/>
                  <w:spacing w:line="256" w:lineRule="auto"/>
                </w:pPr>
              </w:pPrChange>
            </w:pPr>
            <w:ins w:id="7055" w:author="Kai Pa" w:date="2018-05-20T20:01:00Z">
              <w:r w:rsidRPr="00B90FBE">
                <w:rPr>
                  <w:sz w:val="32"/>
                  <w:szCs w:val="28"/>
                  <w:lang w:val="vi-VN" w:eastAsia="ja-JP"/>
                  <w:rPrChange w:id="7056" w:author="Kai Pa" w:date="2018-05-21T21:31:00Z">
                    <w:rPr>
                      <w:b w:val="0"/>
                      <w:lang w:val="vi-VN" w:eastAsia="ja-JP"/>
                    </w:rPr>
                  </w:rPrChange>
                </w:rPr>
                <w:t>Diễn giải</w:t>
              </w:r>
            </w:ins>
          </w:p>
        </w:tc>
      </w:tr>
      <w:tr w:rsidR="00FE0955" w:rsidRPr="00B90FBE" w14:paraId="43DD1A1D" w14:textId="77777777" w:rsidTr="00576C82">
        <w:trPr>
          <w:jc w:val="center"/>
          <w:ins w:id="705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DFC245" w14:textId="77777777" w:rsidR="00FE0955" w:rsidRPr="00B90FBE" w:rsidRDefault="00FE0955">
            <w:pPr>
              <w:rPr>
                <w:ins w:id="7058" w:author="Kai Pa" w:date="2018-05-20T20:01:00Z"/>
                <w:sz w:val="32"/>
                <w:szCs w:val="28"/>
                <w:lang w:val="vi-VN" w:eastAsia="ja-JP"/>
                <w:rPrChange w:id="7059" w:author="Kai Pa" w:date="2018-05-21T21:31:00Z">
                  <w:rPr>
                    <w:ins w:id="7060" w:author="Kai Pa" w:date="2018-05-20T20:01:00Z"/>
                    <w:rFonts w:asciiTheme="minorHAnsi" w:hAnsiTheme="minorHAnsi"/>
                    <w:sz w:val="22"/>
                    <w:szCs w:val="22"/>
                    <w:lang w:val="vi-VN" w:eastAsia="ja-JP"/>
                  </w:rPr>
                </w:rPrChange>
              </w:rPr>
              <w:pPrChange w:id="7061" w:author="Kai Pa" w:date="2018-05-21T20:59:00Z">
                <w:pPr>
                  <w:pStyle w:val="Table"/>
                  <w:spacing w:line="256" w:lineRule="auto"/>
                </w:pPr>
              </w:pPrChange>
            </w:pPr>
            <w:ins w:id="7062" w:author="Kai Pa" w:date="2018-05-20T20:01:00Z">
              <w:r w:rsidRPr="00B90FBE">
                <w:rPr>
                  <w:sz w:val="32"/>
                  <w:szCs w:val="28"/>
                  <w:lang w:val="vi-VN" w:eastAsia="ja-JP"/>
                  <w:rPrChange w:id="7063"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E2C8478" w14:textId="77777777" w:rsidR="00FE0955" w:rsidRPr="00B90FBE" w:rsidRDefault="00FE0955">
            <w:pPr>
              <w:rPr>
                <w:ins w:id="7064" w:author="Kai Pa" w:date="2018-05-20T20:01:00Z"/>
                <w:b/>
                <w:sz w:val="32"/>
                <w:szCs w:val="28"/>
                <w:u w:val="single"/>
                <w:lang w:val="vi-VN" w:eastAsia="ja-JP"/>
                <w:rPrChange w:id="7065" w:author="Kai Pa" w:date="2018-05-21T21:31:00Z">
                  <w:rPr>
                    <w:ins w:id="7066" w:author="Kai Pa" w:date="2018-05-20T20:01:00Z"/>
                    <w:rFonts w:asciiTheme="minorHAnsi" w:hAnsiTheme="minorHAnsi"/>
                    <w:b/>
                    <w:sz w:val="22"/>
                    <w:szCs w:val="22"/>
                    <w:u w:val="single"/>
                    <w:lang w:val="vi-VN" w:eastAsia="ja-JP"/>
                  </w:rPr>
                </w:rPrChange>
              </w:rPr>
              <w:pPrChange w:id="7067" w:author="Kai Pa" w:date="2018-05-21T20:59:00Z">
                <w:pPr>
                  <w:pStyle w:val="LeftTable"/>
                  <w:spacing w:line="256" w:lineRule="auto"/>
                </w:pPr>
              </w:pPrChange>
            </w:pPr>
            <w:ins w:id="7068" w:author="Kai Pa" w:date="2018-05-20T20:01:00Z">
              <w:r w:rsidRPr="00B90FBE">
                <w:rPr>
                  <w:b/>
                  <w:sz w:val="32"/>
                  <w:szCs w:val="28"/>
                  <w:u w:val="single"/>
                  <w:lang w:val="vi-VN" w:eastAsia="ja-JP"/>
                  <w:rPrChange w:id="7069" w:author="Kai Pa" w:date="2018-05-21T21:31:00Z">
                    <w:rPr>
                      <w:b/>
                      <w:u w:val="single"/>
                      <w:lang w:val="vi-VN" w:eastAsia="ja-JP"/>
                    </w:rPr>
                  </w:rPrChange>
                </w:rPr>
                <w:t>MAQUAY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CE2BA4B" w14:textId="77777777" w:rsidR="00FE0955" w:rsidRPr="00B90FBE" w:rsidRDefault="00FE0955">
            <w:pPr>
              <w:rPr>
                <w:ins w:id="7070" w:author="Kai Pa" w:date="2018-05-20T20:01:00Z"/>
                <w:sz w:val="32"/>
                <w:szCs w:val="28"/>
                <w:lang w:val="vi-VN" w:eastAsia="ja-JP"/>
                <w:rPrChange w:id="7071" w:author="Kai Pa" w:date="2018-05-21T21:31:00Z">
                  <w:rPr>
                    <w:ins w:id="7072" w:author="Kai Pa" w:date="2018-05-20T20:01:00Z"/>
                    <w:rFonts w:asciiTheme="minorHAnsi" w:hAnsiTheme="minorHAnsi"/>
                    <w:sz w:val="22"/>
                    <w:szCs w:val="22"/>
                    <w:lang w:val="vi-VN" w:eastAsia="ja-JP"/>
                  </w:rPr>
                </w:rPrChange>
              </w:rPr>
              <w:pPrChange w:id="7073" w:author="Kai Pa" w:date="2018-05-21T20:59:00Z">
                <w:pPr>
                  <w:pStyle w:val="Table"/>
                  <w:spacing w:line="256" w:lineRule="auto"/>
                </w:pPr>
              </w:pPrChange>
            </w:pPr>
            <w:ins w:id="7074" w:author="Kai Pa" w:date="2018-05-20T20:01:00Z">
              <w:r w:rsidRPr="00B90FBE">
                <w:rPr>
                  <w:sz w:val="32"/>
                  <w:szCs w:val="28"/>
                  <w:lang w:val="vi-VN" w:eastAsia="ja-JP"/>
                  <w:rPrChange w:id="7075"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2111D31F" w14:textId="77777777" w:rsidR="00FE0955" w:rsidRPr="00B90FBE" w:rsidRDefault="00FE0955">
            <w:pPr>
              <w:rPr>
                <w:ins w:id="7076" w:author="Kai Pa" w:date="2018-05-20T20:01:00Z"/>
                <w:sz w:val="32"/>
                <w:szCs w:val="28"/>
                <w:lang w:val="vi-VN" w:eastAsia="ja-JP"/>
                <w:rPrChange w:id="7077" w:author="Kai Pa" w:date="2018-05-21T21:31:00Z">
                  <w:rPr>
                    <w:ins w:id="7078" w:author="Kai Pa" w:date="2018-05-20T20:01:00Z"/>
                    <w:rFonts w:asciiTheme="minorHAnsi" w:hAnsiTheme="minorHAnsi"/>
                    <w:sz w:val="22"/>
                    <w:szCs w:val="22"/>
                    <w:lang w:val="vi-VN" w:eastAsia="ja-JP"/>
                  </w:rPr>
                </w:rPrChange>
              </w:rPr>
              <w:pPrChange w:id="7079" w:author="Kai Pa" w:date="2018-05-21T20:59:00Z">
                <w:pPr>
                  <w:pStyle w:val="Table"/>
                  <w:spacing w:line="256" w:lineRule="auto"/>
                </w:pPr>
              </w:pPrChange>
            </w:pPr>
            <w:ins w:id="7080" w:author="Kai Pa" w:date="2018-05-20T20:01:00Z">
              <w:r w:rsidRPr="00B90FBE">
                <w:rPr>
                  <w:sz w:val="32"/>
                  <w:szCs w:val="28"/>
                  <w:lang w:val="vi-VN" w:eastAsia="ja-JP"/>
                  <w:rPrChange w:id="7081" w:author="Kai Pa" w:date="2018-05-21T21:31:00Z">
                    <w:rPr>
                      <w:lang w:val="vi-VN" w:eastAsia="ja-JP"/>
                    </w:rPr>
                  </w:rPrChange>
                </w:rPr>
                <w:t>Mã quầy giao dịch</w:t>
              </w:r>
            </w:ins>
          </w:p>
        </w:tc>
      </w:tr>
      <w:tr w:rsidR="00FE0955" w:rsidRPr="00B90FBE" w14:paraId="58D5821E" w14:textId="77777777" w:rsidTr="00576C82">
        <w:trPr>
          <w:jc w:val="center"/>
          <w:ins w:id="708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43F99D0" w14:textId="77777777" w:rsidR="00FE0955" w:rsidRPr="00B90FBE" w:rsidRDefault="00FE0955">
            <w:pPr>
              <w:rPr>
                <w:ins w:id="7083" w:author="Kai Pa" w:date="2018-05-20T20:01:00Z"/>
                <w:sz w:val="32"/>
                <w:szCs w:val="28"/>
                <w:lang w:val="vi-VN" w:eastAsia="ja-JP"/>
                <w:rPrChange w:id="7084" w:author="Kai Pa" w:date="2018-05-21T21:31:00Z">
                  <w:rPr>
                    <w:ins w:id="7085" w:author="Kai Pa" w:date="2018-05-20T20:01:00Z"/>
                    <w:rFonts w:asciiTheme="minorHAnsi" w:hAnsiTheme="minorHAnsi"/>
                    <w:sz w:val="22"/>
                    <w:szCs w:val="22"/>
                    <w:lang w:val="vi-VN" w:eastAsia="ja-JP"/>
                  </w:rPr>
                </w:rPrChange>
              </w:rPr>
              <w:pPrChange w:id="7086" w:author="Kai Pa" w:date="2018-05-21T20:59:00Z">
                <w:pPr>
                  <w:pStyle w:val="Table"/>
                  <w:spacing w:line="256" w:lineRule="auto"/>
                </w:pPr>
              </w:pPrChange>
            </w:pPr>
            <w:ins w:id="7087" w:author="Kai Pa" w:date="2018-05-20T20:01:00Z">
              <w:r w:rsidRPr="00B90FBE">
                <w:rPr>
                  <w:sz w:val="32"/>
                  <w:szCs w:val="28"/>
                  <w:lang w:val="vi-VN" w:eastAsia="ja-JP"/>
                  <w:rPrChange w:id="7088"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6FC7AC8" w14:textId="77777777" w:rsidR="00FE0955" w:rsidRPr="00B90FBE" w:rsidRDefault="00FE0955">
            <w:pPr>
              <w:rPr>
                <w:ins w:id="7089" w:author="Kai Pa" w:date="2018-05-20T20:01:00Z"/>
                <w:sz w:val="32"/>
                <w:szCs w:val="28"/>
                <w:lang w:val="vi-VN" w:eastAsia="ja-JP"/>
                <w:rPrChange w:id="7090" w:author="Kai Pa" w:date="2018-05-21T21:31:00Z">
                  <w:rPr>
                    <w:ins w:id="7091" w:author="Kai Pa" w:date="2018-05-20T20:01:00Z"/>
                    <w:rFonts w:asciiTheme="minorHAnsi" w:hAnsiTheme="minorHAnsi"/>
                    <w:sz w:val="22"/>
                    <w:szCs w:val="22"/>
                    <w:lang w:val="vi-VN" w:eastAsia="ja-JP"/>
                  </w:rPr>
                </w:rPrChange>
              </w:rPr>
              <w:pPrChange w:id="7092" w:author="Kai Pa" w:date="2018-05-21T20:59:00Z">
                <w:pPr>
                  <w:pStyle w:val="LeftTable"/>
                  <w:spacing w:line="256" w:lineRule="auto"/>
                </w:pPr>
              </w:pPrChange>
            </w:pPr>
            <w:ins w:id="7093" w:author="Kai Pa" w:date="2018-05-20T20:01:00Z">
              <w:r w:rsidRPr="00B90FBE">
                <w:rPr>
                  <w:sz w:val="32"/>
                  <w:szCs w:val="28"/>
                  <w:lang w:val="vi-VN" w:eastAsia="ja-JP"/>
                  <w:rPrChange w:id="7094" w:author="Kai Pa" w:date="2018-05-21T21:31:00Z">
                    <w:rPr>
                      <w:lang w:val="vi-VN" w:eastAsia="ja-JP"/>
                    </w:rPr>
                  </w:rPrChange>
                </w:rPr>
                <w:t>TENQUAY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EFF29A9" w14:textId="77777777" w:rsidR="00FE0955" w:rsidRPr="00B90FBE" w:rsidRDefault="00FE0955">
            <w:pPr>
              <w:rPr>
                <w:ins w:id="7095" w:author="Kai Pa" w:date="2018-05-20T20:01:00Z"/>
                <w:sz w:val="32"/>
                <w:szCs w:val="28"/>
                <w:lang w:val="vi-VN" w:eastAsia="ja-JP"/>
                <w:rPrChange w:id="7096" w:author="Kai Pa" w:date="2018-05-21T21:31:00Z">
                  <w:rPr>
                    <w:ins w:id="7097" w:author="Kai Pa" w:date="2018-05-20T20:01:00Z"/>
                    <w:rFonts w:asciiTheme="minorHAnsi" w:hAnsiTheme="minorHAnsi"/>
                    <w:sz w:val="22"/>
                    <w:szCs w:val="22"/>
                    <w:lang w:val="vi-VN" w:eastAsia="ja-JP"/>
                  </w:rPr>
                </w:rPrChange>
              </w:rPr>
              <w:pPrChange w:id="7098" w:author="Kai Pa" w:date="2018-05-21T20:59:00Z">
                <w:pPr>
                  <w:pStyle w:val="Table"/>
                  <w:spacing w:line="256" w:lineRule="auto"/>
                </w:pPr>
              </w:pPrChange>
            </w:pPr>
            <w:ins w:id="7099" w:author="Kai Pa" w:date="2018-05-20T20:01:00Z">
              <w:r w:rsidRPr="00B90FBE">
                <w:rPr>
                  <w:sz w:val="32"/>
                  <w:szCs w:val="28"/>
                  <w:lang w:val="vi-VN" w:eastAsia="ja-JP"/>
                  <w:rPrChange w:id="7100" w:author="Kai Pa" w:date="2018-05-21T21:31:00Z">
                    <w:rPr>
                      <w:lang w:val="vi-VN" w:eastAsia="ja-JP"/>
                    </w:rPr>
                  </w:rPrChange>
                </w:rPr>
                <w:t>Varchar(20)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DEE44E3" w14:textId="77777777" w:rsidR="00FE0955" w:rsidRPr="00B90FBE" w:rsidRDefault="00FE0955">
            <w:pPr>
              <w:rPr>
                <w:ins w:id="7101" w:author="Kai Pa" w:date="2018-05-20T20:01:00Z"/>
                <w:sz w:val="32"/>
                <w:szCs w:val="28"/>
                <w:lang w:val="vi-VN" w:eastAsia="ja-JP"/>
                <w:rPrChange w:id="7102" w:author="Kai Pa" w:date="2018-05-21T21:31:00Z">
                  <w:rPr>
                    <w:ins w:id="7103" w:author="Kai Pa" w:date="2018-05-20T20:01:00Z"/>
                    <w:rFonts w:asciiTheme="minorHAnsi" w:hAnsiTheme="minorHAnsi"/>
                    <w:sz w:val="22"/>
                    <w:szCs w:val="22"/>
                    <w:lang w:val="vi-VN" w:eastAsia="ja-JP"/>
                  </w:rPr>
                </w:rPrChange>
              </w:rPr>
              <w:pPrChange w:id="7104" w:author="Kai Pa" w:date="2018-05-21T20:59:00Z">
                <w:pPr>
                  <w:pStyle w:val="Table"/>
                  <w:spacing w:line="256" w:lineRule="auto"/>
                </w:pPr>
              </w:pPrChange>
            </w:pPr>
            <w:ins w:id="7105" w:author="Kai Pa" w:date="2018-05-20T20:01:00Z">
              <w:r w:rsidRPr="00B90FBE">
                <w:rPr>
                  <w:sz w:val="32"/>
                  <w:szCs w:val="28"/>
                  <w:lang w:val="vi-VN" w:eastAsia="ja-JP"/>
                  <w:rPrChange w:id="7106" w:author="Kai Pa" w:date="2018-05-21T21:31:00Z">
                    <w:rPr>
                      <w:lang w:val="vi-VN" w:eastAsia="ja-JP"/>
                    </w:rPr>
                  </w:rPrChange>
                </w:rPr>
                <w:t>Tên quầy giao dịch</w:t>
              </w:r>
            </w:ins>
          </w:p>
        </w:tc>
      </w:tr>
    </w:tbl>
    <w:p w14:paraId="11EDA7F2" w14:textId="77777777" w:rsidR="00FE0955" w:rsidRPr="00B90FBE" w:rsidRDefault="00FE0955">
      <w:pPr>
        <w:rPr>
          <w:ins w:id="7107" w:author="Kai Pa" w:date="2018-05-20T20:01:00Z"/>
          <w:rFonts w:eastAsia="Times New Roman" w:cs="Arial"/>
          <w:sz w:val="32"/>
          <w:szCs w:val="28"/>
          <w:rPrChange w:id="7108" w:author="Kai Pa" w:date="2018-05-21T21:31:00Z">
            <w:rPr>
              <w:ins w:id="7109" w:author="Kai Pa" w:date="2018-05-20T20:01:00Z"/>
              <w:rFonts w:asciiTheme="minorHAnsi" w:eastAsia="Times New Roman" w:hAnsiTheme="minorHAnsi" w:cs="Arial"/>
              <w:sz w:val="22"/>
              <w:szCs w:val="22"/>
            </w:rPr>
          </w:rPrChange>
        </w:rPr>
        <w:pPrChange w:id="7110" w:author="Kai Pa" w:date="2018-05-21T20:59:00Z">
          <w:pPr>
            <w:pStyle w:val="Heading3"/>
            <w:numPr>
              <w:numId w:val="4"/>
            </w:numPr>
            <w:tabs>
              <w:tab w:val="left" w:pos="720"/>
            </w:tabs>
            <w:ind w:left="720" w:hanging="360"/>
          </w:pPr>
        </w:pPrChange>
      </w:pPr>
      <w:bookmarkStart w:id="7111" w:name="_Toc264146344"/>
      <w:ins w:id="7112" w:author="Kai Pa" w:date="2018-05-20T20:01:00Z">
        <w:r w:rsidRPr="00B90FBE">
          <w:rPr>
            <w:sz w:val="32"/>
            <w:szCs w:val="28"/>
            <w:rPrChange w:id="7113" w:author="Kai Pa" w:date="2018-05-21T21:31:00Z">
              <w:rPr/>
            </w:rPrChange>
          </w:rPr>
          <w:lastRenderedPageBreak/>
          <w:t xml:space="preserve">Bảng </w:t>
        </w:r>
        <w:bookmarkEnd w:id="7111"/>
        <w:r w:rsidRPr="00B90FBE">
          <w:rPr>
            <w:sz w:val="32"/>
            <w:szCs w:val="28"/>
            <w:rPrChange w:id="7114" w:author="Kai Pa" w:date="2018-05-21T21:31:00Z">
              <w:rPr/>
            </w:rPrChange>
          </w:rPr>
          <w:t>LOAITK</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30919080" w14:textId="77777777" w:rsidTr="00576C82">
        <w:trPr>
          <w:jc w:val="center"/>
          <w:ins w:id="7115"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550A9BB" w14:textId="77777777" w:rsidR="00FE0955" w:rsidRPr="00B90FBE" w:rsidRDefault="00FE0955">
            <w:pPr>
              <w:rPr>
                <w:ins w:id="7116" w:author="Kai Pa" w:date="2018-05-20T20:01:00Z"/>
                <w:sz w:val="32"/>
                <w:szCs w:val="28"/>
                <w:lang w:val="vi-VN" w:eastAsia="ja-JP"/>
                <w:rPrChange w:id="7117" w:author="Kai Pa" w:date="2018-05-21T21:31:00Z">
                  <w:rPr>
                    <w:ins w:id="7118" w:author="Kai Pa" w:date="2018-05-20T20:01:00Z"/>
                    <w:rFonts w:asciiTheme="minorHAnsi" w:hAnsiTheme="minorHAnsi"/>
                    <w:sz w:val="22"/>
                    <w:szCs w:val="22"/>
                    <w:lang w:val="vi-VN" w:eastAsia="ja-JP"/>
                  </w:rPr>
                </w:rPrChange>
              </w:rPr>
              <w:pPrChange w:id="7119" w:author="Kai Pa" w:date="2018-05-21T20:59:00Z">
                <w:pPr>
                  <w:pStyle w:val="HeaderTable"/>
                  <w:spacing w:line="256" w:lineRule="auto"/>
                </w:pPr>
              </w:pPrChange>
            </w:pPr>
            <w:ins w:id="7120" w:author="Kai Pa" w:date="2018-05-20T20:01:00Z">
              <w:r w:rsidRPr="00B90FBE">
                <w:rPr>
                  <w:sz w:val="32"/>
                  <w:szCs w:val="28"/>
                  <w:lang w:val="vi-VN" w:eastAsia="ja-JP"/>
                  <w:rPrChange w:id="7121"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28C5B53" w14:textId="77777777" w:rsidR="00FE0955" w:rsidRPr="00B90FBE" w:rsidRDefault="00FE0955">
            <w:pPr>
              <w:rPr>
                <w:ins w:id="7122" w:author="Kai Pa" w:date="2018-05-20T20:01:00Z"/>
                <w:sz w:val="32"/>
                <w:szCs w:val="28"/>
                <w:lang w:val="vi-VN" w:eastAsia="ja-JP"/>
                <w:rPrChange w:id="7123" w:author="Kai Pa" w:date="2018-05-21T21:31:00Z">
                  <w:rPr>
                    <w:ins w:id="7124" w:author="Kai Pa" w:date="2018-05-20T20:01:00Z"/>
                    <w:rFonts w:asciiTheme="minorHAnsi" w:hAnsiTheme="minorHAnsi"/>
                    <w:sz w:val="22"/>
                    <w:szCs w:val="22"/>
                    <w:lang w:val="vi-VN" w:eastAsia="ja-JP"/>
                  </w:rPr>
                </w:rPrChange>
              </w:rPr>
              <w:pPrChange w:id="7125" w:author="Kai Pa" w:date="2018-05-21T20:59:00Z">
                <w:pPr>
                  <w:pStyle w:val="HeaderTable"/>
                  <w:spacing w:line="256" w:lineRule="auto"/>
                </w:pPr>
              </w:pPrChange>
            </w:pPr>
            <w:ins w:id="7126" w:author="Kai Pa" w:date="2018-05-20T20:01:00Z">
              <w:r w:rsidRPr="00B90FBE">
                <w:rPr>
                  <w:sz w:val="32"/>
                  <w:szCs w:val="28"/>
                  <w:lang w:val="vi-VN" w:eastAsia="ja-JP"/>
                  <w:rPrChange w:id="7127"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D986AAD" w14:textId="77777777" w:rsidR="00FE0955" w:rsidRPr="00B90FBE" w:rsidRDefault="00FE0955">
            <w:pPr>
              <w:rPr>
                <w:ins w:id="7128" w:author="Kai Pa" w:date="2018-05-20T20:01:00Z"/>
                <w:sz w:val="32"/>
                <w:szCs w:val="28"/>
                <w:lang w:val="vi-VN" w:eastAsia="ja-JP"/>
                <w:rPrChange w:id="7129" w:author="Kai Pa" w:date="2018-05-21T21:31:00Z">
                  <w:rPr>
                    <w:ins w:id="7130" w:author="Kai Pa" w:date="2018-05-20T20:01:00Z"/>
                    <w:rFonts w:asciiTheme="minorHAnsi" w:hAnsiTheme="minorHAnsi"/>
                    <w:sz w:val="22"/>
                    <w:szCs w:val="22"/>
                    <w:lang w:val="vi-VN" w:eastAsia="ja-JP"/>
                  </w:rPr>
                </w:rPrChange>
              </w:rPr>
              <w:pPrChange w:id="7131" w:author="Kai Pa" w:date="2018-05-21T20:59:00Z">
                <w:pPr>
                  <w:pStyle w:val="HeaderTable"/>
                  <w:spacing w:line="256" w:lineRule="auto"/>
                </w:pPr>
              </w:pPrChange>
            </w:pPr>
            <w:ins w:id="7132" w:author="Kai Pa" w:date="2018-05-20T20:01:00Z">
              <w:r w:rsidRPr="00B90FBE">
                <w:rPr>
                  <w:sz w:val="32"/>
                  <w:szCs w:val="28"/>
                  <w:lang w:val="vi-VN" w:eastAsia="ja-JP"/>
                  <w:rPrChange w:id="7133"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413B6D" w14:textId="77777777" w:rsidR="00FE0955" w:rsidRPr="00B90FBE" w:rsidRDefault="00FE0955">
            <w:pPr>
              <w:rPr>
                <w:ins w:id="7134" w:author="Kai Pa" w:date="2018-05-20T20:01:00Z"/>
                <w:sz w:val="32"/>
                <w:szCs w:val="28"/>
                <w:lang w:val="vi-VN" w:eastAsia="ja-JP"/>
                <w:rPrChange w:id="7135" w:author="Kai Pa" w:date="2018-05-21T21:31:00Z">
                  <w:rPr>
                    <w:ins w:id="7136" w:author="Kai Pa" w:date="2018-05-20T20:01:00Z"/>
                    <w:rFonts w:asciiTheme="minorHAnsi" w:hAnsiTheme="minorHAnsi"/>
                    <w:sz w:val="22"/>
                    <w:szCs w:val="22"/>
                    <w:lang w:val="vi-VN" w:eastAsia="ja-JP"/>
                  </w:rPr>
                </w:rPrChange>
              </w:rPr>
              <w:pPrChange w:id="7137" w:author="Kai Pa" w:date="2018-05-21T20:59:00Z">
                <w:pPr>
                  <w:pStyle w:val="HeaderTable"/>
                  <w:spacing w:line="256" w:lineRule="auto"/>
                </w:pPr>
              </w:pPrChange>
            </w:pPr>
            <w:ins w:id="7138" w:author="Kai Pa" w:date="2018-05-20T20:01:00Z">
              <w:r w:rsidRPr="00B90FBE">
                <w:rPr>
                  <w:sz w:val="32"/>
                  <w:szCs w:val="28"/>
                  <w:lang w:val="vi-VN" w:eastAsia="ja-JP"/>
                  <w:rPrChange w:id="7139" w:author="Kai Pa" w:date="2018-05-21T21:31:00Z">
                    <w:rPr>
                      <w:b w:val="0"/>
                      <w:lang w:val="vi-VN" w:eastAsia="ja-JP"/>
                    </w:rPr>
                  </w:rPrChange>
                </w:rPr>
                <w:t>Diễn giải</w:t>
              </w:r>
            </w:ins>
          </w:p>
        </w:tc>
      </w:tr>
      <w:tr w:rsidR="00FE0955" w:rsidRPr="00B90FBE" w14:paraId="4A59462B" w14:textId="77777777" w:rsidTr="00576C82">
        <w:trPr>
          <w:jc w:val="center"/>
          <w:ins w:id="714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61586A" w14:textId="77777777" w:rsidR="00FE0955" w:rsidRPr="00B90FBE" w:rsidRDefault="00FE0955">
            <w:pPr>
              <w:rPr>
                <w:ins w:id="7141" w:author="Kai Pa" w:date="2018-05-20T20:01:00Z"/>
                <w:sz w:val="32"/>
                <w:szCs w:val="28"/>
                <w:lang w:val="vi-VN" w:eastAsia="ja-JP"/>
                <w:rPrChange w:id="7142" w:author="Kai Pa" w:date="2018-05-21T21:31:00Z">
                  <w:rPr>
                    <w:ins w:id="7143" w:author="Kai Pa" w:date="2018-05-20T20:01:00Z"/>
                    <w:rFonts w:asciiTheme="minorHAnsi" w:hAnsiTheme="minorHAnsi"/>
                    <w:sz w:val="22"/>
                    <w:szCs w:val="22"/>
                    <w:lang w:val="vi-VN" w:eastAsia="ja-JP"/>
                  </w:rPr>
                </w:rPrChange>
              </w:rPr>
              <w:pPrChange w:id="7144" w:author="Kai Pa" w:date="2018-05-21T20:59:00Z">
                <w:pPr>
                  <w:pStyle w:val="Table"/>
                  <w:spacing w:line="256" w:lineRule="auto"/>
                </w:pPr>
              </w:pPrChange>
            </w:pPr>
            <w:ins w:id="7145" w:author="Kai Pa" w:date="2018-05-20T20:01:00Z">
              <w:r w:rsidRPr="00B90FBE">
                <w:rPr>
                  <w:sz w:val="32"/>
                  <w:szCs w:val="28"/>
                  <w:lang w:val="vi-VN" w:eastAsia="ja-JP"/>
                  <w:rPrChange w:id="7146"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089B326" w14:textId="77777777" w:rsidR="00FE0955" w:rsidRPr="00B90FBE" w:rsidRDefault="00FE0955">
            <w:pPr>
              <w:rPr>
                <w:ins w:id="7147" w:author="Kai Pa" w:date="2018-05-20T20:01:00Z"/>
                <w:b/>
                <w:sz w:val="32"/>
                <w:szCs w:val="28"/>
                <w:u w:val="single"/>
                <w:lang w:val="vi-VN" w:eastAsia="ja-JP"/>
                <w:rPrChange w:id="7148" w:author="Kai Pa" w:date="2018-05-21T21:31:00Z">
                  <w:rPr>
                    <w:ins w:id="7149" w:author="Kai Pa" w:date="2018-05-20T20:01:00Z"/>
                    <w:rFonts w:asciiTheme="minorHAnsi" w:hAnsiTheme="minorHAnsi"/>
                    <w:b/>
                    <w:sz w:val="22"/>
                    <w:szCs w:val="22"/>
                    <w:u w:val="single"/>
                    <w:lang w:val="vi-VN" w:eastAsia="ja-JP"/>
                  </w:rPr>
                </w:rPrChange>
              </w:rPr>
              <w:pPrChange w:id="7150" w:author="Kai Pa" w:date="2018-05-21T20:59:00Z">
                <w:pPr>
                  <w:pStyle w:val="LeftTable"/>
                  <w:spacing w:line="256" w:lineRule="auto"/>
                </w:pPr>
              </w:pPrChange>
            </w:pPr>
            <w:ins w:id="7151" w:author="Kai Pa" w:date="2018-05-20T20:01:00Z">
              <w:r w:rsidRPr="00B90FBE">
                <w:rPr>
                  <w:b/>
                  <w:sz w:val="32"/>
                  <w:szCs w:val="28"/>
                  <w:u w:val="single"/>
                  <w:lang w:val="vi-VN" w:eastAsia="ja-JP"/>
                  <w:rPrChange w:id="7152" w:author="Kai Pa" w:date="2018-05-21T21:31:00Z">
                    <w:rPr>
                      <w:b/>
                      <w:u w:val="single"/>
                      <w:lang w:val="vi-VN" w:eastAsia="ja-JP"/>
                    </w:rPr>
                  </w:rPrChange>
                </w:rPr>
                <w:t>MALOAITK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DAA8E12" w14:textId="77777777" w:rsidR="00FE0955" w:rsidRPr="00B90FBE" w:rsidRDefault="00FE0955">
            <w:pPr>
              <w:rPr>
                <w:ins w:id="7153" w:author="Kai Pa" w:date="2018-05-20T20:01:00Z"/>
                <w:sz w:val="32"/>
                <w:szCs w:val="28"/>
                <w:lang w:val="vi-VN" w:eastAsia="ja-JP"/>
                <w:rPrChange w:id="7154" w:author="Kai Pa" w:date="2018-05-21T21:31:00Z">
                  <w:rPr>
                    <w:ins w:id="7155" w:author="Kai Pa" w:date="2018-05-20T20:01:00Z"/>
                    <w:rFonts w:asciiTheme="minorHAnsi" w:hAnsiTheme="minorHAnsi"/>
                    <w:sz w:val="22"/>
                    <w:szCs w:val="22"/>
                    <w:lang w:val="vi-VN" w:eastAsia="ja-JP"/>
                  </w:rPr>
                </w:rPrChange>
              </w:rPr>
              <w:pPrChange w:id="7156" w:author="Kai Pa" w:date="2018-05-21T20:59:00Z">
                <w:pPr>
                  <w:pStyle w:val="Table"/>
                  <w:spacing w:line="256" w:lineRule="auto"/>
                </w:pPr>
              </w:pPrChange>
            </w:pPr>
            <w:ins w:id="7157" w:author="Kai Pa" w:date="2018-05-20T20:01:00Z">
              <w:r w:rsidRPr="00B90FBE">
                <w:rPr>
                  <w:sz w:val="32"/>
                  <w:szCs w:val="28"/>
                  <w:lang w:val="vi-VN" w:eastAsia="ja-JP"/>
                  <w:rPrChange w:id="7158"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3193D81" w14:textId="77777777" w:rsidR="00FE0955" w:rsidRPr="00B90FBE" w:rsidRDefault="00FE0955">
            <w:pPr>
              <w:rPr>
                <w:ins w:id="7159" w:author="Kai Pa" w:date="2018-05-20T20:01:00Z"/>
                <w:sz w:val="32"/>
                <w:szCs w:val="28"/>
                <w:lang w:val="vi-VN" w:eastAsia="ja-JP"/>
                <w:rPrChange w:id="7160" w:author="Kai Pa" w:date="2018-05-21T21:31:00Z">
                  <w:rPr>
                    <w:ins w:id="7161" w:author="Kai Pa" w:date="2018-05-20T20:01:00Z"/>
                    <w:rFonts w:asciiTheme="minorHAnsi" w:hAnsiTheme="minorHAnsi"/>
                    <w:sz w:val="22"/>
                    <w:szCs w:val="22"/>
                    <w:lang w:val="vi-VN" w:eastAsia="ja-JP"/>
                  </w:rPr>
                </w:rPrChange>
              </w:rPr>
              <w:pPrChange w:id="7162" w:author="Kai Pa" w:date="2018-05-21T20:59:00Z">
                <w:pPr>
                  <w:pStyle w:val="Table"/>
                  <w:spacing w:line="256" w:lineRule="auto"/>
                </w:pPr>
              </w:pPrChange>
            </w:pPr>
            <w:ins w:id="7163" w:author="Kai Pa" w:date="2018-05-20T20:01:00Z">
              <w:r w:rsidRPr="00B90FBE">
                <w:rPr>
                  <w:sz w:val="32"/>
                  <w:szCs w:val="28"/>
                  <w:lang w:val="vi-VN" w:eastAsia="ja-JP"/>
                  <w:rPrChange w:id="7164" w:author="Kai Pa" w:date="2018-05-21T21:31:00Z">
                    <w:rPr>
                      <w:lang w:val="vi-VN" w:eastAsia="ja-JP"/>
                    </w:rPr>
                  </w:rPrChange>
                </w:rPr>
                <w:t>Mã loại tiết kiệm</w:t>
              </w:r>
            </w:ins>
          </w:p>
        </w:tc>
      </w:tr>
      <w:tr w:rsidR="00FE0955" w:rsidRPr="00B90FBE" w14:paraId="71592E89" w14:textId="77777777" w:rsidTr="00576C82">
        <w:trPr>
          <w:jc w:val="center"/>
          <w:ins w:id="716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E5C453" w14:textId="77777777" w:rsidR="00FE0955" w:rsidRPr="00B90FBE" w:rsidRDefault="00FE0955">
            <w:pPr>
              <w:rPr>
                <w:ins w:id="7166" w:author="Kai Pa" w:date="2018-05-20T20:01:00Z"/>
                <w:sz w:val="32"/>
                <w:szCs w:val="28"/>
                <w:lang w:val="vi-VN" w:eastAsia="ja-JP"/>
                <w:rPrChange w:id="7167" w:author="Kai Pa" w:date="2018-05-21T21:31:00Z">
                  <w:rPr>
                    <w:ins w:id="7168" w:author="Kai Pa" w:date="2018-05-20T20:01:00Z"/>
                    <w:rFonts w:asciiTheme="minorHAnsi" w:hAnsiTheme="minorHAnsi"/>
                    <w:sz w:val="22"/>
                    <w:szCs w:val="22"/>
                    <w:lang w:val="vi-VN" w:eastAsia="ja-JP"/>
                  </w:rPr>
                </w:rPrChange>
              </w:rPr>
              <w:pPrChange w:id="7169" w:author="Kai Pa" w:date="2018-05-21T20:59:00Z">
                <w:pPr>
                  <w:pStyle w:val="Table"/>
                  <w:spacing w:line="256" w:lineRule="auto"/>
                </w:pPr>
              </w:pPrChange>
            </w:pPr>
            <w:ins w:id="7170" w:author="Kai Pa" w:date="2018-05-20T20:01:00Z">
              <w:r w:rsidRPr="00B90FBE">
                <w:rPr>
                  <w:sz w:val="32"/>
                  <w:szCs w:val="28"/>
                  <w:lang w:val="vi-VN" w:eastAsia="ja-JP"/>
                  <w:rPrChange w:id="7171"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2A982C9" w14:textId="77777777" w:rsidR="00FE0955" w:rsidRPr="00B90FBE" w:rsidRDefault="00FE0955">
            <w:pPr>
              <w:rPr>
                <w:ins w:id="7172" w:author="Kai Pa" w:date="2018-05-20T20:01:00Z"/>
                <w:sz w:val="32"/>
                <w:szCs w:val="28"/>
                <w:lang w:val="vi-VN" w:eastAsia="ja-JP"/>
                <w:rPrChange w:id="7173" w:author="Kai Pa" w:date="2018-05-21T21:31:00Z">
                  <w:rPr>
                    <w:ins w:id="7174" w:author="Kai Pa" w:date="2018-05-20T20:01:00Z"/>
                    <w:rFonts w:asciiTheme="minorHAnsi" w:hAnsiTheme="minorHAnsi"/>
                    <w:sz w:val="22"/>
                    <w:szCs w:val="22"/>
                    <w:lang w:val="vi-VN" w:eastAsia="ja-JP"/>
                  </w:rPr>
                </w:rPrChange>
              </w:rPr>
              <w:pPrChange w:id="7175" w:author="Kai Pa" w:date="2018-05-21T20:59:00Z">
                <w:pPr>
                  <w:pStyle w:val="LeftTable"/>
                  <w:spacing w:line="256" w:lineRule="auto"/>
                </w:pPr>
              </w:pPrChange>
            </w:pPr>
            <w:ins w:id="7176" w:author="Kai Pa" w:date="2018-05-20T20:01:00Z">
              <w:r w:rsidRPr="00B90FBE">
                <w:rPr>
                  <w:sz w:val="32"/>
                  <w:szCs w:val="28"/>
                  <w:lang w:val="vi-VN" w:eastAsia="ja-JP"/>
                  <w:rPrChange w:id="7177" w:author="Kai Pa" w:date="2018-05-21T21:31:00Z">
                    <w:rPr>
                      <w:lang w:val="vi-VN" w:eastAsia="ja-JP"/>
                    </w:rPr>
                  </w:rPrChange>
                </w:rPr>
                <w:t>TENLOAI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0B42AB" w14:textId="77777777" w:rsidR="00FE0955" w:rsidRPr="00B90FBE" w:rsidRDefault="00FE0955">
            <w:pPr>
              <w:rPr>
                <w:ins w:id="7178" w:author="Kai Pa" w:date="2018-05-20T20:01:00Z"/>
                <w:sz w:val="32"/>
                <w:szCs w:val="28"/>
                <w:lang w:val="vi-VN" w:eastAsia="ja-JP"/>
                <w:rPrChange w:id="7179" w:author="Kai Pa" w:date="2018-05-21T21:31:00Z">
                  <w:rPr>
                    <w:ins w:id="7180" w:author="Kai Pa" w:date="2018-05-20T20:01:00Z"/>
                    <w:rFonts w:asciiTheme="minorHAnsi" w:hAnsiTheme="minorHAnsi"/>
                    <w:sz w:val="22"/>
                    <w:szCs w:val="22"/>
                    <w:lang w:val="vi-VN" w:eastAsia="ja-JP"/>
                  </w:rPr>
                </w:rPrChange>
              </w:rPr>
              <w:pPrChange w:id="7181" w:author="Kai Pa" w:date="2018-05-21T20:59:00Z">
                <w:pPr>
                  <w:pStyle w:val="Table"/>
                  <w:spacing w:line="256" w:lineRule="auto"/>
                </w:pPr>
              </w:pPrChange>
            </w:pPr>
            <w:ins w:id="7182" w:author="Kai Pa" w:date="2018-05-20T20:01:00Z">
              <w:r w:rsidRPr="00B90FBE">
                <w:rPr>
                  <w:sz w:val="32"/>
                  <w:szCs w:val="28"/>
                  <w:lang w:val="vi-VN" w:eastAsia="ja-JP"/>
                  <w:rPrChange w:id="7183"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09784E" w14:textId="77777777" w:rsidR="00FE0955" w:rsidRPr="00B90FBE" w:rsidRDefault="00FE0955">
            <w:pPr>
              <w:rPr>
                <w:ins w:id="7184" w:author="Kai Pa" w:date="2018-05-20T20:01:00Z"/>
                <w:sz w:val="32"/>
                <w:szCs w:val="28"/>
                <w:lang w:val="vi-VN" w:eastAsia="ja-JP"/>
                <w:rPrChange w:id="7185" w:author="Kai Pa" w:date="2018-05-21T21:31:00Z">
                  <w:rPr>
                    <w:ins w:id="7186" w:author="Kai Pa" w:date="2018-05-20T20:01:00Z"/>
                    <w:rFonts w:asciiTheme="minorHAnsi" w:hAnsiTheme="minorHAnsi"/>
                    <w:sz w:val="22"/>
                    <w:szCs w:val="22"/>
                    <w:lang w:val="vi-VN" w:eastAsia="ja-JP"/>
                  </w:rPr>
                </w:rPrChange>
              </w:rPr>
              <w:pPrChange w:id="7187" w:author="Kai Pa" w:date="2018-05-21T20:59:00Z">
                <w:pPr>
                  <w:pStyle w:val="Table"/>
                  <w:spacing w:line="256" w:lineRule="auto"/>
                </w:pPr>
              </w:pPrChange>
            </w:pPr>
            <w:ins w:id="7188" w:author="Kai Pa" w:date="2018-05-20T20:01:00Z">
              <w:r w:rsidRPr="00B90FBE">
                <w:rPr>
                  <w:sz w:val="32"/>
                  <w:szCs w:val="28"/>
                  <w:lang w:val="vi-VN" w:eastAsia="ja-JP"/>
                  <w:rPrChange w:id="7189" w:author="Kai Pa" w:date="2018-05-21T21:31:00Z">
                    <w:rPr>
                      <w:lang w:val="vi-VN" w:eastAsia="ja-JP"/>
                    </w:rPr>
                  </w:rPrChange>
                </w:rPr>
                <w:t>Tên loại tiết kiệm</w:t>
              </w:r>
            </w:ins>
          </w:p>
        </w:tc>
      </w:tr>
      <w:tr w:rsidR="00FE0955" w:rsidRPr="00B90FBE" w14:paraId="16C5146F" w14:textId="77777777" w:rsidTr="00576C82">
        <w:trPr>
          <w:jc w:val="center"/>
          <w:ins w:id="719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55B34AF" w14:textId="77777777" w:rsidR="00FE0955" w:rsidRPr="00B90FBE" w:rsidRDefault="00FE0955">
            <w:pPr>
              <w:rPr>
                <w:ins w:id="7191" w:author="Kai Pa" w:date="2018-05-20T20:01:00Z"/>
                <w:sz w:val="32"/>
                <w:szCs w:val="28"/>
                <w:lang w:val="vi-VN" w:eastAsia="ja-JP"/>
                <w:rPrChange w:id="7192" w:author="Kai Pa" w:date="2018-05-21T21:31:00Z">
                  <w:rPr>
                    <w:ins w:id="7193" w:author="Kai Pa" w:date="2018-05-20T20:01:00Z"/>
                    <w:rFonts w:asciiTheme="minorHAnsi" w:hAnsiTheme="minorHAnsi"/>
                    <w:sz w:val="22"/>
                    <w:szCs w:val="22"/>
                    <w:lang w:val="vi-VN" w:eastAsia="ja-JP"/>
                  </w:rPr>
                </w:rPrChange>
              </w:rPr>
              <w:pPrChange w:id="7194" w:author="Kai Pa" w:date="2018-05-21T20:59:00Z">
                <w:pPr>
                  <w:pStyle w:val="Table"/>
                  <w:spacing w:line="256" w:lineRule="auto"/>
                </w:pPr>
              </w:pPrChange>
            </w:pPr>
            <w:ins w:id="7195" w:author="Kai Pa" w:date="2018-05-20T20:01:00Z">
              <w:r w:rsidRPr="00B90FBE">
                <w:rPr>
                  <w:sz w:val="32"/>
                  <w:szCs w:val="28"/>
                  <w:lang w:val="vi-VN" w:eastAsia="ja-JP"/>
                  <w:rPrChange w:id="7196"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700DB3E" w14:textId="77777777" w:rsidR="00FE0955" w:rsidRPr="00B90FBE" w:rsidRDefault="00FE0955">
            <w:pPr>
              <w:rPr>
                <w:ins w:id="7197" w:author="Kai Pa" w:date="2018-05-20T20:01:00Z"/>
                <w:sz w:val="32"/>
                <w:szCs w:val="28"/>
                <w:lang w:val="vi-VN" w:eastAsia="ja-JP"/>
                <w:rPrChange w:id="7198" w:author="Kai Pa" w:date="2018-05-21T21:31:00Z">
                  <w:rPr>
                    <w:ins w:id="7199" w:author="Kai Pa" w:date="2018-05-20T20:01:00Z"/>
                    <w:rFonts w:asciiTheme="minorHAnsi" w:hAnsiTheme="minorHAnsi"/>
                    <w:sz w:val="22"/>
                    <w:szCs w:val="22"/>
                    <w:lang w:val="vi-VN" w:eastAsia="ja-JP"/>
                  </w:rPr>
                </w:rPrChange>
              </w:rPr>
              <w:pPrChange w:id="7200" w:author="Kai Pa" w:date="2018-05-21T20:59:00Z">
                <w:pPr>
                  <w:pStyle w:val="LeftTable"/>
                  <w:spacing w:line="256" w:lineRule="auto"/>
                </w:pPr>
              </w:pPrChange>
            </w:pPr>
            <w:ins w:id="7201" w:author="Kai Pa" w:date="2018-05-20T20:01:00Z">
              <w:r w:rsidRPr="00B90FBE">
                <w:rPr>
                  <w:sz w:val="32"/>
                  <w:szCs w:val="28"/>
                  <w:lang w:val="vi-VN" w:eastAsia="ja-JP"/>
                  <w:rPrChange w:id="7202" w:author="Kai Pa" w:date="2018-05-21T21:31:00Z">
                    <w:rPr>
                      <w:lang w:val="vi-VN" w:eastAsia="ja-JP"/>
                    </w:rPr>
                  </w:rPrChange>
                </w:rPr>
                <w:t>LAISUAT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6E79FCF" w14:textId="77777777" w:rsidR="00FE0955" w:rsidRPr="00B90FBE" w:rsidRDefault="00FE0955">
            <w:pPr>
              <w:rPr>
                <w:ins w:id="7203" w:author="Kai Pa" w:date="2018-05-20T20:01:00Z"/>
                <w:sz w:val="32"/>
                <w:szCs w:val="28"/>
                <w:lang w:val="vi-VN" w:eastAsia="ja-JP"/>
                <w:rPrChange w:id="7204" w:author="Kai Pa" w:date="2018-05-21T21:31:00Z">
                  <w:rPr>
                    <w:ins w:id="7205" w:author="Kai Pa" w:date="2018-05-20T20:01:00Z"/>
                    <w:rFonts w:asciiTheme="minorHAnsi" w:hAnsiTheme="minorHAnsi"/>
                    <w:sz w:val="22"/>
                    <w:szCs w:val="22"/>
                    <w:lang w:val="vi-VN" w:eastAsia="ja-JP"/>
                  </w:rPr>
                </w:rPrChange>
              </w:rPr>
              <w:pPrChange w:id="7206" w:author="Kai Pa" w:date="2018-05-21T20:59:00Z">
                <w:pPr>
                  <w:pStyle w:val="Table"/>
                  <w:spacing w:line="256" w:lineRule="auto"/>
                </w:pPr>
              </w:pPrChange>
            </w:pPr>
            <w:ins w:id="7207" w:author="Kai Pa" w:date="2018-05-20T20:01:00Z">
              <w:r w:rsidRPr="00B90FBE">
                <w:rPr>
                  <w:sz w:val="32"/>
                  <w:szCs w:val="28"/>
                  <w:lang w:val="vi-VN" w:eastAsia="ja-JP"/>
                  <w:rPrChange w:id="7208" w:author="Kai Pa" w:date="2018-05-21T21:31:00Z">
                    <w:rPr>
                      <w:lang w:val="vi-VN" w:eastAsia="ja-JP"/>
                    </w:rPr>
                  </w:rPrChange>
                </w:rPr>
                <w:t>float</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EEA8A36" w14:textId="77777777" w:rsidR="00FE0955" w:rsidRPr="00B90FBE" w:rsidRDefault="00FE0955">
            <w:pPr>
              <w:rPr>
                <w:ins w:id="7209" w:author="Kai Pa" w:date="2018-05-20T20:01:00Z"/>
                <w:sz w:val="32"/>
                <w:szCs w:val="28"/>
                <w:lang w:val="vi-VN" w:eastAsia="ja-JP"/>
                <w:rPrChange w:id="7210" w:author="Kai Pa" w:date="2018-05-21T21:31:00Z">
                  <w:rPr>
                    <w:ins w:id="7211" w:author="Kai Pa" w:date="2018-05-20T20:01:00Z"/>
                    <w:rFonts w:asciiTheme="minorHAnsi" w:hAnsiTheme="minorHAnsi"/>
                    <w:sz w:val="22"/>
                    <w:szCs w:val="22"/>
                    <w:lang w:val="vi-VN" w:eastAsia="ja-JP"/>
                  </w:rPr>
                </w:rPrChange>
              </w:rPr>
              <w:pPrChange w:id="7212" w:author="Kai Pa" w:date="2018-05-21T20:59:00Z">
                <w:pPr>
                  <w:pStyle w:val="Table"/>
                  <w:spacing w:line="256" w:lineRule="auto"/>
                </w:pPr>
              </w:pPrChange>
            </w:pPr>
            <w:ins w:id="7213" w:author="Kai Pa" w:date="2018-05-20T20:01:00Z">
              <w:r w:rsidRPr="00B90FBE">
                <w:rPr>
                  <w:sz w:val="32"/>
                  <w:szCs w:val="28"/>
                  <w:lang w:val="vi-VN" w:eastAsia="ja-JP"/>
                  <w:rPrChange w:id="7214" w:author="Kai Pa" w:date="2018-05-21T21:31:00Z">
                    <w:rPr>
                      <w:lang w:val="vi-VN" w:eastAsia="ja-JP"/>
                    </w:rPr>
                  </w:rPrChange>
                </w:rPr>
                <w:t>Lãi suất của loại TK</w:t>
              </w:r>
            </w:ins>
          </w:p>
        </w:tc>
      </w:tr>
      <w:tr w:rsidR="00FE0955" w:rsidRPr="00B90FBE" w14:paraId="47D04A1B" w14:textId="77777777" w:rsidTr="00576C82">
        <w:trPr>
          <w:jc w:val="center"/>
          <w:ins w:id="721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1AD9F7F" w14:textId="77777777" w:rsidR="00FE0955" w:rsidRPr="00B90FBE" w:rsidRDefault="00FE0955">
            <w:pPr>
              <w:rPr>
                <w:ins w:id="7216" w:author="Kai Pa" w:date="2018-05-20T20:01:00Z"/>
                <w:sz w:val="32"/>
                <w:szCs w:val="28"/>
                <w:lang w:val="vi-VN" w:eastAsia="ja-JP"/>
                <w:rPrChange w:id="7217" w:author="Kai Pa" w:date="2018-05-21T21:31:00Z">
                  <w:rPr>
                    <w:ins w:id="7218" w:author="Kai Pa" w:date="2018-05-20T20:01:00Z"/>
                    <w:rFonts w:asciiTheme="minorHAnsi" w:hAnsiTheme="minorHAnsi"/>
                    <w:sz w:val="22"/>
                    <w:szCs w:val="22"/>
                    <w:lang w:val="vi-VN" w:eastAsia="ja-JP"/>
                  </w:rPr>
                </w:rPrChange>
              </w:rPr>
              <w:pPrChange w:id="7219" w:author="Kai Pa" w:date="2018-05-21T20:59:00Z">
                <w:pPr>
                  <w:pStyle w:val="Table"/>
                  <w:spacing w:line="256" w:lineRule="auto"/>
                </w:pPr>
              </w:pPrChange>
            </w:pPr>
            <w:ins w:id="7220" w:author="Kai Pa" w:date="2018-05-20T20:01:00Z">
              <w:r w:rsidRPr="00B90FBE">
                <w:rPr>
                  <w:sz w:val="32"/>
                  <w:szCs w:val="28"/>
                  <w:lang w:val="vi-VN" w:eastAsia="ja-JP"/>
                  <w:rPrChange w:id="7221"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CCC9551" w14:textId="77777777" w:rsidR="00FE0955" w:rsidRPr="00B90FBE" w:rsidRDefault="00FE0955">
            <w:pPr>
              <w:rPr>
                <w:ins w:id="7222" w:author="Kai Pa" w:date="2018-05-20T20:01:00Z"/>
                <w:sz w:val="32"/>
                <w:szCs w:val="28"/>
                <w:lang w:val="vi-VN" w:eastAsia="ja-JP"/>
                <w:rPrChange w:id="7223" w:author="Kai Pa" w:date="2018-05-21T21:31:00Z">
                  <w:rPr>
                    <w:ins w:id="7224" w:author="Kai Pa" w:date="2018-05-20T20:01:00Z"/>
                    <w:rFonts w:asciiTheme="minorHAnsi" w:hAnsiTheme="minorHAnsi"/>
                    <w:sz w:val="22"/>
                    <w:szCs w:val="22"/>
                    <w:lang w:val="vi-VN" w:eastAsia="ja-JP"/>
                  </w:rPr>
                </w:rPrChange>
              </w:rPr>
              <w:pPrChange w:id="7225" w:author="Kai Pa" w:date="2018-05-21T20:59:00Z">
                <w:pPr>
                  <w:pStyle w:val="LeftTable"/>
                  <w:spacing w:line="256" w:lineRule="auto"/>
                </w:pPr>
              </w:pPrChange>
            </w:pPr>
            <w:ins w:id="7226" w:author="Kai Pa" w:date="2018-05-20T20:01:00Z">
              <w:r w:rsidRPr="00B90FBE">
                <w:rPr>
                  <w:sz w:val="32"/>
                  <w:szCs w:val="28"/>
                  <w:lang w:val="vi-VN" w:eastAsia="ja-JP"/>
                  <w:rPrChange w:id="7227" w:author="Kai Pa" w:date="2018-05-21T21:31:00Z">
                    <w:rPr>
                      <w:lang w:val="vi-VN" w:eastAsia="ja-JP"/>
                    </w:rPr>
                  </w:rPrChange>
                </w:rPr>
                <w:t>KIHAN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F891785" w14:textId="77777777" w:rsidR="00FE0955" w:rsidRPr="00B90FBE" w:rsidRDefault="00FE0955">
            <w:pPr>
              <w:rPr>
                <w:ins w:id="7228" w:author="Kai Pa" w:date="2018-05-20T20:01:00Z"/>
                <w:sz w:val="32"/>
                <w:szCs w:val="28"/>
                <w:lang w:val="vi-VN" w:eastAsia="ja-JP"/>
                <w:rPrChange w:id="7229" w:author="Kai Pa" w:date="2018-05-21T21:31:00Z">
                  <w:rPr>
                    <w:ins w:id="7230" w:author="Kai Pa" w:date="2018-05-20T20:01:00Z"/>
                    <w:rFonts w:asciiTheme="minorHAnsi" w:hAnsiTheme="minorHAnsi"/>
                    <w:sz w:val="22"/>
                    <w:szCs w:val="22"/>
                    <w:lang w:val="vi-VN" w:eastAsia="ja-JP"/>
                  </w:rPr>
                </w:rPrChange>
              </w:rPr>
              <w:pPrChange w:id="7231" w:author="Kai Pa" w:date="2018-05-21T20:59:00Z">
                <w:pPr>
                  <w:pStyle w:val="Table"/>
                  <w:spacing w:line="256" w:lineRule="auto"/>
                </w:pPr>
              </w:pPrChange>
            </w:pPr>
            <w:ins w:id="7232" w:author="Kai Pa" w:date="2018-05-20T20:01:00Z">
              <w:r w:rsidRPr="00B90FBE">
                <w:rPr>
                  <w:sz w:val="32"/>
                  <w:szCs w:val="28"/>
                  <w:lang w:val="vi-VN" w:eastAsia="ja-JP"/>
                  <w:rPrChange w:id="7233"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79583403" w14:textId="77777777" w:rsidR="00FE0955" w:rsidRPr="00B90FBE" w:rsidRDefault="00FE0955">
            <w:pPr>
              <w:rPr>
                <w:ins w:id="7234" w:author="Kai Pa" w:date="2018-05-20T20:01:00Z"/>
                <w:sz w:val="32"/>
                <w:szCs w:val="28"/>
                <w:lang w:val="vi-VN" w:eastAsia="ja-JP"/>
                <w:rPrChange w:id="7235" w:author="Kai Pa" w:date="2018-05-21T21:31:00Z">
                  <w:rPr>
                    <w:ins w:id="7236" w:author="Kai Pa" w:date="2018-05-20T20:01:00Z"/>
                    <w:rFonts w:asciiTheme="minorHAnsi" w:hAnsiTheme="minorHAnsi"/>
                    <w:sz w:val="22"/>
                    <w:szCs w:val="22"/>
                    <w:lang w:val="vi-VN" w:eastAsia="ja-JP"/>
                  </w:rPr>
                </w:rPrChange>
              </w:rPr>
              <w:pPrChange w:id="7237" w:author="Kai Pa" w:date="2018-05-21T20:59:00Z">
                <w:pPr>
                  <w:pStyle w:val="Table"/>
                  <w:spacing w:line="256" w:lineRule="auto"/>
                </w:pPr>
              </w:pPrChange>
            </w:pPr>
            <w:ins w:id="7238" w:author="Kai Pa" w:date="2018-05-20T20:01:00Z">
              <w:r w:rsidRPr="00B90FBE">
                <w:rPr>
                  <w:sz w:val="32"/>
                  <w:szCs w:val="28"/>
                  <w:lang w:val="vi-VN" w:eastAsia="ja-JP"/>
                  <w:rPrChange w:id="7239" w:author="Kai Pa" w:date="2018-05-21T21:31:00Z">
                    <w:rPr>
                      <w:lang w:val="vi-VN" w:eastAsia="ja-JP"/>
                    </w:rPr>
                  </w:rPrChange>
                </w:rPr>
                <w:t>Kì hạn của loại TK</w:t>
              </w:r>
            </w:ins>
          </w:p>
        </w:tc>
      </w:tr>
    </w:tbl>
    <w:p w14:paraId="1CB7C0C2" w14:textId="77777777" w:rsidR="00FE0955" w:rsidRPr="00B90FBE" w:rsidRDefault="00FE0955">
      <w:pPr>
        <w:rPr>
          <w:ins w:id="7240" w:author="Kai Pa" w:date="2018-05-20T20:01:00Z"/>
          <w:rFonts w:eastAsia="Times New Roman" w:cs="Arial"/>
          <w:b/>
          <w:i/>
          <w:iCs/>
          <w:sz w:val="32"/>
          <w:szCs w:val="28"/>
          <w:rPrChange w:id="7241" w:author="Kai Pa" w:date="2018-05-21T21:31:00Z">
            <w:rPr>
              <w:ins w:id="7242" w:author="Kai Pa" w:date="2018-05-20T20:01:00Z"/>
            </w:rPr>
          </w:rPrChange>
        </w:rPr>
        <w:pPrChange w:id="7243" w:author="Kai Pa" w:date="2018-05-21T20:59:00Z">
          <w:pPr>
            <w:pStyle w:val="ListParagraph"/>
            <w:numPr>
              <w:numId w:val="4"/>
            </w:numPr>
            <w:ind w:hanging="360"/>
          </w:pPr>
        </w:pPrChange>
      </w:pPr>
      <w:bookmarkStart w:id="7244" w:name="_Toc264146345"/>
    </w:p>
    <w:p w14:paraId="506A88E0" w14:textId="77777777" w:rsidR="00FE0955" w:rsidRPr="00B90FBE" w:rsidRDefault="00FE0955">
      <w:pPr>
        <w:rPr>
          <w:ins w:id="7245" w:author="Kai Pa" w:date="2018-05-20T20:01:00Z"/>
          <w:rFonts w:eastAsia="Times New Roman" w:cs="Arial"/>
          <w:b/>
          <w:i/>
          <w:iCs/>
          <w:sz w:val="32"/>
          <w:szCs w:val="28"/>
          <w:rPrChange w:id="7246" w:author="Kai Pa" w:date="2018-05-21T21:31:00Z">
            <w:rPr>
              <w:ins w:id="7247" w:author="Kai Pa" w:date="2018-05-20T20:01:00Z"/>
              <w:rFonts w:asciiTheme="minorHAnsi" w:eastAsia="Times New Roman" w:hAnsiTheme="minorHAnsi" w:cs="Arial"/>
              <w:b/>
              <w:i/>
              <w:iCs/>
              <w:sz w:val="22"/>
              <w:szCs w:val="22"/>
            </w:rPr>
          </w:rPrChange>
        </w:rPr>
        <w:pPrChange w:id="7248" w:author="Kai Pa" w:date="2018-05-21T20:59:00Z">
          <w:pPr>
            <w:pStyle w:val="Heading3"/>
            <w:numPr>
              <w:numId w:val="4"/>
            </w:numPr>
            <w:tabs>
              <w:tab w:val="left" w:pos="720"/>
            </w:tabs>
            <w:ind w:left="720" w:hanging="360"/>
          </w:pPr>
        </w:pPrChange>
      </w:pPr>
      <w:ins w:id="7249" w:author="Kai Pa" w:date="2018-05-20T20:01:00Z">
        <w:r w:rsidRPr="00B90FBE">
          <w:rPr>
            <w:sz w:val="32"/>
            <w:szCs w:val="28"/>
            <w:rPrChange w:id="7250" w:author="Kai Pa" w:date="2018-05-21T21:31:00Z">
              <w:rPr/>
            </w:rPrChange>
          </w:rPr>
          <w:t xml:space="preserve">Bảng </w:t>
        </w:r>
        <w:bookmarkEnd w:id="7244"/>
        <w:r w:rsidRPr="00B90FBE">
          <w:rPr>
            <w:sz w:val="32"/>
            <w:szCs w:val="28"/>
            <w:rPrChange w:id="7251" w:author="Kai Pa" w:date="2018-05-21T21:31:00Z">
              <w:rPr/>
            </w:rPrChange>
          </w:rPr>
          <w:t>GIAODICH</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11C55966" w14:textId="77777777" w:rsidTr="00576C82">
        <w:trPr>
          <w:jc w:val="center"/>
          <w:ins w:id="7252"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211CE45" w14:textId="77777777" w:rsidR="00FE0955" w:rsidRPr="00B90FBE" w:rsidRDefault="00FE0955">
            <w:pPr>
              <w:rPr>
                <w:ins w:id="7253" w:author="Kai Pa" w:date="2018-05-20T20:01:00Z"/>
                <w:sz w:val="32"/>
                <w:szCs w:val="28"/>
                <w:lang w:val="vi-VN" w:eastAsia="ja-JP"/>
                <w:rPrChange w:id="7254" w:author="Kai Pa" w:date="2018-05-21T21:31:00Z">
                  <w:rPr>
                    <w:ins w:id="7255" w:author="Kai Pa" w:date="2018-05-20T20:01:00Z"/>
                    <w:rFonts w:asciiTheme="minorHAnsi" w:hAnsiTheme="minorHAnsi"/>
                    <w:sz w:val="22"/>
                    <w:szCs w:val="22"/>
                    <w:lang w:val="vi-VN" w:eastAsia="ja-JP"/>
                  </w:rPr>
                </w:rPrChange>
              </w:rPr>
              <w:pPrChange w:id="7256" w:author="Kai Pa" w:date="2018-05-21T20:59:00Z">
                <w:pPr>
                  <w:pStyle w:val="HeaderTable"/>
                  <w:spacing w:line="256" w:lineRule="auto"/>
                </w:pPr>
              </w:pPrChange>
            </w:pPr>
            <w:ins w:id="7257" w:author="Kai Pa" w:date="2018-05-20T20:01:00Z">
              <w:r w:rsidRPr="00B90FBE">
                <w:rPr>
                  <w:sz w:val="32"/>
                  <w:szCs w:val="28"/>
                  <w:lang w:val="vi-VN" w:eastAsia="ja-JP"/>
                  <w:rPrChange w:id="7258"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022FF31" w14:textId="77777777" w:rsidR="00FE0955" w:rsidRPr="00B90FBE" w:rsidRDefault="00FE0955">
            <w:pPr>
              <w:rPr>
                <w:ins w:id="7259" w:author="Kai Pa" w:date="2018-05-20T20:01:00Z"/>
                <w:sz w:val="32"/>
                <w:szCs w:val="28"/>
                <w:lang w:val="vi-VN" w:eastAsia="ja-JP"/>
                <w:rPrChange w:id="7260" w:author="Kai Pa" w:date="2018-05-21T21:31:00Z">
                  <w:rPr>
                    <w:ins w:id="7261" w:author="Kai Pa" w:date="2018-05-20T20:01:00Z"/>
                    <w:rFonts w:asciiTheme="minorHAnsi" w:hAnsiTheme="minorHAnsi"/>
                    <w:sz w:val="22"/>
                    <w:szCs w:val="22"/>
                    <w:lang w:val="vi-VN" w:eastAsia="ja-JP"/>
                  </w:rPr>
                </w:rPrChange>
              </w:rPr>
              <w:pPrChange w:id="7262" w:author="Kai Pa" w:date="2018-05-21T20:59:00Z">
                <w:pPr>
                  <w:pStyle w:val="HeaderTable"/>
                  <w:spacing w:line="256" w:lineRule="auto"/>
                </w:pPr>
              </w:pPrChange>
            </w:pPr>
            <w:ins w:id="7263" w:author="Kai Pa" w:date="2018-05-20T20:01:00Z">
              <w:r w:rsidRPr="00B90FBE">
                <w:rPr>
                  <w:sz w:val="32"/>
                  <w:szCs w:val="28"/>
                  <w:lang w:val="vi-VN" w:eastAsia="ja-JP"/>
                  <w:rPrChange w:id="7264"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A4B145" w14:textId="77777777" w:rsidR="00FE0955" w:rsidRPr="00B90FBE" w:rsidRDefault="00FE0955">
            <w:pPr>
              <w:rPr>
                <w:ins w:id="7265" w:author="Kai Pa" w:date="2018-05-20T20:01:00Z"/>
                <w:sz w:val="32"/>
                <w:szCs w:val="28"/>
                <w:lang w:val="vi-VN" w:eastAsia="ja-JP"/>
                <w:rPrChange w:id="7266" w:author="Kai Pa" w:date="2018-05-21T21:31:00Z">
                  <w:rPr>
                    <w:ins w:id="7267" w:author="Kai Pa" w:date="2018-05-20T20:01:00Z"/>
                    <w:rFonts w:asciiTheme="minorHAnsi" w:hAnsiTheme="minorHAnsi"/>
                    <w:sz w:val="22"/>
                    <w:szCs w:val="22"/>
                    <w:lang w:val="vi-VN" w:eastAsia="ja-JP"/>
                  </w:rPr>
                </w:rPrChange>
              </w:rPr>
              <w:pPrChange w:id="7268" w:author="Kai Pa" w:date="2018-05-21T20:59:00Z">
                <w:pPr>
                  <w:pStyle w:val="HeaderTable"/>
                  <w:spacing w:line="256" w:lineRule="auto"/>
                </w:pPr>
              </w:pPrChange>
            </w:pPr>
            <w:ins w:id="7269" w:author="Kai Pa" w:date="2018-05-20T20:01:00Z">
              <w:r w:rsidRPr="00B90FBE">
                <w:rPr>
                  <w:sz w:val="32"/>
                  <w:szCs w:val="28"/>
                  <w:lang w:val="vi-VN" w:eastAsia="ja-JP"/>
                  <w:rPrChange w:id="7270"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31A64B" w14:textId="77777777" w:rsidR="00FE0955" w:rsidRPr="00B90FBE" w:rsidRDefault="00FE0955">
            <w:pPr>
              <w:rPr>
                <w:ins w:id="7271" w:author="Kai Pa" w:date="2018-05-20T20:01:00Z"/>
                <w:sz w:val="32"/>
                <w:szCs w:val="28"/>
                <w:lang w:val="vi-VN" w:eastAsia="ja-JP"/>
                <w:rPrChange w:id="7272" w:author="Kai Pa" w:date="2018-05-21T21:31:00Z">
                  <w:rPr>
                    <w:ins w:id="7273" w:author="Kai Pa" w:date="2018-05-20T20:01:00Z"/>
                    <w:rFonts w:asciiTheme="minorHAnsi" w:hAnsiTheme="minorHAnsi"/>
                    <w:sz w:val="22"/>
                    <w:szCs w:val="22"/>
                    <w:lang w:val="vi-VN" w:eastAsia="ja-JP"/>
                  </w:rPr>
                </w:rPrChange>
              </w:rPr>
              <w:pPrChange w:id="7274" w:author="Kai Pa" w:date="2018-05-21T20:59:00Z">
                <w:pPr>
                  <w:pStyle w:val="HeaderTable"/>
                  <w:spacing w:line="256" w:lineRule="auto"/>
                </w:pPr>
              </w:pPrChange>
            </w:pPr>
            <w:ins w:id="7275" w:author="Kai Pa" w:date="2018-05-20T20:01:00Z">
              <w:r w:rsidRPr="00B90FBE">
                <w:rPr>
                  <w:sz w:val="32"/>
                  <w:szCs w:val="28"/>
                  <w:lang w:val="vi-VN" w:eastAsia="ja-JP"/>
                  <w:rPrChange w:id="7276" w:author="Kai Pa" w:date="2018-05-21T21:31:00Z">
                    <w:rPr>
                      <w:b w:val="0"/>
                      <w:lang w:val="vi-VN" w:eastAsia="ja-JP"/>
                    </w:rPr>
                  </w:rPrChange>
                </w:rPr>
                <w:t>Diễn giải</w:t>
              </w:r>
            </w:ins>
          </w:p>
        </w:tc>
      </w:tr>
      <w:tr w:rsidR="00FE0955" w:rsidRPr="00B90FBE" w14:paraId="73F9ECF7" w14:textId="77777777" w:rsidTr="00576C82">
        <w:trPr>
          <w:jc w:val="center"/>
          <w:ins w:id="727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0362D6" w14:textId="77777777" w:rsidR="00FE0955" w:rsidRPr="00B90FBE" w:rsidRDefault="00FE0955">
            <w:pPr>
              <w:rPr>
                <w:ins w:id="7278" w:author="Kai Pa" w:date="2018-05-20T20:01:00Z"/>
                <w:sz w:val="32"/>
                <w:szCs w:val="28"/>
                <w:lang w:val="vi-VN" w:eastAsia="ja-JP"/>
                <w:rPrChange w:id="7279" w:author="Kai Pa" w:date="2018-05-21T21:31:00Z">
                  <w:rPr>
                    <w:ins w:id="7280" w:author="Kai Pa" w:date="2018-05-20T20:01:00Z"/>
                    <w:rFonts w:asciiTheme="minorHAnsi" w:hAnsiTheme="minorHAnsi"/>
                    <w:sz w:val="22"/>
                    <w:szCs w:val="22"/>
                    <w:lang w:val="vi-VN" w:eastAsia="ja-JP"/>
                  </w:rPr>
                </w:rPrChange>
              </w:rPr>
              <w:pPrChange w:id="7281" w:author="Kai Pa" w:date="2018-05-21T20:59:00Z">
                <w:pPr>
                  <w:pStyle w:val="Table"/>
                  <w:spacing w:line="256" w:lineRule="auto"/>
                </w:pPr>
              </w:pPrChange>
            </w:pPr>
            <w:ins w:id="7282" w:author="Kai Pa" w:date="2018-05-20T20:01:00Z">
              <w:r w:rsidRPr="00B90FBE">
                <w:rPr>
                  <w:sz w:val="32"/>
                  <w:szCs w:val="28"/>
                  <w:lang w:val="vi-VN" w:eastAsia="ja-JP"/>
                  <w:rPrChange w:id="7283"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BF3A235" w14:textId="77777777" w:rsidR="00FE0955" w:rsidRPr="00B90FBE" w:rsidRDefault="00FE0955">
            <w:pPr>
              <w:rPr>
                <w:ins w:id="7284" w:author="Kai Pa" w:date="2018-05-20T20:01:00Z"/>
                <w:b/>
                <w:sz w:val="32"/>
                <w:szCs w:val="28"/>
                <w:u w:val="single"/>
                <w:lang w:val="vi-VN" w:eastAsia="ja-JP"/>
                <w:rPrChange w:id="7285" w:author="Kai Pa" w:date="2018-05-21T21:31:00Z">
                  <w:rPr>
                    <w:ins w:id="7286" w:author="Kai Pa" w:date="2018-05-20T20:01:00Z"/>
                    <w:rFonts w:asciiTheme="minorHAnsi" w:hAnsiTheme="minorHAnsi"/>
                    <w:b/>
                    <w:sz w:val="22"/>
                    <w:szCs w:val="22"/>
                    <w:u w:val="single"/>
                    <w:lang w:val="vi-VN" w:eastAsia="ja-JP"/>
                  </w:rPr>
                </w:rPrChange>
              </w:rPr>
              <w:pPrChange w:id="7287" w:author="Kai Pa" w:date="2018-05-21T20:59:00Z">
                <w:pPr>
                  <w:pStyle w:val="LeftTable"/>
                  <w:spacing w:line="256" w:lineRule="auto"/>
                </w:pPr>
              </w:pPrChange>
            </w:pPr>
            <w:ins w:id="7288" w:author="Kai Pa" w:date="2018-05-20T20:01:00Z">
              <w:r w:rsidRPr="00B90FBE">
                <w:rPr>
                  <w:b/>
                  <w:sz w:val="32"/>
                  <w:szCs w:val="28"/>
                  <w:u w:val="single"/>
                  <w:lang w:val="vi-VN" w:eastAsia="ja-JP"/>
                  <w:rPrChange w:id="7289" w:author="Kai Pa" w:date="2018-05-21T21:31:00Z">
                    <w:rPr>
                      <w:b/>
                      <w:u w:val="single"/>
                      <w:lang w:val="vi-VN" w:eastAsia="ja-JP"/>
                    </w:rPr>
                  </w:rPrChange>
                </w:rPr>
                <w:t>SOGD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28566" w14:textId="77777777" w:rsidR="00FE0955" w:rsidRPr="00B90FBE" w:rsidRDefault="00FE0955">
            <w:pPr>
              <w:rPr>
                <w:ins w:id="7290" w:author="Kai Pa" w:date="2018-05-20T20:01:00Z"/>
                <w:sz w:val="32"/>
                <w:szCs w:val="28"/>
                <w:lang w:val="vi-VN" w:eastAsia="ja-JP"/>
                <w:rPrChange w:id="7291" w:author="Kai Pa" w:date="2018-05-21T21:31:00Z">
                  <w:rPr>
                    <w:ins w:id="7292" w:author="Kai Pa" w:date="2018-05-20T20:01:00Z"/>
                    <w:rFonts w:asciiTheme="minorHAnsi" w:hAnsiTheme="minorHAnsi"/>
                    <w:sz w:val="22"/>
                    <w:szCs w:val="22"/>
                    <w:lang w:val="vi-VN" w:eastAsia="ja-JP"/>
                  </w:rPr>
                </w:rPrChange>
              </w:rPr>
              <w:pPrChange w:id="7293" w:author="Kai Pa" w:date="2018-05-21T20:59:00Z">
                <w:pPr>
                  <w:pStyle w:val="Table"/>
                  <w:spacing w:line="256" w:lineRule="auto"/>
                </w:pPr>
              </w:pPrChange>
            </w:pPr>
            <w:ins w:id="7294" w:author="Kai Pa" w:date="2018-05-20T20:01:00Z">
              <w:r w:rsidRPr="00B90FBE">
                <w:rPr>
                  <w:sz w:val="32"/>
                  <w:szCs w:val="28"/>
                  <w:lang w:val="vi-VN" w:eastAsia="ja-JP"/>
                  <w:rPrChange w:id="7295"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1E47218" w14:textId="77777777" w:rsidR="00FE0955" w:rsidRPr="00B90FBE" w:rsidRDefault="00FE0955">
            <w:pPr>
              <w:rPr>
                <w:ins w:id="7296" w:author="Kai Pa" w:date="2018-05-20T20:01:00Z"/>
                <w:sz w:val="32"/>
                <w:szCs w:val="28"/>
                <w:lang w:val="vi-VN" w:eastAsia="ja-JP"/>
                <w:rPrChange w:id="7297" w:author="Kai Pa" w:date="2018-05-21T21:31:00Z">
                  <w:rPr>
                    <w:ins w:id="7298" w:author="Kai Pa" w:date="2018-05-20T20:01:00Z"/>
                    <w:rFonts w:asciiTheme="minorHAnsi" w:hAnsiTheme="minorHAnsi"/>
                    <w:sz w:val="22"/>
                    <w:szCs w:val="22"/>
                    <w:lang w:val="vi-VN" w:eastAsia="ja-JP"/>
                  </w:rPr>
                </w:rPrChange>
              </w:rPr>
              <w:pPrChange w:id="7299" w:author="Kai Pa" w:date="2018-05-21T20:59:00Z">
                <w:pPr>
                  <w:pStyle w:val="Table"/>
                  <w:spacing w:line="256" w:lineRule="auto"/>
                </w:pPr>
              </w:pPrChange>
            </w:pPr>
            <w:ins w:id="7300" w:author="Kai Pa" w:date="2018-05-20T20:01:00Z">
              <w:r w:rsidRPr="00B90FBE">
                <w:rPr>
                  <w:sz w:val="32"/>
                  <w:szCs w:val="28"/>
                  <w:lang w:val="vi-VN" w:eastAsia="ja-JP"/>
                  <w:rPrChange w:id="7301" w:author="Kai Pa" w:date="2018-05-21T21:31:00Z">
                    <w:rPr>
                      <w:lang w:val="vi-VN" w:eastAsia="ja-JP"/>
                    </w:rPr>
                  </w:rPrChange>
                </w:rPr>
                <w:t>Số giao dịch</w:t>
              </w:r>
            </w:ins>
          </w:p>
        </w:tc>
      </w:tr>
      <w:tr w:rsidR="00FE0955" w:rsidRPr="00B90FBE" w14:paraId="649FB61A" w14:textId="77777777" w:rsidTr="00576C82">
        <w:trPr>
          <w:jc w:val="center"/>
          <w:ins w:id="730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04AF4C" w14:textId="77777777" w:rsidR="00FE0955" w:rsidRPr="00B90FBE" w:rsidRDefault="00FE0955">
            <w:pPr>
              <w:rPr>
                <w:ins w:id="7303" w:author="Kai Pa" w:date="2018-05-20T20:01:00Z"/>
                <w:sz w:val="32"/>
                <w:szCs w:val="28"/>
                <w:lang w:val="vi-VN" w:eastAsia="ja-JP"/>
                <w:rPrChange w:id="7304" w:author="Kai Pa" w:date="2018-05-21T21:31:00Z">
                  <w:rPr>
                    <w:ins w:id="7305" w:author="Kai Pa" w:date="2018-05-20T20:01:00Z"/>
                    <w:rFonts w:asciiTheme="minorHAnsi" w:hAnsiTheme="minorHAnsi"/>
                    <w:sz w:val="22"/>
                    <w:szCs w:val="22"/>
                    <w:lang w:val="vi-VN" w:eastAsia="ja-JP"/>
                  </w:rPr>
                </w:rPrChange>
              </w:rPr>
              <w:pPrChange w:id="7306" w:author="Kai Pa" w:date="2018-05-21T20:59:00Z">
                <w:pPr>
                  <w:pStyle w:val="Table"/>
                  <w:spacing w:line="256" w:lineRule="auto"/>
                </w:pPr>
              </w:pPrChange>
            </w:pPr>
            <w:ins w:id="7307" w:author="Kai Pa" w:date="2018-05-20T20:01:00Z">
              <w:r w:rsidRPr="00B90FBE">
                <w:rPr>
                  <w:sz w:val="32"/>
                  <w:szCs w:val="28"/>
                  <w:lang w:val="vi-VN" w:eastAsia="ja-JP"/>
                  <w:rPrChange w:id="7308"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CC5E249" w14:textId="77777777" w:rsidR="00FE0955" w:rsidRPr="00B90FBE" w:rsidRDefault="00FE0955">
            <w:pPr>
              <w:rPr>
                <w:ins w:id="7309" w:author="Kai Pa" w:date="2018-05-20T20:01:00Z"/>
                <w:sz w:val="32"/>
                <w:szCs w:val="28"/>
                <w:lang w:val="vi-VN" w:eastAsia="ja-JP"/>
                <w:rPrChange w:id="7310" w:author="Kai Pa" w:date="2018-05-21T21:31:00Z">
                  <w:rPr>
                    <w:ins w:id="7311" w:author="Kai Pa" w:date="2018-05-20T20:01:00Z"/>
                    <w:rFonts w:asciiTheme="minorHAnsi" w:hAnsiTheme="minorHAnsi"/>
                    <w:sz w:val="22"/>
                    <w:szCs w:val="22"/>
                    <w:lang w:val="vi-VN" w:eastAsia="ja-JP"/>
                  </w:rPr>
                </w:rPrChange>
              </w:rPr>
              <w:pPrChange w:id="7312" w:author="Kai Pa" w:date="2018-05-21T20:59:00Z">
                <w:pPr>
                  <w:pStyle w:val="LeftTable"/>
                  <w:spacing w:line="256" w:lineRule="auto"/>
                </w:pPr>
              </w:pPrChange>
            </w:pPr>
            <w:ins w:id="7313" w:author="Kai Pa" w:date="2018-05-20T20:01:00Z">
              <w:r w:rsidRPr="00B90FBE">
                <w:rPr>
                  <w:sz w:val="32"/>
                  <w:szCs w:val="28"/>
                  <w:lang w:val="vi-VN" w:eastAsia="ja-JP"/>
                  <w:rPrChange w:id="7314" w:author="Kai Pa" w:date="2018-05-21T21:31:00Z">
                    <w:rPr>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E86BEAC" w14:textId="77777777" w:rsidR="00FE0955" w:rsidRPr="00B90FBE" w:rsidRDefault="00FE0955">
            <w:pPr>
              <w:rPr>
                <w:ins w:id="7315" w:author="Kai Pa" w:date="2018-05-20T20:01:00Z"/>
                <w:sz w:val="32"/>
                <w:szCs w:val="28"/>
                <w:lang w:val="vi-VN" w:eastAsia="ja-JP"/>
                <w:rPrChange w:id="7316" w:author="Kai Pa" w:date="2018-05-21T21:31:00Z">
                  <w:rPr>
                    <w:ins w:id="7317" w:author="Kai Pa" w:date="2018-05-20T20:01:00Z"/>
                    <w:rFonts w:asciiTheme="minorHAnsi" w:hAnsiTheme="minorHAnsi"/>
                    <w:sz w:val="22"/>
                    <w:szCs w:val="22"/>
                    <w:lang w:val="vi-VN" w:eastAsia="ja-JP"/>
                  </w:rPr>
                </w:rPrChange>
              </w:rPr>
              <w:pPrChange w:id="7318" w:author="Kai Pa" w:date="2018-05-21T20:59:00Z">
                <w:pPr>
                  <w:pStyle w:val="Table"/>
                  <w:spacing w:line="256" w:lineRule="auto"/>
                </w:pPr>
              </w:pPrChange>
            </w:pPr>
            <w:ins w:id="7319" w:author="Kai Pa" w:date="2018-05-20T20:01:00Z">
              <w:r w:rsidRPr="00B90FBE">
                <w:rPr>
                  <w:sz w:val="32"/>
                  <w:szCs w:val="28"/>
                  <w:lang w:val="vi-VN" w:eastAsia="ja-JP"/>
                  <w:rPrChange w:id="7320"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24D9025" w14:textId="77777777" w:rsidR="00FE0955" w:rsidRPr="00B90FBE" w:rsidRDefault="00FE0955">
            <w:pPr>
              <w:rPr>
                <w:ins w:id="7321" w:author="Kai Pa" w:date="2018-05-20T20:01:00Z"/>
                <w:sz w:val="32"/>
                <w:szCs w:val="28"/>
                <w:lang w:val="vi-VN" w:eastAsia="ja-JP"/>
                <w:rPrChange w:id="7322" w:author="Kai Pa" w:date="2018-05-21T21:31:00Z">
                  <w:rPr>
                    <w:ins w:id="7323" w:author="Kai Pa" w:date="2018-05-20T20:01:00Z"/>
                    <w:rFonts w:asciiTheme="minorHAnsi" w:hAnsiTheme="minorHAnsi"/>
                    <w:sz w:val="22"/>
                    <w:szCs w:val="22"/>
                    <w:lang w:val="vi-VN" w:eastAsia="ja-JP"/>
                  </w:rPr>
                </w:rPrChange>
              </w:rPr>
              <w:pPrChange w:id="7324" w:author="Kai Pa" w:date="2018-05-21T20:59:00Z">
                <w:pPr>
                  <w:pStyle w:val="Table"/>
                  <w:spacing w:line="256" w:lineRule="auto"/>
                </w:pPr>
              </w:pPrChange>
            </w:pPr>
            <w:ins w:id="7325" w:author="Kai Pa" w:date="2018-05-20T20:01:00Z">
              <w:r w:rsidRPr="00B90FBE">
                <w:rPr>
                  <w:sz w:val="32"/>
                  <w:szCs w:val="28"/>
                  <w:lang w:val="vi-VN" w:eastAsia="ja-JP"/>
                  <w:rPrChange w:id="7326" w:author="Kai Pa" w:date="2018-05-21T21:31:00Z">
                    <w:rPr>
                      <w:lang w:val="vi-VN" w:eastAsia="ja-JP"/>
                    </w:rPr>
                  </w:rPrChange>
                </w:rPr>
                <w:t>Mã giao dịch viên</w:t>
              </w:r>
            </w:ins>
          </w:p>
        </w:tc>
      </w:tr>
      <w:tr w:rsidR="00FE0955" w:rsidRPr="00B90FBE" w14:paraId="69AC88A1" w14:textId="77777777" w:rsidTr="00576C82">
        <w:trPr>
          <w:jc w:val="center"/>
          <w:ins w:id="732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E19FB67" w14:textId="77777777" w:rsidR="00FE0955" w:rsidRPr="00B90FBE" w:rsidRDefault="00FE0955">
            <w:pPr>
              <w:rPr>
                <w:ins w:id="7328" w:author="Kai Pa" w:date="2018-05-20T20:01:00Z"/>
                <w:sz w:val="32"/>
                <w:szCs w:val="28"/>
                <w:lang w:val="vi-VN" w:eastAsia="ja-JP"/>
                <w:rPrChange w:id="7329" w:author="Kai Pa" w:date="2018-05-21T21:31:00Z">
                  <w:rPr>
                    <w:ins w:id="7330" w:author="Kai Pa" w:date="2018-05-20T20:01:00Z"/>
                    <w:rFonts w:asciiTheme="minorHAnsi" w:hAnsiTheme="minorHAnsi"/>
                    <w:sz w:val="22"/>
                    <w:szCs w:val="22"/>
                    <w:lang w:val="vi-VN" w:eastAsia="ja-JP"/>
                  </w:rPr>
                </w:rPrChange>
              </w:rPr>
              <w:pPrChange w:id="7331" w:author="Kai Pa" w:date="2018-05-21T20:59:00Z">
                <w:pPr>
                  <w:pStyle w:val="Table"/>
                  <w:spacing w:line="256" w:lineRule="auto"/>
                </w:pPr>
              </w:pPrChange>
            </w:pPr>
            <w:ins w:id="7332" w:author="Kai Pa" w:date="2018-05-20T20:01:00Z">
              <w:r w:rsidRPr="00B90FBE">
                <w:rPr>
                  <w:sz w:val="32"/>
                  <w:szCs w:val="28"/>
                  <w:lang w:val="vi-VN" w:eastAsia="ja-JP"/>
                  <w:rPrChange w:id="7333"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5CE9734" w14:textId="77777777" w:rsidR="00FE0955" w:rsidRPr="00B90FBE" w:rsidRDefault="00FE0955">
            <w:pPr>
              <w:rPr>
                <w:ins w:id="7334" w:author="Kai Pa" w:date="2018-05-20T20:01:00Z"/>
                <w:sz w:val="32"/>
                <w:szCs w:val="28"/>
                <w:lang w:val="vi-VN" w:eastAsia="ja-JP"/>
                <w:rPrChange w:id="7335" w:author="Kai Pa" w:date="2018-05-21T21:31:00Z">
                  <w:rPr>
                    <w:ins w:id="7336" w:author="Kai Pa" w:date="2018-05-20T20:01:00Z"/>
                    <w:rFonts w:asciiTheme="minorHAnsi" w:hAnsiTheme="minorHAnsi"/>
                    <w:sz w:val="22"/>
                    <w:szCs w:val="22"/>
                    <w:lang w:val="vi-VN" w:eastAsia="ja-JP"/>
                  </w:rPr>
                </w:rPrChange>
              </w:rPr>
              <w:pPrChange w:id="7337" w:author="Kai Pa" w:date="2018-05-21T20:59:00Z">
                <w:pPr>
                  <w:pStyle w:val="LeftTable"/>
                  <w:spacing w:line="256" w:lineRule="auto"/>
                </w:pPr>
              </w:pPrChange>
            </w:pPr>
            <w:ins w:id="7338" w:author="Kai Pa" w:date="2018-05-20T20:01:00Z">
              <w:r w:rsidRPr="00B90FBE">
                <w:rPr>
                  <w:sz w:val="32"/>
                  <w:szCs w:val="28"/>
                  <w:lang w:val="vi-VN" w:eastAsia="ja-JP"/>
                  <w:rPrChange w:id="7339" w:author="Kai Pa" w:date="2018-05-21T21:31:00Z">
                    <w:rPr>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18B783E" w14:textId="77777777" w:rsidR="00FE0955" w:rsidRPr="00B90FBE" w:rsidRDefault="00FE0955">
            <w:pPr>
              <w:rPr>
                <w:ins w:id="7340" w:author="Kai Pa" w:date="2018-05-20T20:01:00Z"/>
                <w:sz w:val="32"/>
                <w:szCs w:val="28"/>
                <w:lang w:val="vi-VN" w:eastAsia="ja-JP"/>
                <w:rPrChange w:id="7341" w:author="Kai Pa" w:date="2018-05-21T21:31:00Z">
                  <w:rPr>
                    <w:ins w:id="7342" w:author="Kai Pa" w:date="2018-05-20T20:01:00Z"/>
                    <w:rFonts w:asciiTheme="minorHAnsi" w:hAnsiTheme="minorHAnsi"/>
                    <w:sz w:val="22"/>
                    <w:szCs w:val="22"/>
                    <w:lang w:val="vi-VN" w:eastAsia="ja-JP"/>
                  </w:rPr>
                </w:rPrChange>
              </w:rPr>
              <w:pPrChange w:id="7343" w:author="Kai Pa" w:date="2018-05-21T20:59:00Z">
                <w:pPr>
                  <w:pStyle w:val="Table"/>
                  <w:spacing w:line="256" w:lineRule="auto"/>
                </w:pPr>
              </w:pPrChange>
            </w:pPr>
            <w:ins w:id="7344" w:author="Kai Pa" w:date="2018-05-20T20:01:00Z">
              <w:r w:rsidRPr="00B90FBE">
                <w:rPr>
                  <w:sz w:val="32"/>
                  <w:szCs w:val="28"/>
                  <w:lang w:val="vi-VN" w:eastAsia="ja-JP"/>
                  <w:rPrChange w:id="7345"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5E908789" w14:textId="77777777" w:rsidR="00FE0955" w:rsidRPr="00B90FBE" w:rsidRDefault="00FE0955">
            <w:pPr>
              <w:rPr>
                <w:ins w:id="7346" w:author="Kai Pa" w:date="2018-05-20T20:01:00Z"/>
                <w:sz w:val="32"/>
                <w:szCs w:val="28"/>
                <w:lang w:val="vi-VN" w:eastAsia="ja-JP"/>
                <w:rPrChange w:id="7347" w:author="Kai Pa" w:date="2018-05-21T21:31:00Z">
                  <w:rPr>
                    <w:ins w:id="7348" w:author="Kai Pa" w:date="2018-05-20T20:01:00Z"/>
                    <w:rFonts w:asciiTheme="minorHAnsi" w:hAnsiTheme="minorHAnsi"/>
                    <w:sz w:val="22"/>
                    <w:szCs w:val="22"/>
                    <w:lang w:val="vi-VN" w:eastAsia="ja-JP"/>
                  </w:rPr>
                </w:rPrChange>
              </w:rPr>
              <w:pPrChange w:id="7349" w:author="Kai Pa" w:date="2018-05-21T20:59:00Z">
                <w:pPr>
                  <w:pStyle w:val="Table"/>
                  <w:spacing w:line="256" w:lineRule="auto"/>
                </w:pPr>
              </w:pPrChange>
            </w:pPr>
            <w:ins w:id="7350" w:author="Kai Pa" w:date="2018-05-20T20:01:00Z">
              <w:r w:rsidRPr="00B90FBE">
                <w:rPr>
                  <w:sz w:val="32"/>
                  <w:szCs w:val="28"/>
                  <w:lang w:val="vi-VN" w:eastAsia="ja-JP"/>
                  <w:rPrChange w:id="7351" w:author="Kai Pa" w:date="2018-05-21T21:31:00Z">
                    <w:rPr>
                      <w:lang w:val="vi-VN" w:eastAsia="ja-JP"/>
                    </w:rPr>
                  </w:rPrChange>
                </w:rPr>
                <w:t>Mã khách hàng</w:t>
              </w:r>
            </w:ins>
          </w:p>
        </w:tc>
      </w:tr>
      <w:tr w:rsidR="00FE0955" w:rsidRPr="00B90FBE" w14:paraId="7B4D87E3" w14:textId="77777777" w:rsidTr="00576C82">
        <w:trPr>
          <w:jc w:val="center"/>
          <w:ins w:id="735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B028971" w14:textId="77777777" w:rsidR="00FE0955" w:rsidRPr="00B90FBE" w:rsidRDefault="00FE0955">
            <w:pPr>
              <w:rPr>
                <w:ins w:id="7353" w:author="Kai Pa" w:date="2018-05-20T20:01:00Z"/>
                <w:sz w:val="32"/>
                <w:szCs w:val="28"/>
                <w:lang w:val="vi-VN" w:eastAsia="ja-JP"/>
                <w:rPrChange w:id="7354" w:author="Kai Pa" w:date="2018-05-21T21:31:00Z">
                  <w:rPr>
                    <w:ins w:id="7355" w:author="Kai Pa" w:date="2018-05-20T20:01:00Z"/>
                    <w:rFonts w:asciiTheme="minorHAnsi" w:hAnsiTheme="minorHAnsi"/>
                    <w:sz w:val="22"/>
                    <w:szCs w:val="22"/>
                    <w:lang w:val="vi-VN" w:eastAsia="ja-JP"/>
                  </w:rPr>
                </w:rPrChange>
              </w:rPr>
              <w:pPrChange w:id="7356" w:author="Kai Pa" w:date="2018-05-21T20:59:00Z">
                <w:pPr>
                  <w:pStyle w:val="Table"/>
                  <w:spacing w:line="256" w:lineRule="auto"/>
                </w:pPr>
              </w:pPrChange>
            </w:pPr>
            <w:ins w:id="7357" w:author="Kai Pa" w:date="2018-05-20T20:01:00Z">
              <w:r w:rsidRPr="00B90FBE">
                <w:rPr>
                  <w:sz w:val="32"/>
                  <w:szCs w:val="28"/>
                  <w:lang w:val="vi-VN" w:eastAsia="ja-JP"/>
                  <w:rPrChange w:id="7358"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5F7EAE" w14:textId="77777777" w:rsidR="00FE0955" w:rsidRPr="00B90FBE" w:rsidRDefault="00FE0955">
            <w:pPr>
              <w:rPr>
                <w:ins w:id="7359" w:author="Kai Pa" w:date="2018-05-20T20:01:00Z"/>
                <w:sz w:val="32"/>
                <w:szCs w:val="28"/>
                <w:lang w:val="vi-VN" w:eastAsia="ja-JP"/>
                <w:rPrChange w:id="7360" w:author="Kai Pa" w:date="2018-05-21T21:31:00Z">
                  <w:rPr>
                    <w:ins w:id="7361" w:author="Kai Pa" w:date="2018-05-20T20:01:00Z"/>
                    <w:rFonts w:asciiTheme="minorHAnsi" w:hAnsiTheme="minorHAnsi"/>
                    <w:sz w:val="22"/>
                    <w:szCs w:val="22"/>
                    <w:lang w:val="vi-VN" w:eastAsia="ja-JP"/>
                  </w:rPr>
                </w:rPrChange>
              </w:rPr>
              <w:pPrChange w:id="7362" w:author="Kai Pa" w:date="2018-05-21T20:59:00Z">
                <w:pPr>
                  <w:pStyle w:val="LeftTable"/>
                  <w:spacing w:line="256" w:lineRule="auto"/>
                </w:pPr>
              </w:pPrChange>
            </w:pPr>
            <w:ins w:id="7363" w:author="Kai Pa" w:date="2018-05-20T20:01:00Z">
              <w:r w:rsidRPr="00B90FBE">
                <w:rPr>
                  <w:sz w:val="32"/>
                  <w:szCs w:val="28"/>
                  <w:lang w:val="vi-VN" w:eastAsia="ja-JP"/>
                  <w:rPrChange w:id="7364" w:author="Kai Pa" w:date="2018-05-21T21:31:00Z">
                    <w:rPr>
                      <w:lang w:val="vi-VN" w:eastAsia="ja-JP"/>
                    </w:rPr>
                  </w:rPrChange>
                </w:rPr>
                <w:t>MAQUAYGD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98BAFC1" w14:textId="77777777" w:rsidR="00FE0955" w:rsidRPr="00B90FBE" w:rsidRDefault="00FE0955">
            <w:pPr>
              <w:rPr>
                <w:ins w:id="7365" w:author="Kai Pa" w:date="2018-05-20T20:01:00Z"/>
                <w:sz w:val="32"/>
                <w:szCs w:val="28"/>
                <w:lang w:val="vi-VN" w:eastAsia="ja-JP"/>
                <w:rPrChange w:id="7366" w:author="Kai Pa" w:date="2018-05-21T21:31:00Z">
                  <w:rPr>
                    <w:ins w:id="7367" w:author="Kai Pa" w:date="2018-05-20T20:01:00Z"/>
                    <w:rFonts w:asciiTheme="minorHAnsi" w:hAnsiTheme="minorHAnsi"/>
                    <w:sz w:val="22"/>
                    <w:szCs w:val="22"/>
                    <w:lang w:val="vi-VN" w:eastAsia="ja-JP"/>
                  </w:rPr>
                </w:rPrChange>
              </w:rPr>
              <w:pPrChange w:id="7368" w:author="Kai Pa" w:date="2018-05-21T20:59:00Z">
                <w:pPr>
                  <w:pStyle w:val="Table"/>
                  <w:spacing w:line="256" w:lineRule="auto"/>
                </w:pPr>
              </w:pPrChange>
            </w:pPr>
            <w:ins w:id="7369" w:author="Kai Pa" w:date="2018-05-20T20:01:00Z">
              <w:r w:rsidRPr="00B90FBE">
                <w:rPr>
                  <w:sz w:val="32"/>
                  <w:szCs w:val="28"/>
                  <w:lang w:val="vi-VN" w:eastAsia="ja-JP"/>
                  <w:rPrChange w:id="7370"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EE25115" w14:textId="77777777" w:rsidR="00FE0955" w:rsidRPr="00B90FBE" w:rsidRDefault="00FE0955">
            <w:pPr>
              <w:rPr>
                <w:ins w:id="7371" w:author="Kai Pa" w:date="2018-05-20T20:01:00Z"/>
                <w:sz w:val="32"/>
                <w:szCs w:val="28"/>
                <w:lang w:val="vi-VN" w:eastAsia="ja-JP"/>
                <w:rPrChange w:id="7372" w:author="Kai Pa" w:date="2018-05-21T21:31:00Z">
                  <w:rPr>
                    <w:ins w:id="7373" w:author="Kai Pa" w:date="2018-05-20T20:01:00Z"/>
                    <w:rFonts w:asciiTheme="minorHAnsi" w:hAnsiTheme="minorHAnsi"/>
                    <w:sz w:val="22"/>
                    <w:szCs w:val="22"/>
                    <w:lang w:val="vi-VN" w:eastAsia="ja-JP"/>
                  </w:rPr>
                </w:rPrChange>
              </w:rPr>
              <w:pPrChange w:id="7374" w:author="Kai Pa" w:date="2018-05-21T20:59:00Z">
                <w:pPr>
                  <w:pStyle w:val="Table"/>
                  <w:spacing w:line="256" w:lineRule="auto"/>
                </w:pPr>
              </w:pPrChange>
            </w:pPr>
            <w:ins w:id="7375" w:author="Kai Pa" w:date="2018-05-20T20:01:00Z">
              <w:r w:rsidRPr="00B90FBE">
                <w:rPr>
                  <w:sz w:val="32"/>
                  <w:szCs w:val="28"/>
                  <w:lang w:val="vi-VN" w:eastAsia="ja-JP"/>
                  <w:rPrChange w:id="7376" w:author="Kai Pa" w:date="2018-05-21T21:31:00Z">
                    <w:rPr>
                      <w:lang w:val="vi-VN" w:eastAsia="ja-JP"/>
                    </w:rPr>
                  </w:rPrChange>
                </w:rPr>
                <w:t>Mã quầy giao dịch</w:t>
              </w:r>
            </w:ins>
          </w:p>
        </w:tc>
      </w:tr>
      <w:tr w:rsidR="00FE0955" w:rsidRPr="00B90FBE" w14:paraId="1D624F6E" w14:textId="77777777" w:rsidTr="00576C82">
        <w:trPr>
          <w:jc w:val="center"/>
          <w:ins w:id="737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8631A01" w14:textId="77777777" w:rsidR="00FE0955" w:rsidRPr="00B90FBE" w:rsidRDefault="00FE0955">
            <w:pPr>
              <w:rPr>
                <w:ins w:id="7378" w:author="Kai Pa" w:date="2018-05-20T20:01:00Z"/>
                <w:sz w:val="32"/>
                <w:szCs w:val="28"/>
                <w:lang w:val="vi-VN" w:eastAsia="ja-JP"/>
                <w:rPrChange w:id="7379" w:author="Kai Pa" w:date="2018-05-21T21:31:00Z">
                  <w:rPr>
                    <w:ins w:id="7380" w:author="Kai Pa" w:date="2018-05-20T20:01:00Z"/>
                    <w:rFonts w:asciiTheme="minorHAnsi" w:hAnsiTheme="minorHAnsi"/>
                    <w:sz w:val="22"/>
                    <w:szCs w:val="22"/>
                    <w:lang w:val="vi-VN" w:eastAsia="ja-JP"/>
                  </w:rPr>
                </w:rPrChange>
              </w:rPr>
              <w:pPrChange w:id="7381" w:author="Kai Pa" w:date="2018-05-21T20:59:00Z">
                <w:pPr>
                  <w:pStyle w:val="Table"/>
                  <w:spacing w:line="256" w:lineRule="auto"/>
                </w:pPr>
              </w:pPrChange>
            </w:pPr>
            <w:ins w:id="7382" w:author="Kai Pa" w:date="2018-05-20T20:01:00Z">
              <w:r w:rsidRPr="00B90FBE">
                <w:rPr>
                  <w:sz w:val="32"/>
                  <w:szCs w:val="28"/>
                  <w:lang w:val="vi-VN" w:eastAsia="ja-JP"/>
                  <w:rPrChange w:id="7383"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CE99305" w14:textId="77777777" w:rsidR="00FE0955" w:rsidRPr="00B90FBE" w:rsidRDefault="00FE0955">
            <w:pPr>
              <w:rPr>
                <w:ins w:id="7384" w:author="Kai Pa" w:date="2018-05-20T20:01:00Z"/>
                <w:sz w:val="32"/>
                <w:szCs w:val="28"/>
                <w:lang w:val="vi-VN" w:eastAsia="ja-JP"/>
                <w:rPrChange w:id="7385" w:author="Kai Pa" w:date="2018-05-21T21:31:00Z">
                  <w:rPr>
                    <w:ins w:id="7386" w:author="Kai Pa" w:date="2018-05-20T20:01:00Z"/>
                    <w:rFonts w:asciiTheme="minorHAnsi" w:hAnsiTheme="minorHAnsi"/>
                    <w:sz w:val="22"/>
                    <w:szCs w:val="22"/>
                    <w:lang w:val="vi-VN" w:eastAsia="ja-JP"/>
                  </w:rPr>
                </w:rPrChange>
              </w:rPr>
              <w:pPrChange w:id="7387" w:author="Kai Pa" w:date="2018-05-21T20:59:00Z">
                <w:pPr>
                  <w:pStyle w:val="LeftTable"/>
                  <w:spacing w:line="256" w:lineRule="auto"/>
                </w:pPr>
              </w:pPrChange>
            </w:pPr>
            <w:ins w:id="7388" w:author="Kai Pa" w:date="2018-05-20T20:01:00Z">
              <w:r w:rsidRPr="00B90FBE">
                <w:rPr>
                  <w:sz w:val="32"/>
                  <w:szCs w:val="28"/>
                  <w:lang w:val="vi-VN" w:eastAsia="ja-JP"/>
                  <w:rPrChange w:id="7389" w:author="Kai Pa" w:date="2018-05-21T21:31:00Z">
                    <w:rPr>
                      <w:lang w:val="vi-VN" w:eastAsia="ja-JP"/>
                    </w:rPr>
                  </w:rPrChange>
                </w:rPr>
                <w:t>NGAYGD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7BA0DEA" w14:textId="77777777" w:rsidR="00FE0955" w:rsidRPr="00B90FBE" w:rsidRDefault="00FE0955">
            <w:pPr>
              <w:rPr>
                <w:ins w:id="7390" w:author="Kai Pa" w:date="2018-05-20T20:01:00Z"/>
                <w:sz w:val="32"/>
                <w:szCs w:val="28"/>
                <w:lang w:val="vi-VN" w:eastAsia="ja-JP"/>
                <w:rPrChange w:id="7391" w:author="Kai Pa" w:date="2018-05-21T21:31:00Z">
                  <w:rPr>
                    <w:ins w:id="7392" w:author="Kai Pa" w:date="2018-05-20T20:01:00Z"/>
                    <w:rFonts w:asciiTheme="minorHAnsi" w:hAnsiTheme="minorHAnsi"/>
                    <w:sz w:val="22"/>
                    <w:szCs w:val="22"/>
                    <w:lang w:val="vi-VN" w:eastAsia="ja-JP"/>
                  </w:rPr>
                </w:rPrChange>
              </w:rPr>
              <w:pPrChange w:id="7393" w:author="Kai Pa" w:date="2018-05-21T20:59:00Z">
                <w:pPr>
                  <w:pStyle w:val="Table"/>
                  <w:spacing w:line="256" w:lineRule="auto"/>
                </w:pPr>
              </w:pPrChange>
            </w:pPr>
            <w:ins w:id="7394" w:author="Kai Pa" w:date="2018-05-20T20:01:00Z">
              <w:r w:rsidRPr="00B90FBE">
                <w:rPr>
                  <w:sz w:val="32"/>
                  <w:szCs w:val="28"/>
                  <w:lang w:val="vi-VN" w:eastAsia="ja-JP"/>
                  <w:rPrChange w:id="7395" w:author="Kai Pa" w:date="2018-05-21T21:31:00Z">
                    <w:rPr>
                      <w:lang w:val="vi-VN" w:eastAsia="ja-JP"/>
                    </w:rPr>
                  </w:rPrChange>
                </w:rPr>
                <w:t>Smalldatetime</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B4C7CF" w14:textId="77777777" w:rsidR="00FE0955" w:rsidRPr="00B90FBE" w:rsidRDefault="00FE0955">
            <w:pPr>
              <w:rPr>
                <w:ins w:id="7396" w:author="Kai Pa" w:date="2018-05-20T20:01:00Z"/>
                <w:sz w:val="32"/>
                <w:szCs w:val="28"/>
                <w:lang w:val="vi-VN" w:eastAsia="ja-JP"/>
                <w:rPrChange w:id="7397" w:author="Kai Pa" w:date="2018-05-21T21:31:00Z">
                  <w:rPr>
                    <w:ins w:id="7398" w:author="Kai Pa" w:date="2018-05-20T20:01:00Z"/>
                    <w:rFonts w:asciiTheme="minorHAnsi" w:hAnsiTheme="minorHAnsi"/>
                    <w:sz w:val="22"/>
                    <w:szCs w:val="22"/>
                    <w:lang w:val="vi-VN" w:eastAsia="ja-JP"/>
                  </w:rPr>
                </w:rPrChange>
              </w:rPr>
              <w:pPrChange w:id="7399" w:author="Kai Pa" w:date="2018-05-21T20:59:00Z">
                <w:pPr>
                  <w:pStyle w:val="Table"/>
                  <w:spacing w:line="256" w:lineRule="auto"/>
                </w:pPr>
              </w:pPrChange>
            </w:pPr>
            <w:ins w:id="7400" w:author="Kai Pa" w:date="2018-05-20T20:01:00Z">
              <w:r w:rsidRPr="00B90FBE">
                <w:rPr>
                  <w:sz w:val="32"/>
                  <w:szCs w:val="28"/>
                  <w:lang w:val="vi-VN" w:eastAsia="ja-JP"/>
                  <w:rPrChange w:id="7401" w:author="Kai Pa" w:date="2018-05-21T21:31:00Z">
                    <w:rPr>
                      <w:lang w:val="vi-VN" w:eastAsia="ja-JP"/>
                    </w:rPr>
                  </w:rPrChange>
                </w:rPr>
                <w:t>Ngày giao dịch</w:t>
              </w:r>
            </w:ins>
          </w:p>
        </w:tc>
      </w:tr>
      <w:tr w:rsidR="00FE0955" w:rsidRPr="00B90FBE" w14:paraId="643CA293" w14:textId="77777777" w:rsidTr="00576C82">
        <w:trPr>
          <w:jc w:val="center"/>
          <w:ins w:id="740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F8DF2C5" w14:textId="77777777" w:rsidR="00FE0955" w:rsidRPr="00B90FBE" w:rsidRDefault="00FE0955">
            <w:pPr>
              <w:rPr>
                <w:ins w:id="7403" w:author="Kai Pa" w:date="2018-05-20T20:01:00Z"/>
                <w:sz w:val="32"/>
                <w:szCs w:val="28"/>
                <w:lang w:val="vi-VN" w:eastAsia="ja-JP"/>
                <w:rPrChange w:id="7404" w:author="Kai Pa" w:date="2018-05-21T21:31:00Z">
                  <w:rPr>
                    <w:ins w:id="7405" w:author="Kai Pa" w:date="2018-05-20T20:01:00Z"/>
                    <w:rFonts w:asciiTheme="minorHAnsi" w:hAnsiTheme="minorHAnsi"/>
                    <w:sz w:val="22"/>
                    <w:szCs w:val="22"/>
                    <w:lang w:val="vi-VN" w:eastAsia="ja-JP"/>
                  </w:rPr>
                </w:rPrChange>
              </w:rPr>
              <w:pPrChange w:id="7406" w:author="Kai Pa" w:date="2018-05-21T20:59:00Z">
                <w:pPr>
                  <w:pStyle w:val="Table"/>
                  <w:spacing w:line="256" w:lineRule="auto"/>
                </w:pPr>
              </w:pPrChange>
            </w:pPr>
            <w:ins w:id="7407" w:author="Kai Pa" w:date="2018-05-20T20:01:00Z">
              <w:r w:rsidRPr="00B90FBE">
                <w:rPr>
                  <w:sz w:val="32"/>
                  <w:szCs w:val="28"/>
                  <w:lang w:val="vi-VN" w:eastAsia="ja-JP"/>
                  <w:rPrChange w:id="7408"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3A7582A" w14:textId="77777777" w:rsidR="00FE0955" w:rsidRPr="00B90FBE" w:rsidRDefault="00FE0955">
            <w:pPr>
              <w:rPr>
                <w:ins w:id="7409" w:author="Kai Pa" w:date="2018-05-20T20:01:00Z"/>
                <w:sz w:val="32"/>
                <w:szCs w:val="28"/>
                <w:lang w:val="vi-VN" w:eastAsia="ja-JP"/>
                <w:rPrChange w:id="7410" w:author="Kai Pa" w:date="2018-05-21T21:31:00Z">
                  <w:rPr>
                    <w:ins w:id="7411" w:author="Kai Pa" w:date="2018-05-20T20:01:00Z"/>
                    <w:rFonts w:asciiTheme="minorHAnsi" w:hAnsiTheme="minorHAnsi"/>
                    <w:sz w:val="22"/>
                    <w:szCs w:val="22"/>
                    <w:lang w:val="vi-VN" w:eastAsia="ja-JP"/>
                  </w:rPr>
                </w:rPrChange>
              </w:rPr>
              <w:pPrChange w:id="7412" w:author="Kai Pa" w:date="2018-05-21T20:59:00Z">
                <w:pPr>
                  <w:pStyle w:val="LeftTable"/>
                  <w:spacing w:line="256" w:lineRule="auto"/>
                </w:pPr>
              </w:pPrChange>
            </w:pPr>
            <w:ins w:id="7413" w:author="Kai Pa" w:date="2018-05-20T20:01:00Z">
              <w:r w:rsidRPr="00B90FBE">
                <w:rPr>
                  <w:sz w:val="32"/>
                  <w:szCs w:val="28"/>
                  <w:lang w:val="vi-VN" w:eastAsia="ja-JP"/>
                  <w:rPrChange w:id="7414" w:author="Kai Pa" w:date="2018-05-21T21:31:00Z">
                    <w:rPr>
                      <w:lang w:val="vi-VN" w:eastAsia="ja-JP"/>
                    </w:rPr>
                  </w:rPrChange>
                </w:rPr>
                <w:t>CTGD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5EE32FA" w14:textId="77777777" w:rsidR="00FE0955" w:rsidRPr="00B90FBE" w:rsidRDefault="00FE0955">
            <w:pPr>
              <w:rPr>
                <w:ins w:id="7415" w:author="Kai Pa" w:date="2018-05-20T20:01:00Z"/>
                <w:sz w:val="32"/>
                <w:szCs w:val="28"/>
                <w:lang w:val="vi-VN" w:eastAsia="ja-JP"/>
                <w:rPrChange w:id="7416" w:author="Kai Pa" w:date="2018-05-21T21:31:00Z">
                  <w:rPr>
                    <w:ins w:id="7417" w:author="Kai Pa" w:date="2018-05-20T20:01:00Z"/>
                    <w:rFonts w:asciiTheme="minorHAnsi" w:hAnsiTheme="minorHAnsi"/>
                    <w:sz w:val="22"/>
                    <w:szCs w:val="22"/>
                    <w:lang w:val="vi-VN" w:eastAsia="ja-JP"/>
                  </w:rPr>
                </w:rPrChange>
              </w:rPr>
              <w:pPrChange w:id="7418" w:author="Kai Pa" w:date="2018-05-21T20:59:00Z">
                <w:pPr>
                  <w:pStyle w:val="Table"/>
                  <w:spacing w:line="256" w:lineRule="auto"/>
                </w:pPr>
              </w:pPrChange>
            </w:pPr>
            <w:ins w:id="7419" w:author="Kai Pa" w:date="2018-05-20T20:01:00Z">
              <w:r w:rsidRPr="00B90FBE">
                <w:rPr>
                  <w:sz w:val="32"/>
                  <w:szCs w:val="28"/>
                  <w:lang w:val="vi-VN" w:eastAsia="ja-JP"/>
                  <w:rPrChange w:id="7420"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E2673FE" w14:textId="77777777" w:rsidR="00FE0955" w:rsidRPr="00B90FBE" w:rsidRDefault="00FE0955">
            <w:pPr>
              <w:rPr>
                <w:ins w:id="7421" w:author="Kai Pa" w:date="2018-05-20T20:01:00Z"/>
                <w:sz w:val="32"/>
                <w:szCs w:val="28"/>
                <w:lang w:val="vi-VN" w:eastAsia="ja-JP"/>
                <w:rPrChange w:id="7422" w:author="Kai Pa" w:date="2018-05-21T21:31:00Z">
                  <w:rPr>
                    <w:ins w:id="7423" w:author="Kai Pa" w:date="2018-05-20T20:01:00Z"/>
                    <w:rFonts w:asciiTheme="minorHAnsi" w:hAnsiTheme="minorHAnsi"/>
                    <w:sz w:val="22"/>
                    <w:szCs w:val="22"/>
                    <w:lang w:val="vi-VN" w:eastAsia="ja-JP"/>
                  </w:rPr>
                </w:rPrChange>
              </w:rPr>
              <w:pPrChange w:id="7424" w:author="Kai Pa" w:date="2018-05-21T20:59:00Z">
                <w:pPr>
                  <w:pStyle w:val="Table"/>
                  <w:spacing w:line="256" w:lineRule="auto"/>
                </w:pPr>
              </w:pPrChange>
            </w:pPr>
            <w:ins w:id="7425" w:author="Kai Pa" w:date="2018-05-20T20:01:00Z">
              <w:r w:rsidRPr="00B90FBE">
                <w:rPr>
                  <w:sz w:val="32"/>
                  <w:szCs w:val="28"/>
                  <w:lang w:val="vi-VN" w:eastAsia="ja-JP"/>
                  <w:rPrChange w:id="7426" w:author="Kai Pa" w:date="2018-05-21T21:31:00Z">
                    <w:rPr>
                      <w:lang w:val="vi-VN" w:eastAsia="ja-JP"/>
                    </w:rPr>
                  </w:rPrChange>
                </w:rPr>
                <w:t>Chi tiết giao dịch</w:t>
              </w:r>
            </w:ins>
          </w:p>
        </w:tc>
      </w:tr>
    </w:tbl>
    <w:p w14:paraId="0535D04D" w14:textId="77777777" w:rsidR="00FE0955" w:rsidRPr="00B90FBE" w:rsidRDefault="00FE0955">
      <w:pPr>
        <w:rPr>
          <w:ins w:id="7427" w:author="Kai Pa" w:date="2018-05-20T20:01:00Z"/>
          <w:rFonts w:eastAsia="Times New Roman" w:cs="Arial"/>
          <w:sz w:val="32"/>
          <w:szCs w:val="28"/>
          <w:rPrChange w:id="7428" w:author="Kai Pa" w:date="2018-05-21T21:31:00Z">
            <w:rPr>
              <w:ins w:id="7429" w:author="Kai Pa" w:date="2018-05-20T20:01:00Z"/>
              <w:rFonts w:asciiTheme="minorHAnsi" w:eastAsia="Times New Roman" w:hAnsiTheme="minorHAnsi" w:cs="Arial"/>
              <w:sz w:val="22"/>
              <w:szCs w:val="22"/>
            </w:rPr>
          </w:rPrChange>
        </w:rPr>
        <w:pPrChange w:id="7430" w:author="Kai Pa" w:date="2018-05-21T20:59:00Z">
          <w:pPr>
            <w:pStyle w:val="Heading3"/>
            <w:numPr>
              <w:numId w:val="4"/>
            </w:numPr>
            <w:tabs>
              <w:tab w:val="left" w:pos="720"/>
            </w:tabs>
            <w:ind w:left="720" w:hanging="360"/>
          </w:pPr>
        </w:pPrChange>
      </w:pPr>
      <w:bookmarkStart w:id="7431" w:name="_Toc264146346"/>
      <w:ins w:id="7432" w:author="Kai Pa" w:date="2018-05-20T20:01:00Z">
        <w:r w:rsidRPr="00B90FBE">
          <w:rPr>
            <w:sz w:val="32"/>
            <w:szCs w:val="28"/>
            <w:rPrChange w:id="7433" w:author="Kai Pa" w:date="2018-05-21T21:31:00Z">
              <w:rPr/>
            </w:rPrChange>
          </w:rPr>
          <w:lastRenderedPageBreak/>
          <w:t>Bảng ACCOUNT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7C8C19E4" w14:textId="77777777" w:rsidTr="00576C82">
        <w:trPr>
          <w:ins w:id="7434"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C84C6DA" w14:textId="77777777" w:rsidR="00FE0955" w:rsidRPr="00B90FBE" w:rsidRDefault="00FE0955">
            <w:pPr>
              <w:rPr>
                <w:ins w:id="7435" w:author="Kai Pa" w:date="2018-05-20T20:01:00Z"/>
                <w:sz w:val="32"/>
                <w:szCs w:val="28"/>
                <w:lang w:val="vi-VN" w:eastAsia="ja-JP"/>
                <w:rPrChange w:id="7436" w:author="Kai Pa" w:date="2018-05-21T21:31:00Z">
                  <w:rPr>
                    <w:ins w:id="7437" w:author="Kai Pa" w:date="2018-05-20T20:01:00Z"/>
                    <w:rFonts w:asciiTheme="minorHAnsi" w:hAnsiTheme="minorHAnsi"/>
                    <w:sz w:val="22"/>
                    <w:szCs w:val="22"/>
                    <w:lang w:val="vi-VN" w:eastAsia="ja-JP"/>
                  </w:rPr>
                </w:rPrChange>
              </w:rPr>
              <w:pPrChange w:id="7438" w:author="Kai Pa" w:date="2018-05-21T20:59:00Z">
                <w:pPr>
                  <w:pStyle w:val="HeaderTable"/>
                  <w:framePr w:hSpace="180" w:wrap="around" w:vAnchor="text" w:hAnchor="margin" w:xAlign="right" w:y="32"/>
                  <w:spacing w:line="256" w:lineRule="auto"/>
                </w:pPr>
              </w:pPrChange>
            </w:pPr>
            <w:ins w:id="7439" w:author="Kai Pa" w:date="2018-05-20T20:01:00Z">
              <w:r w:rsidRPr="00B90FBE">
                <w:rPr>
                  <w:sz w:val="32"/>
                  <w:szCs w:val="28"/>
                  <w:lang w:val="vi-VN" w:eastAsia="ja-JP"/>
                  <w:rPrChange w:id="7440"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CD91D5" w14:textId="77777777" w:rsidR="00FE0955" w:rsidRPr="00B90FBE" w:rsidRDefault="00FE0955">
            <w:pPr>
              <w:rPr>
                <w:ins w:id="7441" w:author="Kai Pa" w:date="2018-05-20T20:01:00Z"/>
                <w:sz w:val="32"/>
                <w:szCs w:val="28"/>
                <w:lang w:val="vi-VN" w:eastAsia="ja-JP"/>
                <w:rPrChange w:id="7442" w:author="Kai Pa" w:date="2018-05-21T21:31:00Z">
                  <w:rPr>
                    <w:ins w:id="7443" w:author="Kai Pa" w:date="2018-05-20T20:01:00Z"/>
                    <w:rFonts w:asciiTheme="minorHAnsi" w:hAnsiTheme="minorHAnsi"/>
                    <w:sz w:val="22"/>
                    <w:szCs w:val="22"/>
                    <w:lang w:val="vi-VN" w:eastAsia="ja-JP"/>
                  </w:rPr>
                </w:rPrChange>
              </w:rPr>
              <w:pPrChange w:id="7444" w:author="Kai Pa" w:date="2018-05-21T20:59:00Z">
                <w:pPr>
                  <w:pStyle w:val="HeaderTable"/>
                  <w:framePr w:hSpace="180" w:wrap="around" w:vAnchor="text" w:hAnchor="margin" w:xAlign="right" w:y="32"/>
                  <w:spacing w:line="256" w:lineRule="auto"/>
                </w:pPr>
              </w:pPrChange>
            </w:pPr>
            <w:ins w:id="7445" w:author="Kai Pa" w:date="2018-05-20T20:01:00Z">
              <w:r w:rsidRPr="00B90FBE">
                <w:rPr>
                  <w:sz w:val="32"/>
                  <w:szCs w:val="28"/>
                  <w:lang w:val="vi-VN" w:eastAsia="ja-JP"/>
                  <w:rPrChange w:id="7446"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5605CF0" w14:textId="77777777" w:rsidR="00FE0955" w:rsidRPr="00B90FBE" w:rsidRDefault="00FE0955">
            <w:pPr>
              <w:rPr>
                <w:ins w:id="7447" w:author="Kai Pa" w:date="2018-05-20T20:01:00Z"/>
                <w:sz w:val="32"/>
                <w:szCs w:val="28"/>
                <w:lang w:val="vi-VN" w:eastAsia="ja-JP"/>
                <w:rPrChange w:id="7448" w:author="Kai Pa" w:date="2018-05-21T21:31:00Z">
                  <w:rPr>
                    <w:ins w:id="7449" w:author="Kai Pa" w:date="2018-05-20T20:01:00Z"/>
                    <w:rFonts w:asciiTheme="minorHAnsi" w:hAnsiTheme="minorHAnsi"/>
                    <w:sz w:val="22"/>
                    <w:szCs w:val="22"/>
                    <w:lang w:val="vi-VN" w:eastAsia="ja-JP"/>
                  </w:rPr>
                </w:rPrChange>
              </w:rPr>
              <w:pPrChange w:id="7450" w:author="Kai Pa" w:date="2018-05-21T20:59:00Z">
                <w:pPr>
                  <w:pStyle w:val="HeaderTable"/>
                  <w:framePr w:hSpace="180" w:wrap="around" w:vAnchor="text" w:hAnchor="margin" w:xAlign="right" w:y="32"/>
                  <w:spacing w:line="256" w:lineRule="auto"/>
                </w:pPr>
              </w:pPrChange>
            </w:pPr>
            <w:ins w:id="7451" w:author="Kai Pa" w:date="2018-05-20T20:01:00Z">
              <w:r w:rsidRPr="00B90FBE">
                <w:rPr>
                  <w:sz w:val="32"/>
                  <w:szCs w:val="28"/>
                  <w:lang w:val="vi-VN" w:eastAsia="ja-JP"/>
                  <w:rPrChange w:id="7452"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DA44BF" w14:textId="77777777" w:rsidR="00FE0955" w:rsidRPr="00B90FBE" w:rsidRDefault="00FE0955">
            <w:pPr>
              <w:rPr>
                <w:ins w:id="7453" w:author="Kai Pa" w:date="2018-05-20T20:01:00Z"/>
                <w:sz w:val="32"/>
                <w:szCs w:val="28"/>
                <w:lang w:val="vi-VN" w:eastAsia="ja-JP"/>
                <w:rPrChange w:id="7454" w:author="Kai Pa" w:date="2018-05-21T21:31:00Z">
                  <w:rPr>
                    <w:ins w:id="7455" w:author="Kai Pa" w:date="2018-05-20T20:01:00Z"/>
                    <w:rFonts w:asciiTheme="minorHAnsi" w:hAnsiTheme="minorHAnsi"/>
                    <w:sz w:val="22"/>
                    <w:szCs w:val="22"/>
                    <w:lang w:val="vi-VN" w:eastAsia="ja-JP"/>
                  </w:rPr>
                </w:rPrChange>
              </w:rPr>
              <w:pPrChange w:id="7456" w:author="Kai Pa" w:date="2018-05-21T20:59:00Z">
                <w:pPr>
                  <w:pStyle w:val="HeaderTable"/>
                  <w:framePr w:hSpace="180" w:wrap="around" w:vAnchor="text" w:hAnchor="margin" w:xAlign="right" w:y="32"/>
                  <w:spacing w:line="256" w:lineRule="auto"/>
                </w:pPr>
              </w:pPrChange>
            </w:pPr>
            <w:ins w:id="7457" w:author="Kai Pa" w:date="2018-05-20T20:01:00Z">
              <w:r w:rsidRPr="00B90FBE">
                <w:rPr>
                  <w:sz w:val="32"/>
                  <w:szCs w:val="28"/>
                  <w:lang w:val="vi-VN" w:eastAsia="ja-JP"/>
                  <w:rPrChange w:id="7458" w:author="Kai Pa" w:date="2018-05-21T21:31:00Z">
                    <w:rPr>
                      <w:b w:val="0"/>
                      <w:lang w:val="vi-VN" w:eastAsia="ja-JP"/>
                    </w:rPr>
                  </w:rPrChange>
                </w:rPr>
                <w:t>Diễn giải</w:t>
              </w:r>
            </w:ins>
          </w:p>
        </w:tc>
      </w:tr>
      <w:tr w:rsidR="00FE0955" w:rsidRPr="00B90FBE" w14:paraId="1CB4FDEA" w14:textId="77777777" w:rsidTr="00576C82">
        <w:trPr>
          <w:ins w:id="745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5CA3D1C" w14:textId="77777777" w:rsidR="00FE0955" w:rsidRPr="00B90FBE" w:rsidRDefault="00FE0955">
            <w:pPr>
              <w:rPr>
                <w:ins w:id="7460" w:author="Kai Pa" w:date="2018-05-20T20:01:00Z"/>
                <w:sz w:val="32"/>
                <w:szCs w:val="28"/>
                <w:lang w:val="vi-VN" w:eastAsia="ja-JP"/>
                <w:rPrChange w:id="7461" w:author="Kai Pa" w:date="2018-05-21T21:31:00Z">
                  <w:rPr>
                    <w:ins w:id="7462" w:author="Kai Pa" w:date="2018-05-20T20:01:00Z"/>
                    <w:rFonts w:asciiTheme="minorHAnsi" w:hAnsiTheme="minorHAnsi"/>
                    <w:sz w:val="22"/>
                    <w:szCs w:val="22"/>
                    <w:lang w:val="vi-VN" w:eastAsia="ja-JP"/>
                  </w:rPr>
                </w:rPrChange>
              </w:rPr>
              <w:pPrChange w:id="7463" w:author="Kai Pa" w:date="2018-05-21T20:59:00Z">
                <w:pPr>
                  <w:pStyle w:val="Table"/>
                  <w:framePr w:hSpace="180" w:wrap="around" w:vAnchor="text" w:hAnchor="margin" w:xAlign="right" w:y="32"/>
                  <w:spacing w:line="256" w:lineRule="auto"/>
                </w:pPr>
              </w:pPrChange>
            </w:pPr>
            <w:ins w:id="7464" w:author="Kai Pa" w:date="2018-05-20T20:01:00Z">
              <w:r w:rsidRPr="00B90FBE">
                <w:rPr>
                  <w:sz w:val="32"/>
                  <w:szCs w:val="28"/>
                  <w:lang w:val="vi-VN" w:eastAsia="ja-JP"/>
                  <w:rPrChange w:id="7465"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A97299F" w14:textId="77777777" w:rsidR="00FE0955" w:rsidRPr="00B90FBE" w:rsidRDefault="00FE0955">
            <w:pPr>
              <w:rPr>
                <w:ins w:id="7466" w:author="Kai Pa" w:date="2018-05-20T20:01:00Z"/>
                <w:b/>
                <w:sz w:val="32"/>
                <w:szCs w:val="28"/>
                <w:u w:val="single"/>
                <w:lang w:val="vi-VN" w:eastAsia="ja-JP"/>
                <w:rPrChange w:id="7467" w:author="Kai Pa" w:date="2018-05-21T21:31:00Z">
                  <w:rPr>
                    <w:ins w:id="7468" w:author="Kai Pa" w:date="2018-05-20T20:01:00Z"/>
                    <w:rFonts w:asciiTheme="minorHAnsi" w:hAnsiTheme="minorHAnsi"/>
                    <w:b/>
                    <w:sz w:val="22"/>
                    <w:szCs w:val="22"/>
                    <w:u w:val="single"/>
                    <w:lang w:val="vi-VN" w:eastAsia="ja-JP"/>
                  </w:rPr>
                </w:rPrChange>
              </w:rPr>
              <w:pPrChange w:id="7469" w:author="Kai Pa" w:date="2018-05-21T20:59:00Z">
                <w:pPr>
                  <w:pStyle w:val="LeftTable"/>
                  <w:framePr w:hSpace="180" w:wrap="around" w:vAnchor="text" w:hAnchor="margin" w:xAlign="right" w:y="32"/>
                  <w:spacing w:line="256" w:lineRule="auto"/>
                </w:pPr>
              </w:pPrChange>
            </w:pPr>
            <w:ins w:id="7470" w:author="Kai Pa" w:date="2018-05-20T20:01:00Z">
              <w:r w:rsidRPr="00B90FBE">
                <w:rPr>
                  <w:b/>
                  <w:sz w:val="32"/>
                  <w:szCs w:val="28"/>
                  <w:u w:val="single"/>
                  <w:lang w:val="vi-VN" w:eastAsia="ja-JP"/>
                  <w:rPrChange w:id="7471" w:author="Kai Pa" w:date="2018-05-21T21:31:00Z">
                    <w:rPr>
                      <w:b/>
                      <w:u w:val="single"/>
                      <w:lang w:val="vi-VN" w:eastAsia="ja-JP"/>
                    </w:rPr>
                  </w:rPrChange>
                </w:rPr>
                <w:t>MATK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424996B" w14:textId="77777777" w:rsidR="00FE0955" w:rsidRPr="00B90FBE" w:rsidRDefault="00FE0955">
            <w:pPr>
              <w:rPr>
                <w:ins w:id="7472" w:author="Kai Pa" w:date="2018-05-20T20:01:00Z"/>
                <w:sz w:val="32"/>
                <w:szCs w:val="28"/>
                <w:lang w:val="vi-VN" w:eastAsia="ja-JP"/>
                <w:rPrChange w:id="7473" w:author="Kai Pa" w:date="2018-05-21T21:31:00Z">
                  <w:rPr>
                    <w:ins w:id="7474" w:author="Kai Pa" w:date="2018-05-20T20:01:00Z"/>
                    <w:rFonts w:asciiTheme="minorHAnsi" w:hAnsiTheme="minorHAnsi"/>
                    <w:sz w:val="22"/>
                    <w:szCs w:val="22"/>
                    <w:lang w:val="vi-VN" w:eastAsia="ja-JP"/>
                  </w:rPr>
                </w:rPrChange>
              </w:rPr>
              <w:pPrChange w:id="7475" w:author="Kai Pa" w:date="2018-05-21T20:59:00Z">
                <w:pPr>
                  <w:pStyle w:val="Table"/>
                  <w:framePr w:hSpace="180" w:wrap="around" w:vAnchor="text" w:hAnchor="margin" w:xAlign="right" w:y="32"/>
                  <w:spacing w:line="256" w:lineRule="auto"/>
                </w:pPr>
              </w:pPrChange>
            </w:pPr>
            <w:ins w:id="7476" w:author="Kai Pa" w:date="2018-05-20T20:01:00Z">
              <w:r w:rsidRPr="00B90FBE">
                <w:rPr>
                  <w:sz w:val="32"/>
                  <w:szCs w:val="28"/>
                  <w:lang w:val="vi-VN" w:eastAsia="ja-JP"/>
                  <w:rPrChange w:id="7477"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3B1E83D9" w14:textId="77777777" w:rsidR="00FE0955" w:rsidRPr="00B90FBE" w:rsidRDefault="00FE0955">
            <w:pPr>
              <w:rPr>
                <w:ins w:id="7478" w:author="Kai Pa" w:date="2018-05-20T20:01:00Z"/>
                <w:sz w:val="32"/>
                <w:szCs w:val="28"/>
                <w:lang w:val="vi-VN" w:eastAsia="ja-JP"/>
                <w:rPrChange w:id="7479" w:author="Kai Pa" w:date="2018-05-21T21:31:00Z">
                  <w:rPr>
                    <w:ins w:id="7480" w:author="Kai Pa" w:date="2018-05-20T20:01:00Z"/>
                    <w:rFonts w:asciiTheme="minorHAnsi" w:hAnsiTheme="minorHAnsi"/>
                    <w:sz w:val="22"/>
                    <w:szCs w:val="22"/>
                    <w:lang w:val="vi-VN" w:eastAsia="ja-JP"/>
                  </w:rPr>
                </w:rPrChange>
              </w:rPr>
              <w:pPrChange w:id="7481" w:author="Kai Pa" w:date="2018-05-21T20:59:00Z">
                <w:pPr>
                  <w:pStyle w:val="Table"/>
                  <w:framePr w:hSpace="180" w:wrap="around" w:vAnchor="text" w:hAnchor="margin" w:xAlign="right" w:y="32"/>
                  <w:spacing w:line="256" w:lineRule="auto"/>
                </w:pPr>
              </w:pPrChange>
            </w:pPr>
            <w:ins w:id="7482" w:author="Kai Pa" w:date="2018-05-20T20:01:00Z">
              <w:r w:rsidRPr="00B90FBE">
                <w:rPr>
                  <w:sz w:val="32"/>
                  <w:szCs w:val="28"/>
                  <w:lang w:val="vi-VN" w:eastAsia="ja-JP"/>
                  <w:rPrChange w:id="7483" w:author="Kai Pa" w:date="2018-05-21T21:31:00Z">
                    <w:rPr>
                      <w:lang w:val="vi-VN" w:eastAsia="ja-JP"/>
                    </w:rPr>
                  </w:rPrChange>
                </w:rPr>
                <w:t>Mã tài khoản truy cập hệ thống</w:t>
              </w:r>
            </w:ins>
          </w:p>
        </w:tc>
      </w:tr>
      <w:tr w:rsidR="00FE0955" w:rsidRPr="00B90FBE" w14:paraId="18268BF4" w14:textId="77777777" w:rsidTr="00576C82">
        <w:trPr>
          <w:ins w:id="748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67DCAEE" w14:textId="77777777" w:rsidR="00FE0955" w:rsidRPr="00B90FBE" w:rsidRDefault="00FE0955">
            <w:pPr>
              <w:rPr>
                <w:ins w:id="7485" w:author="Kai Pa" w:date="2018-05-20T20:01:00Z"/>
                <w:sz w:val="32"/>
                <w:szCs w:val="28"/>
                <w:lang w:val="vi-VN" w:eastAsia="ja-JP"/>
                <w:rPrChange w:id="7486" w:author="Kai Pa" w:date="2018-05-21T21:31:00Z">
                  <w:rPr>
                    <w:ins w:id="7487" w:author="Kai Pa" w:date="2018-05-20T20:01:00Z"/>
                    <w:rFonts w:asciiTheme="minorHAnsi" w:hAnsiTheme="minorHAnsi"/>
                    <w:sz w:val="22"/>
                    <w:szCs w:val="22"/>
                    <w:lang w:val="vi-VN" w:eastAsia="ja-JP"/>
                  </w:rPr>
                </w:rPrChange>
              </w:rPr>
              <w:pPrChange w:id="7488" w:author="Kai Pa" w:date="2018-05-21T20:59:00Z">
                <w:pPr>
                  <w:pStyle w:val="Table"/>
                  <w:framePr w:hSpace="180" w:wrap="around" w:vAnchor="text" w:hAnchor="margin" w:xAlign="right" w:y="32"/>
                  <w:spacing w:line="256" w:lineRule="auto"/>
                </w:pPr>
              </w:pPrChange>
            </w:pPr>
            <w:ins w:id="7489" w:author="Kai Pa" w:date="2018-05-20T20:01:00Z">
              <w:r w:rsidRPr="00B90FBE">
                <w:rPr>
                  <w:sz w:val="32"/>
                  <w:szCs w:val="28"/>
                  <w:lang w:val="vi-VN" w:eastAsia="ja-JP"/>
                  <w:rPrChange w:id="7490"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2DEECE6" w14:textId="77777777" w:rsidR="00FE0955" w:rsidRPr="00B90FBE" w:rsidRDefault="00FE0955">
            <w:pPr>
              <w:rPr>
                <w:ins w:id="7491" w:author="Kai Pa" w:date="2018-05-20T20:01:00Z"/>
                <w:sz w:val="32"/>
                <w:szCs w:val="28"/>
                <w:lang w:val="vi-VN" w:eastAsia="ja-JP"/>
                <w:rPrChange w:id="7492" w:author="Kai Pa" w:date="2018-05-21T21:31:00Z">
                  <w:rPr>
                    <w:ins w:id="7493" w:author="Kai Pa" w:date="2018-05-20T20:01:00Z"/>
                    <w:rFonts w:asciiTheme="minorHAnsi" w:hAnsiTheme="minorHAnsi"/>
                    <w:sz w:val="22"/>
                    <w:szCs w:val="22"/>
                    <w:lang w:val="vi-VN" w:eastAsia="ja-JP"/>
                  </w:rPr>
                </w:rPrChange>
              </w:rPr>
              <w:pPrChange w:id="7494" w:author="Kai Pa" w:date="2018-05-21T20:59:00Z">
                <w:pPr>
                  <w:pStyle w:val="LeftTable"/>
                  <w:framePr w:hSpace="180" w:wrap="around" w:vAnchor="text" w:hAnchor="margin" w:xAlign="right" w:y="32"/>
                  <w:spacing w:line="256" w:lineRule="auto"/>
                </w:pPr>
              </w:pPrChange>
            </w:pPr>
            <w:ins w:id="7495" w:author="Kai Pa" w:date="2018-05-20T20:01:00Z">
              <w:r w:rsidRPr="00B90FBE">
                <w:rPr>
                  <w:sz w:val="32"/>
                  <w:szCs w:val="28"/>
                  <w:lang w:val="vi-VN" w:eastAsia="ja-JP"/>
                  <w:rPrChange w:id="7496" w:author="Kai Pa" w:date="2018-05-21T21:31:00Z">
                    <w:rPr>
                      <w:lang w:val="vi-VN" w:eastAsia="ja-JP"/>
                    </w:rPr>
                  </w:rPrChange>
                </w:rPr>
                <w:t>TAIKHOAN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32DE44" w14:textId="77777777" w:rsidR="00FE0955" w:rsidRPr="00B90FBE" w:rsidRDefault="00FE0955">
            <w:pPr>
              <w:rPr>
                <w:ins w:id="7497" w:author="Kai Pa" w:date="2018-05-20T20:01:00Z"/>
                <w:sz w:val="32"/>
                <w:szCs w:val="28"/>
                <w:lang w:val="vi-VN" w:eastAsia="ja-JP"/>
                <w:rPrChange w:id="7498" w:author="Kai Pa" w:date="2018-05-21T21:31:00Z">
                  <w:rPr>
                    <w:ins w:id="7499" w:author="Kai Pa" w:date="2018-05-20T20:01:00Z"/>
                    <w:rFonts w:asciiTheme="minorHAnsi" w:hAnsiTheme="minorHAnsi"/>
                    <w:sz w:val="22"/>
                    <w:szCs w:val="22"/>
                    <w:lang w:val="vi-VN" w:eastAsia="ja-JP"/>
                  </w:rPr>
                </w:rPrChange>
              </w:rPr>
              <w:pPrChange w:id="7500" w:author="Kai Pa" w:date="2018-05-21T20:59:00Z">
                <w:pPr>
                  <w:pStyle w:val="Table"/>
                  <w:framePr w:hSpace="180" w:wrap="around" w:vAnchor="text" w:hAnchor="margin" w:xAlign="right" w:y="32"/>
                  <w:spacing w:line="256" w:lineRule="auto"/>
                </w:pPr>
              </w:pPrChange>
            </w:pPr>
            <w:ins w:id="7501" w:author="Kai Pa" w:date="2018-05-20T20:01:00Z">
              <w:r w:rsidRPr="00B90FBE">
                <w:rPr>
                  <w:sz w:val="32"/>
                  <w:szCs w:val="28"/>
                  <w:lang w:val="vi-VN" w:eastAsia="ja-JP"/>
                  <w:rPrChange w:id="7502"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3859EB6" w14:textId="77777777" w:rsidR="00FE0955" w:rsidRPr="00B90FBE" w:rsidRDefault="00FE0955">
            <w:pPr>
              <w:rPr>
                <w:ins w:id="7503" w:author="Kai Pa" w:date="2018-05-20T20:01:00Z"/>
                <w:sz w:val="32"/>
                <w:szCs w:val="28"/>
                <w:lang w:val="vi-VN" w:eastAsia="ja-JP"/>
                <w:rPrChange w:id="7504" w:author="Kai Pa" w:date="2018-05-21T21:31:00Z">
                  <w:rPr>
                    <w:ins w:id="7505" w:author="Kai Pa" w:date="2018-05-20T20:01:00Z"/>
                    <w:rFonts w:asciiTheme="minorHAnsi" w:hAnsiTheme="minorHAnsi"/>
                    <w:sz w:val="22"/>
                    <w:szCs w:val="22"/>
                    <w:lang w:val="vi-VN" w:eastAsia="ja-JP"/>
                  </w:rPr>
                </w:rPrChange>
              </w:rPr>
              <w:pPrChange w:id="7506" w:author="Kai Pa" w:date="2018-05-21T20:59:00Z">
                <w:pPr>
                  <w:pStyle w:val="Table"/>
                  <w:framePr w:hSpace="180" w:wrap="around" w:vAnchor="text" w:hAnchor="margin" w:xAlign="right" w:y="32"/>
                  <w:spacing w:line="256" w:lineRule="auto"/>
                </w:pPr>
              </w:pPrChange>
            </w:pPr>
            <w:ins w:id="7507" w:author="Kai Pa" w:date="2018-05-20T20:01:00Z">
              <w:r w:rsidRPr="00B90FBE">
                <w:rPr>
                  <w:sz w:val="32"/>
                  <w:szCs w:val="28"/>
                  <w:lang w:val="vi-VN" w:eastAsia="ja-JP"/>
                  <w:rPrChange w:id="7508" w:author="Kai Pa" w:date="2018-05-21T21:31:00Z">
                    <w:rPr>
                      <w:lang w:val="vi-VN" w:eastAsia="ja-JP"/>
                    </w:rPr>
                  </w:rPrChange>
                </w:rPr>
                <w:t>Tên tài khoản</w:t>
              </w:r>
            </w:ins>
          </w:p>
        </w:tc>
      </w:tr>
      <w:tr w:rsidR="00FE0955" w:rsidRPr="00B90FBE" w14:paraId="64E0CD56" w14:textId="77777777" w:rsidTr="00576C82">
        <w:trPr>
          <w:ins w:id="750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9D3CF55" w14:textId="77777777" w:rsidR="00FE0955" w:rsidRPr="00B90FBE" w:rsidRDefault="00FE0955">
            <w:pPr>
              <w:rPr>
                <w:ins w:id="7510" w:author="Kai Pa" w:date="2018-05-20T20:01:00Z"/>
                <w:sz w:val="32"/>
                <w:szCs w:val="28"/>
                <w:lang w:val="vi-VN" w:eastAsia="ja-JP"/>
                <w:rPrChange w:id="7511" w:author="Kai Pa" w:date="2018-05-21T21:31:00Z">
                  <w:rPr>
                    <w:ins w:id="7512" w:author="Kai Pa" w:date="2018-05-20T20:01:00Z"/>
                    <w:rFonts w:asciiTheme="minorHAnsi" w:hAnsiTheme="minorHAnsi"/>
                    <w:sz w:val="22"/>
                    <w:szCs w:val="22"/>
                    <w:lang w:val="vi-VN" w:eastAsia="ja-JP"/>
                  </w:rPr>
                </w:rPrChange>
              </w:rPr>
              <w:pPrChange w:id="7513" w:author="Kai Pa" w:date="2018-05-21T20:59:00Z">
                <w:pPr>
                  <w:pStyle w:val="Table"/>
                  <w:framePr w:hSpace="180" w:wrap="around" w:vAnchor="text" w:hAnchor="margin" w:xAlign="right" w:y="32"/>
                  <w:spacing w:line="256" w:lineRule="auto"/>
                </w:pPr>
              </w:pPrChange>
            </w:pPr>
            <w:ins w:id="7514" w:author="Kai Pa" w:date="2018-05-20T20:01:00Z">
              <w:r w:rsidRPr="00B90FBE">
                <w:rPr>
                  <w:sz w:val="32"/>
                  <w:szCs w:val="28"/>
                  <w:lang w:val="vi-VN" w:eastAsia="ja-JP"/>
                  <w:rPrChange w:id="7515"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DC5B27D" w14:textId="77777777" w:rsidR="00FE0955" w:rsidRPr="00B90FBE" w:rsidRDefault="00FE0955">
            <w:pPr>
              <w:rPr>
                <w:ins w:id="7516" w:author="Kai Pa" w:date="2018-05-20T20:01:00Z"/>
                <w:sz w:val="32"/>
                <w:szCs w:val="28"/>
                <w:lang w:val="vi-VN" w:eastAsia="ja-JP"/>
                <w:rPrChange w:id="7517" w:author="Kai Pa" w:date="2018-05-21T21:31:00Z">
                  <w:rPr>
                    <w:ins w:id="7518" w:author="Kai Pa" w:date="2018-05-20T20:01:00Z"/>
                    <w:rFonts w:asciiTheme="minorHAnsi" w:hAnsiTheme="minorHAnsi"/>
                    <w:sz w:val="22"/>
                    <w:szCs w:val="22"/>
                    <w:lang w:val="vi-VN" w:eastAsia="ja-JP"/>
                  </w:rPr>
                </w:rPrChange>
              </w:rPr>
              <w:pPrChange w:id="7519" w:author="Kai Pa" w:date="2018-05-21T20:59:00Z">
                <w:pPr>
                  <w:pStyle w:val="LeftTable"/>
                  <w:framePr w:hSpace="180" w:wrap="around" w:vAnchor="text" w:hAnchor="margin" w:xAlign="right" w:y="32"/>
                  <w:spacing w:line="256" w:lineRule="auto"/>
                </w:pPr>
              </w:pPrChange>
            </w:pPr>
            <w:ins w:id="7520" w:author="Kai Pa" w:date="2018-05-20T20:01:00Z">
              <w:r w:rsidRPr="00B90FBE">
                <w:rPr>
                  <w:sz w:val="32"/>
                  <w:szCs w:val="28"/>
                  <w:lang w:val="vi-VN" w:eastAsia="ja-JP"/>
                  <w:rPrChange w:id="7521" w:author="Kai Pa" w:date="2018-05-21T21:31:00Z">
                    <w:rPr>
                      <w:lang w:val="vi-VN" w:eastAsia="ja-JP"/>
                    </w:rPr>
                  </w:rPrChange>
                </w:rPr>
                <w:t>MATKHAU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545D519B" w14:textId="77777777" w:rsidR="00FE0955" w:rsidRPr="00B90FBE" w:rsidRDefault="00FE0955">
            <w:pPr>
              <w:rPr>
                <w:ins w:id="7522" w:author="Kai Pa" w:date="2018-05-20T20:01:00Z"/>
                <w:sz w:val="32"/>
                <w:szCs w:val="28"/>
                <w:lang w:val="vi-VN" w:eastAsia="ja-JP"/>
                <w:rPrChange w:id="7523" w:author="Kai Pa" w:date="2018-05-21T21:31:00Z">
                  <w:rPr>
                    <w:ins w:id="7524" w:author="Kai Pa" w:date="2018-05-20T20:01:00Z"/>
                    <w:rFonts w:asciiTheme="minorHAnsi" w:hAnsiTheme="minorHAnsi"/>
                    <w:sz w:val="22"/>
                    <w:szCs w:val="22"/>
                    <w:lang w:val="vi-VN" w:eastAsia="ja-JP"/>
                  </w:rPr>
                </w:rPrChange>
              </w:rPr>
              <w:pPrChange w:id="7525" w:author="Kai Pa" w:date="2018-05-21T20:59:00Z">
                <w:pPr>
                  <w:pStyle w:val="Table"/>
                  <w:framePr w:hSpace="180" w:wrap="around" w:vAnchor="text" w:hAnchor="margin" w:xAlign="right" w:y="32"/>
                  <w:spacing w:line="256" w:lineRule="auto"/>
                </w:pPr>
              </w:pPrChange>
            </w:pPr>
            <w:ins w:id="7526" w:author="Kai Pa" w:date="2018-05-20T20:01:00Z">
              <w:r w:rsidRPr="00B90FBE">
                <w:rPr>
                  <w:sz w:val="32"/>
                  <w:szCs w:val="28"/>
                  <w:lang w:val="vi-VN" w:eastAsia="ja-JP"/>
                  <w:rPrChange w:id="7527"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108C3D" w14:textId="77777777" w:rsidR="00FE0955" w:rsidRPr="00B90FBE" w:rsidRDefault="00FE0955">
            <w:pPr>
              <w:rPr>
                <w:ins w:id="7528" w:author="Kai Pa" w:date="2018-05-20T20:01:00Z"/>
                <w:sz w:val="32"/>
                <w:szCs w:val="28"/>
                <w:lang w:val="vi-VN" w:eastAsia="ja-JP"/>
                <w:rPrChange w:id="7529" w:author="Kai Pa" w:date="2018-05-21T21:31:00Z">
                  <w:rPr>
                    <w:ins w:id="7530" w:author="Kai Pa" w:date="2018-05-20T20:01:00Z"/>
                    <w:rFonts w:asciiTheme="minorHAnsi" w:hAnsiTheme="minorHAnsi"/>
                    <w:sz w:val="22"/>
                    <w:szCs w:val="22"/>
                    <w:lang w:val="vi-VN" w:eastAsia="ja-JP"/>
                  </w:rPr>
                </w:rPrChange>
              </w:rPr>
              <w:pPrChange w:id="7531" w:author="Kai Pa" w:date="2018-05-21T20:59:00Z">
                <w:pPr>
                  <w:pStyle w:val="Table"/>
                  <w:framePr w:hSpace="180" w:wrap="around" w:vAnchor="text" w:hAnchor="margin" w:xAlign="right" w:y="32"/>
                  <w:spacing w:line="256" w:lineRule="auto"/>
                </w:pPr>
              </w:pPrChange>
            </w:pPr>
            <w:ins w:id="7532" w:author="Kai Pa" w:date="2018-05-20T20:01:00Z">
              <w:r w:rsidRPr="00B90FBE">
                <w:rPr>
                  <w:sz w:val="32"/>
                  <w:szCs w:val="28"/>
                  <w:lang w:val="vi-VN" w:eastAsia="ja-JP"/>
                  <w:rPrChange w:id="7533" w:author="Kai Pa" w:date="2018-05-21T21:31:00Z">
                    <w:rPr>
                      <w:lang w:val="vi-VN" w:eastAsia="ja-JP"/>
                    </w:rPr>
                  </w:rPrChange>
                </w:rPr>
                <w:t>Mật khẩu</w:t>
              </w:r>
            </w:ins>
          </w:p>
        </w:tc>
      </w:tr>
    </w:tbl>
    <w:p w14:paraId="1F323988" w14:textId="77777777" w:rsidR="00FE0955" w:rsidRPr="00B90FBE" w:rsidRDefault="00FE0955">
      <w:pPr>
        <w:rPr>
          <w:ins w:id="7534" w:author="Kai Pa" w:date="2018-05-20T20:01:00Z"/>
          <w:rFonts w:eastAsia="Times New Roman" w:cs="Arial"/>
          <w:sz w:val="32"/>
          <w:szCs w:val="28"/>
          <w:rPrChange w:id="7535" w:author="Kai Pa" w:date="2018-05-21T21:31:00Z">
            <w:rPr>
              <w:ins w:id="7536" w:author="Kai Pa" w:date="2018-05-20T20:01:00Z"/>
              <w:rFonts w:asciiTheme="minorHAnsi" w:eastAsia="Times New Roman" w:hAnsiTheme="minorHAnsi" w:cs="Arial"/>
              <w:sz w:val="22"/>
              <w:szCs w:val="22"/>
            </w:rPr>
          </w:rPrChange>
        </w:rPr>
        <w:pPrChange w:id="7537" w:author="Kai Pa" w:date="2018-05-21T20:59:00Z">
          <w:pPr>
            <w:pStyle w:val="Heading3"/>
            <w:numPr>
              <w:numId w:val="4"/>
            </w:numPr>
            <w:tabs>
              <w:tab w:val="left" w:pos="720"/>
            </w:tabs>
            <w:ind w:left="720" w:hanging="360"/>
          </w:pPr>
        </w:pPrChange>
      </w:pPr>
    </w:p>
    <w:p w14:paraId="64D5CF5A" w14:textId="77777777" w:rsidR="00FE0955" w:rsidRPr="00B90FBE" w:rsidRDefault="00FE0955">
      <w:pPr>
        <w:rPr>
          <w:ins w:id="7538" w:author="Kai Pa" w:date="2018-05-20T20:01:00Z"/>
          <w:rFonts w:eastAsia="Times New Roman" w:cs="Arial"/>
          <w:sz w:val="32"/>
          <w:szCs w:val="28"/>
          <w:rPrChange w:id="7539" w:author="Kai Pa" w:date="2018-05-21T21:31:00Z">
            <w:rPr>
              <w:ins w:id="7540" w:author="Kai Pa" w:date="2018-05-20T20:01:00Z"/>
              <w:rFonts w:eastAsia="Times New Roman" w:cs="Arial"/>
            </w:rPr>
          </w:rPrChange>
        </w:rPr>
        <w:pPrChange w:id="7541" w:author="Kai Pa" w:date="2018-05-21T20:59:00Z">
          <w:pPr>
            <w:pStyle w:val="ListParagraph"/>
            <w:numPr>
              <w:numId w:val="4"/>
            </w:numPr>
            <w:ind w:hanging="360"/>
          </w:pPr>
        </w:pPrChange>
      </w:pPr>
      <w:ins w:id="7542" w:author="Kai Pa" w:date="2018-05-20T20:01:00Z">
        <w:r w:rsidRPr="00B90FBE">
          <w:rPr>
            <w:sz w:val="32"/>
            <w:szCs w:val="28"/>
            <w:rPrChange w:id="7543" w:author="Kai Pa" w:date="2018-05-21T21:31:00Z">
              <w:rPr/>
            </w:rPrChange>
          </w:rPr>
          <w:br w:type="page"/>
        </w:r>
      </w:ins>
    </w:p>
    <w:p w14:paraId="79808B54" w14:textId="77777777" w:rsidR="00FE0955" w:rsidRPr="00B90FBE" w:rsidRDefault="00FE0955">
      <w:pPr>
        <w:rPr>
          <w:ins w:id="7544" w:author="Kai Pa" w:date="2018-05-20T20:01:00Z"/>
          <w:rFonts w:eastAsia="Times New Roman" w:cs="Arial"/>
          <w:sz w:val="32"/>
          <w:szCs w:val="28"/>
          <w:rPrChange w:id="7545" w:author="Kai Pa" w:date="2018-05-21T21:31:00Z">
            <w:rPr>
              <w:ins w:id="7546" w:author="Kai Pa" w:date="2018-05-20T20:01:00Z"/>
              <w:rFonts w:asciiTheme="minorHAnsi" w:eastAsia="Times New Roman" w:hAnsiTheme="minorHAnsi" w:cs="Arial"/>
              <w:sz w:val="22"/>
              <w:szCs w:val="22"/>
            </w:rPr>
          </w:rPrChange>
        </w:rPr>
        <w:pPrChange w:id="7547" w:author="Kai Pa" w:date="2018-05-21T20:59:00Z">
          <w:pPr>
            <w:pStyle w:val="Heading3"/>
            <w:numPr>
              <w:numId w:val="4"/>
            </w:numPr>
            <w:tabs>
              <w:tab w:val="left" w:pos="720"/>
            </w:tabs>
            <w:ind w:left="720" w:hanging="360"/>
          </w:pPr>
        </w:pPrChange>
      </w:pPr>
      <w:ins w:id="7548" w:author="Kai Pa" w:date="2018-05-20T20:01:00Z">
        <w:r w:rsidRPr="00B90FBE">
          <w:rPr>
            <w:sz w:val="32"/>
            <w:szCs w:val="28"/>
            <w:rPrChange w:id="7549" w:author="Kai Pa" w:date="2018-05-21T21:31:00Z">
              <w:rPr/>
            </w:rPrChange>
          </w:rPr>
          <w:lastRenderedPageBreak/>
          <w:t>Bảng CAPNHAT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52A8CAFF" w14:textId="77777777" w:rsidTr="00576C82">
        <w:trPr>
          <w:ins w:id="7550"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E1B56" w14:textId="77777777" w:rsidR="00FE0955" w:rsidRPr="00B90FBE" w:rsidRDefault="00FE0955">
            <w:pPr>
              <w:rPr>
                <w:ins w:id="7551" w:author="Kai Pa" w:date="2018-05-20T20:01:00Z"/>
                <w:sz w:val="32"/>
                <w:szCs w:val="28"/>
                <w:lang w:val="vi-VN" w:eastAsia="ja-JP"/>
                <w:rPrChange w:id="7552" w:author="Kai Pa" w:date="2018-05-21T21:31:00Z">
                  <w:rPr>
                    <w:ins w:id="7553" w:author="Kai Pa" w:date="2018-05-20T20:01:00Z"/>
                    <w:rFonts w:asciiTheme="minorHAnsi" w:hAnsiTheme="minorHAnsi"/>
                    <w:sz w:val="22"/>
                    <w:szCs w:val="22"/>
                    <w:lang w:val="vi-VN" w:eastAsia="ja-JP"/>
                  </w:rPr>
                </w:rPrChange>
              </w:rPr>
              <w:pPrChange w:id="7554" w:author="Kai Pa" w:date="2018-05-21T20:59:00Z">
                <w:pPr>
                  <w:pStyle w:val="HeaderTable"/>
                  <w:framePr w:hSpace="180" w:wrap="around" w:vAnchor="text" w:hAnchor="margin" w:xAlign="right" w:y="32"/>
                  <w:spacing w:line="256" w:lineRule="auto"/>
                </w:pPr>
              </w:pPrChange>
            </w:pPr>
            <w:ins w:id="7555" w:author="Kai Pa" w:date="2018-05-20T20:01:00Z">
              <w:r w:rsidRPr="00B90FBE">
                <w:rPr>
                  <w:sz w:val="32"/>
                  <w:szCs w:val="28"/>
                  <w:lang w:val="vi-VN" w:eastAsia="ja-JP"/>
                  <w:rPrChange w:id="7556"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21B9BF7" w14:textId="77777777" w:rsidR="00FE0955" w:rsidRPr="00B90FBE" w:rsidRDefault="00FE0955">
            <w:pPr>
              <w:rPr>
                <w:ins w:id="7557" w:author="Kai Pa" w:date="2018-05-20T20:01:00Z"/>
                <w:sz w:val="32"/>
                <w:szCs w:val="28"/>
                <w:lang w:val="vi-VN" w:eastAsia="ja-JP"/>
                <w:rPrChange w:id="7558" w:author="Kai Pa" w:date="2018-05-21T21:31:00Z">
                  <w:rPr>
                    <w:ins w:id="7559" w:author="Kai Pa" w:date="2018-05-20T20:01:00Z"/>
                    <w:rFonts w:asciiTheme="minorHAnsi" w:hAnsiTheme="minorHAnsi"/>
                    <w:sz w:val="22"/>
                    <w:szCs w:val="22"/>
                    <w:lang w:val="vi-VN" w:eastAsia="ja-JP"/>
                  </w:rPr>
                </w:rPrChange>
              </w:rPr>
              <w:pPrChange w:id="7560" w:author="Kai Pa" w:date="2018-05-21T20:59:00Z">
                <w:pPr>
                  <w:pStyle w:val="HeaderTable"/>
                  <w:framePr w:hSpace="180" w:wrap="around" w:vAnchor="text" w:hAnchor="margin" w:xAlign="right" w:y="32"/>
                  <w:spacing w:line="256" w:lineRule="auto"/>
                </w:pPr>
              </w:pPrChange>
            </w:pPr>
            <w:ins w:id="7561" w:author="Kai Pa" w:date="2018-05-20T20:01:00Z">
              <w:r w:rsidRPr="00B90FBE">
                <w:rPr>
                  <w:sz w:val="32"/>
                  <w:szCs w:val="28"/>
                  <w:lang w:val="vi-VN" w:eastAsia="ja-JP"/>
                  <w:rPrChange w:id="7562"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83B37E2" w14:textId="77777777" w:rsidR="00FE0955" w:rsidRPr="00B90FBE" w:rsidRDefault="00FE0955">
            <w:pPr>
              <w:rPr>
                <w:ins w:id="7563" w:author="Kai Pa" w:date="2018-05-20T20:01:00Z"/>
                <w:sz w:val="32"/>
                <w:szCs w:val="28"/>
                <w:lang w:val="vi-VN" w:eastAsia="ja-JP"/>
                <w:rPrChange w:id="7564" w:author="Kai Pa" w:date="2018-05-21T21:31:00Z">
                  <w:rPr>
                    <w:ins w:id="7565" w:author="Kai Pa" w:date="2018-05-20T20:01:00Z"/>
                    <w:rFonts w:asciiTheme="minorHAnsi" w:hAnsiTheme="minorHAnsi"/>
                    <w:sz w:val="22"/>
                    <w:szCs w:val="22"/>
                    <w:lang w:val="vi-VN" w:eastAsia="ja-JP"/>
                  </w:rPr>
                </w:rPrChange>
              </w:rPr>
              <w:pPrChange w:id="7566" w:author="Kai Pa" w:date="2018-05-21T20:59:00Z">
                <w:pPr>
                  <w:pStyle w:val="HeaderTable"/>
                  <w:framePr w:hSpace="180" w:wrap="around" w:vAnchor="text" w:hAnchor="margin" w:xAlign="right" w:y="32"/>
                  <w:spacing w:line="256" w:lineRule="auto"/>
                </w:pPr>
              </w:pPrChange>
            </w:pPr>
            <w:ins w:id="7567" w:author="Kai Pa" w:date="2018-05-20T20:01:00Z">
              <w:r w:rsidRPr="00B90FBE">
                <w:rPr>
                  <w:sz w:val="32"/>
                  <w:szCs w:val="28"/>
                  <w:lang w:val="vi-VN" w:eastAsia="ja-JP"/>
                  <w:rPrChange w:id="7568"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DBBB2F" w14:textId="77777777" w:rsidR="00FE0955" w:rsidRPr="00B90FBE" w:rsidRDefault="00FE0955">
            <w:pPr>
              <w:rPr>
                <w:ins w:id="7569" w:author="Kai Pa" w:date="2018-05-20T20:01:00Z"/>
                <w:sz w:val="32"/>
                <w:szCs w:val="28"/>
                <w:lang w:val="vi-VN" w:eastAsia="ja-JP"/>
                <w:rPrChange w:id="7570" w:author="Kai Pa" w:date="2018-05-21T21:31:00Z">
                  <w:rPr>
                    <w:ins w:id="7571" w:author="Kai Pa" w:date="2018-05-20T20:01:00Z"/>
                    <w:rFonts w:asciiTheme="minorHAnsi" w:hAnsiTheme="minorHAnsi"/>
                    <w:sz w:val="22"/>
                    <w:szCs w:val="22"/>
                    <w:lang w:val="vi-VN" w:eastAsia="ja-JP"/>
                  </w:rPr>
                </w:rPrChange>
              </w:rPr>
              <w:pPrChange w:id="7572" w:author="Kai Pa" w:date="2018-05-21T20:59:00Z">
                <w:pPr>
                  <w:pStyle w:val="HeaderTable"/>
                  <w:framePr w:hSpace="180" w:wrap="around" w:vAnchor="text" w:hAnchor="margin" w:xAlign="right" w:y="32"/>
                  <w:spacing w:line="256" w:lineRule="auto"/>
                </w:pPr>
              </w:pPrChange>
            </w:pPr>
            <w:ins w:id="7573" w:author="Kai Pa" w:date="2018-05-20T20:01:00Z">
              <w:r w:rsidRPr="00B90FBE">
                <w:rPr>
                  <w:sz w:val="32"/>
                  <w:szCs w:val="28"/>
                  <w:lang w:val="vi-VN" w:eastAsia="ja-JP"/>
                  <w:rPrChange w:id="7574" w:author="Kai Pa" w:date="2018-05-21T21:31:00Z">
                    <w:rPr>
                      <w:b w:val="0"/>
                      <w:lang w:val="vi-VN" w:eastAsia="ja-JP"/>
                    </w:rPr>
                  </w:rPrChange>
                </w:rPr>
                <w:t>Diễn giải</w:t>
              </w:r>
            </w:ins>
          </w:p>
        </w:tc>
      </w:tr>
      <w:tr w:rsidR="00FE0955" w:rsidRPr="00B90FBE" w14:paraId="2ACAE2C6" w14:textId="77777777" w:rsidTr="00576C82">
        <w:trPr>
          <w:ins w:id="757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0807912" w14:textId="77777777" w:rsidR="00FE0955" w:rsidRPr="00B90FBE" w:rsidRDefault="00FE0955">
            <w:pPr>
              <w:rPr>
                <w:ins w:id="7576" w:author="Kai Pa" w:date="2018-05-20T20:01:00Z"/>
                <w:sz w:val="32"/>
                <w:szCs w:val="28"/>
                <w:lang w:val="vi-VN" w:eastAsia="ja-JP"/>
                <w:rPrChange w:id="7577" w:author="Kai Pa" w:date="2018-05-21T21:31:00Z">
                  <w:rPr>
                    <w:ins w:id="7578" w:author="Kai Pa" w:date="2018-05-20T20:01:00Z"/>
                    <w:rFonts w:asciiTheme="minorHAnsi" w:hAnsiTheme="minorHAnsi"/>
                    <w:sz w:val="22"/>
                    <w:szCs w:val="22"/>
                    <w:lang w:val="vi-VN" w:eastAsia="ja-JP"/>
                  </w:rPr>
                </w:rPrChange>
              </w:rPr>
              <w:pPrChange w:id="7579" w:author="Kai Pa" w:date="2018-05-21T20:59:00Z">
                <w:pPr>
                  <w:pStyle w:val="Table"/>
                  <w:framePr w:hSpace="180" w:wrap="around" w:vAnchor="text" w:hAnchor="margin" w:xAlign="right" w:y="32"/>
                  <w:spacing w:line="256" w:lineRule="auto"/>
                </w:pPr>
              </w:pPrChange>
            </w:pPr>
            <w:ins w:id="7580" w:author="Kai Pa" w:date="2018-05-20T20:01:00Z">
              <w:r w:rsidRPr="00B90FBE">
                <w:rPr>
                  <w:sz w:val="32"/>
                  <w:szCs w:val="28"/>
                  <w:lang w:val="vi-VN" w:eastAsia="ja-JP"/>
                  <w:rPrChange w:id="7581"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B1789C" w14:textId="77777777" w:rsidR="00FE0955" w:rsidRPr="00B90FBE" w:rsidRDefault="00FE0955">
            <w:pPr>
              <w:rPr>
                <w:ins w:id="7582" w:author="Kai Pa" w:date="2018-05-20T20:01:00Z"/>
                <w:b/>
                <w:sz w:val="32"/>
                <w:szCs w:val="28"/>
                <w:u w:val="single"/>
                <w:lang w:val="vi-VN" w:eastAsia="ja-JP"/>
                <w:rPrChange w:id="7583" w:author="Kai Pa" w:date="2018-05-21T21:31:00Z">
                  <w:rPr>
                    <w:ins w:id="7584" w:author="Kai Pa" w:date="2018-05-20T20:01:00Z"/>
                    <w:rFonts w:asciiTheme="minorHAnsi" w:hAnsiTheme="minorHAnsi"/>
                    <w:b/>
                    <w:sz w:val="22"/>
                    <w:szCs w:val="22"/>
                    <w:u w:val="single"/>
                    <w:lang w:val="vi-VN" w:eastAsia="ja-JP"/>
                  </w:rPr>
                </w:rPrChange>
              </w:rPr>
              <w:pPrChange w:id="7585" w:author="Kai Pa" w:date="2018-05-21T20:59:00Z">
                <w:pPr>
                  <w:pStyle w:val="LeftTable"/>
                  <w:framePr w:hSpace="180" w:wrap="around" w:vAnchor="text" w:hAnchor="margin" w:xAlign="right" w:y="32"/>
                  <w:spacing w:line="256" w:lineRule="auto"/>
                </w:pPr>
              </w:pPrChange>
            </w:pPr>
            <w:ins w:id="7586" w:author="Kai Pa" w:date="2018-05-20T20:01:00Z">
              <w:r w:rsidRPr="00B90FBE">
                <w:rPr>
                  <w:b/>
                  <w:sz w:val="32"/>
                  <w:szCs w:val="28"/>
                  <w:u w:val="single"/>
                  <w:lang w:val="vi-VN" w:eastAsia="ja-JP"/>
                  <w:rPrChange w:id="7587" w:author="Kai Pa" w:date="2018-05-21T21:31:00Z">
                    <w:rPr>
                      <w:b/>
                      <w:u w:val="single"/>
                      <w:lang w:val="vi-VN" w:eastAsia="ja-JP"/>
                    </w:rPr>
                  </w:rPrChange>
                </w:rPr>
                <w:t>MACN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26CE70A" w14:textId="77777777" w:rsidR="00FE0955" w:rsidRPr="00B90FBE" w:rsidRDefault="00FE0955">
            <w:pPr>
              <w:rPr>
                <w:ins w:id="7588" w:author="Kai Pa" w:date="2018-05-20T20:01:00Z"/>
                <w:sz w:val="32"/>
                <w:szCs w:val="28"/>
                <w:lang w:val="vi-VN" w:eastAsia="ja-JP"/>
                <w:rPrChange w:id="7589" w:author="Kai Pa" w:date="2018-05-21T21:31:00Z">
                  <w:rPr>
                    <w:ins w:id="7590" w:author="Kai Pa" w:date="2018-05-20T20:01:00Z"/>
                    <w:rFonts w:asciiTheme="minorHAnsi" w:hAnsiTheme="minorHAnsi"/>
                    <w:sz w:val="22"/>
                    <w:szCs w:val="22"/>
                    <w:lang w:val="vi-VN" w:eastAsia="ja-JP"/>
                  </w:rPr>
                </w:rPrChange>
              </w:rPr>
              <w:pPrChange w:id="7591" w:author="Kai Pa" w:date="2018-05-21T20:59:00Z">
                <w:pPr>
                  <w:pStyle w:val="Table"/>
                  <w:framePr w:hSpace="180" w:wrap="around" w:vAnchor="text" w:hAnchor="margin" w:xAlign="right" w:y="32"/>
                  <w:spacing w:line="256" w:lineRule="auto"/>
                </w:pPr>
              </w:pPrChange>
            </w:pPr>
            <w:ins w:id="7592" w:author="Kai Pa" w:date="2018-05-20T20:01:00Z">
              <w:r w:rsidRPr="00B90FBE">
                <w:rPr>
                  <w:sz w:val="32"/>
                  <w:szCs w:val="28"/>
                  <w:lang w:val="vi-VN" w:eastAsia="ja-JP"/>
                  <w:rPrChange w:id="7593"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56E859D3" w14:textId="77777777" w:rsidR="00FE0955" w:rsidRPr="00B90FBE" w:rsidRDefault="00FE0955">
            <w:pPr>
              <w:rPr>
                <w:ins w:id="7594" w:author="Kai Pa" w:date="2018-05-20T20:01:00Z"/>
                <w:sz w:val="32"/>
                <w:szCs w:val="28"/>
                <w:lang w:val="vi-VN" w:eastAsia="ja-JP"/>
                <w:rPrChange w:id="7595" w:author="Kai Pa" w:date="2018-05-21T21:31:00Z">
                  <w:rPr>
                    <w:ins w:id="7596" w:author="Kai Pa" w:date="2018-05-20T20:01:00Z"/>
                    <w:rFonts w:asciiTheme="minorHAnsi" w:hAnsiTheme="minorHAnsi"/>
                    <w:sz w:val="22"/>
                    <w:szCs w:val="22"/>
                    <w:lang w:val="vi-VN" w:eastAsia="ja-JP"/>
                  </w:rPr>
                </w:rPrChange>
              </w:rPr>
              <w:pPrChange w:id="7597" w:author="Kai Pa" w:date="2018-05-21T20:59:00Z">
                <w:pPr>
                  <w:pStyle w:val="Table"/>
                  <w:framePr w:hSpace="180" w:wrap="around" w:vAnchor="text" w:hAnchor="margin" w:xAlign="right" w:y="32"/>
                  <w:spacing w:line="256" w:lineRule="auto"/>
                </w:pPr>
              </w:pPrChange>
            </w:pPr>
            <w:ins w:id="7598" w:author="Kai Pa" w:date="2018-05-20T20:01:00Z">
              <w:r w:rsidRPr="00B90FBE">
                <w:rPr>
                  <w:sz w:val="32"/>
                  <w:szCs w:val="28"/>
                  <w:lang w:val="vi-VN" w:eastAsia="ja-JP"/>
                  <w:rPrChange w:id="7599" w:author="Kai Pa" w:date="2018-05-21T21:31:00Z">
                    <w:rPr>
                      <w:lang w:val="vi-VN" w:eastAsia="ja-JP"/>
                    </w:rPr>
                  </w:rPrChange>
                </w:rPr>
                <w:t>Mã cập nhật</w:t>
              </w:r>
            </w:ins>
          </w:p>
        </w:tc>
      </w:tr>
      <w:tr w:rsidR="00FE0955" w:rsidRPr="00B90FBE" w14:paraId="651AF415" w14:textId="77777777" w:rsidTr="00576C82">
        <w:trPr>
          <w:ins w:id="760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446A87B7" w14:textId="77777777" w:rsidR="00FE0955" w:rsidRPr="00B90FBE" w:rsidRDefault="00FE0955">
            <w:pPr>
              <w:rPr>
                <w:ins w:id="7601" w:author="Kai Pa" w:date="2018-05-20T20:01:00Z"/>
                <w:sz w:val="32"/>
                <w:szCs w:val="28"/>
                <w:lang w:val="vi-VN" w:eastAsia="ja-JP"/>
                <w:rPrChange w:id="7602" w:author="Kai Pa" w:date="2018-05-21T21:31:00Z">
                  <w:rPr>
                    <w:ins w:id="7603" w:author="Kai Pa" w:date="2018-05-20T20:01:00Z"/>
                    <w:rFonts w:asciiTheme="minorHAnsi" w:hAnsiTheme="minorHAnsi"/>
                    <w:sz w:val="22"/>
                    <w:szCs w:val="22"/>
                    <w:lang w:val="vi-VN" w:eastAsia="ja-JP"/>
                  </w:rPr>
                </w:rPrChange>
              </w:rPr>
              <w:pPrChange w:id="7604" w:author="Kai Pa" w:date="2018-05-21T20:59:00Z">
                <w:pPr>
                  <w:pStyle w:val="Table"/>
                  <w:framePr w:hSpace="180" w:wrap="around" w:vAnchor="text" w:hAnchor="margin" w:xAlign="right" w:y="32"/>
                  <w:spacing w:line="256" w:lineRule="auto"/>
                </w:pPr>
              </w:pPrChange>
            </w:pPr>
            <w:ins w:id="7605" w:author="Kai Pa" w:date="2018-05-20T20:01:00Z">
              <w:r w:rsidRPr="00B90FBE">
                <w:rPr>
                  <w:sz w:val="32"/>
                  <w:szCs w:val="28"/>
                  <w:lang w:val="vi-VN" w:eastAsia="ja-JP"/>
                  <w:rPrChange w:id="7606"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563C0" w14:textId="77777777" w:rsidR="00FE0955" w:rsidRPr="00B90FBE" w:rsidRDefault="00FE0955">
            <w:pPr>
              <w:rPr>
                <w:ins w:id="7607" w:author="Kai Pa" w:date="2018-05-20T20:01:00Z"/>
                <w:sz w:val="32"/>
                <w:szCs w:val="28"/>
                <w:lang w:val="vi-VN" w:eastAsia="ja-JP"/>
                <w:rPrChange w:id="7608" w:author="Kai Pa" w:date="2018-05-21T21:31:00Z">
                  <w:rPr>
                    <w:ins w:id="7609" w:author="Kai Pa" w:date="2018-05-20T20:01:00Z"/>
                    <w:rFonts w:asciiTheme="minorHAnsi" w:hAnsiTheme="minorHAnsi"/>
                    <w:sz w:val="22"/>
                    <w:szCs w:val="22"/>
                    <w:lang w:val="vi-VN" w:eastAsia="ja-JP"/>
                  </w:rPr>
                </w:rPrChange>
              </w:rPr>
              <w:pPrChange w:id="7610" w:author="Kai Pa" w:date="2018-05-21T20:59:00Z">
                <w:pPr>
                  <w:pStyle w:val="LeftTable"/>
                  <w:framePr w:hSpace="180" w:wrap="around" w:vAnchor="text" w:hAnchor="margin" w:xAlign="right" w:y="32"/>
                  <w:spacing w:line="256" w:lineRule="auto"/>
                </w:pPr>
              </w:pPrChange>
            </w:pPr>
            <w:ins w:id="7611" w:author="Kai Pa" w:date="2018-05-20T20:01:00Z">
              <w:r w:rsidRPr="00B90FBE">
                <w:rPr>
                  <w:sz w:val="32"/>
                  <w:szCs w:val="28"/>
                  <w:lang w:val="vi-VN" w:eastAsia="ja-JP"/>
                  <w:rPrChange w:id="7612" w:author="Kai Pa" w:date="2018-05-21T21:31:00Z">
                    <w:rPr>
                      <w:lang w:val="vi-VN" w:eastAsia="ja-JP"/>
                    </w:rPr>
                  </w:rPrChange>
                </w:rPr>
                <w:t>MAGDV</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C30A8A6" w14:textId="77777777" w:rsidR="00FE0955" w:rsidRPr="00B90FBE" w:rsidRDefault="00FE0955">
            <w:pPr>
              <w:rPr>
                <w:ins w:id="7613" w:author="Kai Pa" w:date="2018-05-20T20:01:00Z"/>
                <w:sz w:val="32"/>
                <w:szCs w:val="28"/>
                <w:lang w:val="vi-VN" w:eastAsia="ja-JP"/>
                <w:rPrChange w:id="7614" w:author="Kai Pa" w:date="2018-05-21T21:31:00Z">
                  <w:rPr>
                    <w:ins w:id="7615" w:author="Kai Pa" w:date="2018-05-20T20:01:00Z"/>
                    <w:rFonts w:asciiTheme="minorHAnsi" w:hAnsiTheme="minorHAnsi"/>
                    <w:sz w:val="22"/>
                    <w:szCs w:val="22"/>
                    <w:lang w:val="vi-VN" w:eastAsia="ja-JP"/>
                  </w:rPr>
                </w:rPrChange>
              </w:rPr>
              <w:pPrChange w:id="7616" w:author="Kai Pa" w:date="2018-05-21T20:59:00Z">
                <w:pPr>
                  <w:pStyle w:val="Table"/>
                  <w:framePr w:hSpace="180" w:wrap="around" w:vAnchor="text" w:hAnchor="margin" w:xAlign="right" w:y="32"/>
                  <w:spacing w:line="256" w:lineRule="auto"/>
                </w:pPr>
              </w:pPrChange>
            </w:pPr>
            <w:ins w:id="7617" w:author="Kai Pa" w:date="2018-05-20T20:01:00Z">
              <w:r w:rsidRPr="00B90FBE">
                <w:rPr>
                  <w:sz w:val="32"/>
                  <w:szCs w:val="28"/>
                  <w:lang w:val="vi-VN" w:eastAsia="ja-JP"/>
                  <w:rPrChange w:id="7618"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1C2B15C" w14:textId="77777777" w:rsidR="00FE0955" w:rsidRPr="00B90FBE" w:rsidRDefault="00FE0955">
            <w:pPr>
              <w:rPr>
                <w:ins w:id="7619" w:author="Kai Pa" w:date="2018-05-20T20:01:00Z"/>
                <w:sz w:val="32"/>
                <w:szCs w:val="28"/>
                <w:lang w:val="vi-VN" w:eastAsia="ja-JP"/>
                <w:rPrChange w:id="7620" w:author="Kai Pa" w:date="2018-05-21T21:31:00Z">
                  <w:rPr>
                    <w:ins w:id="7621" w:author="Kai Pa" w:date="2018-05-20T20:01:00Z"/>
                    <w:rFonts w:asciiTheme="minorHAnsi" w:hAnsiTheme="minorHAnsi"/>
                    <w:sz w:val="22"/>
                    <w:szCs w:val="22"/>
                    <w:lang w:val="vi-VN" w:eastAsia="ja-JP"/>
                  </w:rPr>
                </w:rPrChange>
              </w:rPr>
              <w:pPrChange w:id="7622" w:author="Kai Pa" w:date="2018-05-21T20:59:00Z">
                <w:pPr>
                  <w:pStyle w:val="Table"/>
                  <w:framePr w:hSpace="180" w:wrap="around" w:vAnchor="text" w:hAnchor="margin" w:xAlign="right" w:y="32"/>
                  <w:spacing w:line="256" w:lineRule="auto"/>
                </w:pPr>
              </w:pPrChange>
            </w:pPr>
            <w:ins w:id="7623" w:author="Kai Pa" w:date="2018-05-20T20:01:00Z">
              <w:r w:rsidRPr="00B90FBE">
                <w:rPr>
                  <w:sz w:val="32"/>
                  <w:szCs w:val="28"/>
                  <w:lang w:val="vi-VN" w:eastAsia="ja-JP"/>
                  <w:rPrChange w:id="7624" w:author="Kai Pa" w:date="2018-05-21T21:31:00Z">
                    <w:rPr>
                      <w:lang w:val="vi-VN" w:eastAsia="ja-JP"/>
                    </w:rPr>
                  </w:rPrChange>
                </w:rPr>
                <w:t>Mã giao dịch viên</w:t>
              </w:r>
            </w:ins>
          </w:p>
        </w:tc>
      </w:tr>
      <w:tr w:rsidR="00FE0955" w:rsidRPr="00B90FBE" w14:paraId="7CA6EB42" w14:textId="77777777" w:rsidTr="00576C82">
        <w:trPr>
          <w:ins w:id="762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12A56A" w14:textId="77777777" w:rsidR="00FE0955" w:rsidRPr="00B90FBE" w:rsidRDefault="00FE0955">
            <w:pPr>
              <w:rPr>
                <w:ins w:id="7626" w:author="Kai Pa" w:date="2018-05-20T20:01:00Z"/>
                <w:sz w:val="32"/>
                <w:szCs w:val="28"/>
                <w:lang w:val="vi-VN" w:eastAsia="ja-JP"/>
                <w:rPrChange w:id="7627" w:author="Kai Pa" w:date="2018-05-21T21:31:00Z">
                  <w:rPr>
                    <w:ins w:id="7628" w:author="Kai Pa" w:date="2018-05-20T20:01:00Z"/>
                    <w:rFonts w:asciiTheme="minorHAnsi" w:hAnsiTheme="minorHAnsi"/>
                    <w:sz w:val="22"/>
                    <w:szCs w:val="22"/>
                    <w:lang w:val="vi-VN" w:eastAsia="ja-JP"/>
                  </w:rPr>
                </w:rPrChange>
              </w:rPr>
              <w:pPrChange w:id="7629" w:author="Kai Pa" w:date="2018-05-21T20:59:00Z">
                <w:pPr>
                  <w:pStyle w:val="Table"/>
                  <w:framePr w:hSpace="180" w:wrap="around" w:vAnchor="text" w:hAnchor="margin" w:xAlign="right" w:y="32"/>
                  <w:spacing w:line="256" w:lineRule="auto"/>
                </w:pPr>
              </w:pPrChange>
            </w:pPr>
            <w:ins w:id="7630" w:author="Kai Pa" w:date="2018-05-20T20:01:00Z">
              <w:r w:rsidRPr="00B90FBE">
                <w:rPr>
                  <w:sz w:val="32"/>
                  <w:szCs w:val="28"/>
                  <w:lang w:val="vi-VN" w:eastAsia="ja-JP"/>
                  <w:rPrChange w:id="7631"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460C0E8" w14:textId="77777777" w:rsidR="00FE0955" w:rsidRPr="00B90FBE" w:rsidRDefault="00FE0955">
            <w:pPr>
              <w:rPr>
                <w:ins w:id="7632" w:author="Kai Pa" w:date="2018-05-20T20:01:00Z"/>
                <w:sz w:val="32"/>
                <w:szCs w:val="28"/>
                <w:lang w:val="vi-VN" w:eastAsia="ja-JP"/>
                <w:rPrChange w:id="7633" w:author="Kai Pa" w:date="2018-05-21T21:31:00Z">
                  <w:rPr>
                    <w:ins w:id="7634" w:author="Kai Pa" w:date="2018-05-20T20:01:00Z"/>
                    <w:rFonts w:asciiTheme="minorHAnsi" w:hAnsiTheme="minorHAnsi"/>
                    <w:sz w:val="22"/>
                    <w:szCs w:val="22"/>
                    <w:lang w:val="vi-VN" w:eastAsia="ja-JP"/>
                  </w:rPr>
                </w:rPrChange>
              </w:rPr>
              <w:pPrChange w:id="7635" w:author="Kai Pa" w:date="2018-05-21T20:59:00Z">
                <w:pPr>
                  <w:pStyle w:val="LeftTable"/>
                  <w:framePr w:hSpace="180" w:wrap="around" w:vAnchor="text" w:hAnchor="margin" w:xAlign="right" w:y="32"/>
                  <w:spacing w:line="256" w:lineRule="auto"/>
                </w:pPr>
              </w:pPrChange>
            </w:pPr>
            <w:ins w:id="7636" w:author="Kai Pa" w:date="2018-05-20T20:01:00Z">
              <w:r w:rsidRPr="00B90FBE">
                <w:rPr>
                  <w:sz w:val="32"/>
                  <w:szCs w:val="28"/>
                  <w:lang w:val="vi-VN" w:eastAsia="ja-JP"/>
                  <w:rPrChange w:id="7637" w:author="Kai Pa" w:date="2018-05-21T21:31:00Z">
                    <w:rPr>
                      <w:lang w:val="vi-VN" w:eastAsia="ja-JP"/>
                    </w:rPr>
                  </w:rPrChange>
                </w:rPr>
                <w:t>MASTK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2ED53F40" w14:textId="77777777" w:rsidR="00FE0955" w:rsidRPr="00B90FBE" w:rsidRDefault="00FE0955">
            <w:pPr>
              <w:rPr>
                <w:ins w:id="7638" w:author="Kai Pa" w:date="2018-05-20T20:01:00Z"/>
                <w:sz w:val="32"/>
                <w:szCs w:val="28"/>
                <w:lang w:val="vi-VN" w:eastAsia="ja-JP"/>
                <w:rPrChange w:id="7639" w:author="Kai Pa" w:date="2018-05-21T21:31:00Z">
                  <w:rPr>
                    <w:ins w:id="7640" w:author="Kai Pa" w:date="2018-05-20T20:01:00Z"/>
                    <w:rFonts w:asciiTheme="minorHAnsi" w:hAnsiTheme="minorHAnsi"/>
                    <w:sz w:val="22"/>
                    <w:szCs w:val="22"/>
                    <w:lang w:val="vi-VN" w:eastAsia="ja-JP"/>
                  </w:rPr>
                </w:rPrChange>
              </w:rPr>
              <w:pPrChange w:id="7641" w:author="Kai Pa" w:date="2018-05-21T20:59:00Z">
                <w:pPr>
                  <w:pStyle w:val="Table"/>
                  <w:framePr w:hSpace="180" w:wrap="around" w:vAnchor="text" w:hAnchor="margin" w:xAlign="right" w:y="32"/>
                  <w:spacing w:line="256" w:lineRule="auto"/>
                </w:pPr>
              </w:pPrChange>
            </w:pPr>
            <w:ins w:id="7642" w:author="Kai Pa" w:date="2018-05-20T20:01:00Z">
              <w:r w:rsidRPr="00B90FBE">
                <w:rPr>
                  <w:sz w:val="32"/>
                  <w:szCs w:val="28"/>
                  <w:lang w:val="vi-VN" w:eastAsia="ja-JP"/>
                  <w:rPrChange w:id="7643"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5E85237" w14:textId="77777777" w:rsidR="00FE0955" w:rsidRPr="00B90FBE" w:rsidRDefault="00FE0955">
            <w:pPr>
              <w:rPr>
                <w:ins w:id="7644" w:author="Kai Pa" w:date="2018-05-20T20:01:00Z"/>
                <w:sz w:val="32"/>
                <w:szCs w:val="28"/>
                <w:lang w:val="vi-VN" w:eastAsia="ja-JP"/>
                <w:rPrChange w:id="7645" w:author="Kai Pa" w:date="2018-05-21T21:31:00Z">
                  <w:rPr>
                    <w:ins w:id="7646" w:author="Kai Pa" w:date="2018-05-20T20:01:00Z"/>
                    <w:rFonts w:asciiTheme="minorHAnsi" w:hAnsiTheme="minorHAnsi"/>
                    <w:sz w:val="22"/>
                    <w:szCs w:val="22"/>
                    <w:lang w:val="vi-VN" w:eastAsia="ja-JP"/>
                  </w:rPr>
                </w:rPrChange>
              </w:rPr>
              <w:pPrChange w:id="7647" w:author="Kai Pa" w:date="2018-05-21T20:59:00Z">
                <w:pPr>
                  <w:pStyle w:val="Table"/>
                  <w:framePr w:hSpace="180" w:wrap="around" w:vAnchor="text" w:hAnchor="margin" w:xAlign="right" w:y="32"/>
                  <w:spacing w:line="256" w:lineRule="auto"/>
                </w:pPr>
              </w:pPrChange>
            </w:pPr>
            <w:ins w:id="7648" w:author="Kai Pa" w:date="2018-05-20T20:01:00Z">
              <w:r w:rsidRPr="00B90FBE">
                <w:rPr>
                  <w:sz w:val="32"/>
                  <w:szCs w:val="28"/>
                  <w:lang w:val="vi-VN" w:eastAsia="ja-JP"/>
                  <w:rPrChange w:id="7649" w:author="Kai Pa" w:date="2018-05-21T21:31:00Z">
                    <w:rPr>
                      <w:lang w:val="vi-VN" w:eastAsia="ja-JP"/>
                    </w:rPr>
                  </w:rPrChange>
                </w:rPr>
                <w:t>Mã sổ tiết kiệm</w:t>
              </w:r>
            </w:ins>
          </w:p>
        </w:tc>
      </w:tr>
      <w:tr w:rsidR="00FE0955" w:rsidRPr="00B90FBE" w14:paraId="42C22AA1" w14:textId="77777777" w:rsidTr="00576C82">
        <w:trPr>
          <w:ins w:id="765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A9C36AB" w14:textId="77777777" w:rsidR="00FE0955" w:rsidRPr="00B90FBE" w:rsidRDefault="00FE0955">
            <w:pPr>
              <w:rPr>
                <w:ins w:id="7651" w:author="Kai Pa" w:date="2018-05-20T20:01:00Z"/>
                <w:sz w:val="32"/>
                <w:szCs w:val="28"/>
                <w:lang w:val="vi-VN" w:eastAsia="ja-JP"/>
                <w:rPrChange w:id="7652" w:author="Kai Pa" w:date="2018-05-21T21:31:00Z">
                  <w:rPr>
                    <w:ins w:id="7653" w:author="Kai Pa" w:date="2018-05-20T20:01:00Z"/>
                    <w:rFonts w:asciiTheme="minorHAnsi" w:hAnsiTheme="minorHAnsi"/>
                    <w:sz w:val="22"/>
                    <w:szCs w:val="22"/>
                    <w:lang w:val="vi-VN" w:eastAsia="ja-JP"/>
                  </w:rPr>
                </w:rPrChange>
              </w:rPr>
              <w:pPrChange w:id="7654" w:author="Kai Pa" w:date="2018-05-21T20:59:00Z">
                <w:pPr>
                  <w:pStyle w:val="Table"/>
                  <w:framePr w:hSpace="180" w:wrap="around" w:vAnchor="text" w:hAnchor="margin" w:xAlign="right" w:y="32"/>
                  <w:spacing w:line="256" w:lineRule="auto"/>
                </w:pPr>
              </w:pPrChange>
            </w:pPr>
            <w:ins w:id="7655" w:author="Kai Pa" w:date="2018-05-20T20:01:00Z">
              <w:r w:rsidRPr="00B90FBE">
                <w:rPr>
                  <w:sz w:val="32"/>
                  <w:szCs w:val="28"/>
                  <w:lang w:val="vi-VN" w:eastAsia="ja-JP"/>
                  <w:rPrChange w:id="7656"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A02FB" w14:textId="77777777" w:rsidR="00FE0955" w:rsidRPr="00B90FBE" w:rsidRDefault="00FE0955">
            <w:pPr>
              <w:rPr>
                <w:ins w:id="7657" w:author="Kai Pa" w:date="2018-05-20T20:01:00Z"/>
                <w:sz w:val="32"/>
                <w:szCs w:val="28"/>
                <w:lang w:val="vi-VN" w:eastAsia="ja-JP"/>
                <w:rPrChange w:id="7658" w:author="Kai Pa" w:date="2018-05-21T21:31:00Z">
                  <w:rPr>
                    <w:ins w:id="7659" w:author="Kai Pa" w:date="2018-05-20T20:01:00Z"/>
                    <w:rFonts w:asciiTheme="minorHAnsi" w:hAnsiTheme="minorHAnsi"/>
                    <w:sz w:val="22"/>
                    <w:szCs w:val="22"/>
                    <w:lang w:val="vi-VN" w:eastAsia="ja-JP"/>
                  </w:rPr>
                </w:rPrChange>
              </w:rPr>
              <w:pPrChange w:id="7660" w:author="Kai Pa" w:date="2018-05-21T20:59:00Z">
                <w:pPr>
                  <w:pStyle w:val="LeftTable"/>
                  <w:framePr w:hSpace="180" w:wrap="around" w:vAnchor="text" w:hAnchor="margin" w:xAlign="right" w:y="32"/>
                  <w:spacing w:line="256" w:lineRule="auto"/>
                </w:pPr>
              </w:pPrChange>
            </w:pPr>
            <w:ins w:id="7661" w:author="Kai Pa" w:date="2018-05-20T20:01:00Z">
              <w:r w:rsidRPr="00B90FBE">
                <w:rPr>
                  <w:sz w:val="32"/>
                  <w:szCs w:val="28"/>
                  <w:lang w:val="vi-VN" w:eastAsia="ja-JP"/>
                  <w:rPrChange w:id="7662" w:author="Kai Pa" w:date="2018-05-21T21:31:00Z">
                    <w:rPr>
                      <w:lang w:val="vi-VN" w:eastAsia="ja-JP"/>
                    </w:rPr>
                  </w:rPrChange>
                </w:rPr>
                <w:t>MALOAITK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812E40" w14:textId="77777777" w:rsidR="00FE0955" w:rsidRPr="00B90FBE" w:rsidRDefault="00FE0955">
            <w:pPr>
              <w:rPr>
                <w:ins w:id="7663" w:author="Kai Pa" w:date="2018-05-20T20:01:00Z"/>
                <w:sz w:val="32"/>
                <w:szCs w:val="28"/>
                <w:lang w:val="vi-VN" w:eastAsia="ja-JP"/>
                <w:rPrChange w:id="7664" w:author="Kai Pa" w:date="2018-05-21T21:31:00Z">
                  <w:rPr>
                    <w:ins w:id="7665" w:author="Kai Pa" w:date="2018-05-20T20:01:00Z"/>
                    <w:rFonts w:asciiTheme="minorHAnsi" w:hAnsiTheme="minorHAnsi"/>
                    <w:sz w:val="22"/>
                    <w:szCs w:val="22"/>
                    <w:lang w:val="vi-VN" w:eastAsia="ja-JP"/>
                  </w:rPr>
                </w:rPrChange>
              </w:rPr>
              <w:pPrChange w:id="7666" w:author="Kai Pa" w:date="2018-05-21T20:59:00Z">
                <w:pPr>
                  <w:pStyle w:val="Table"/>
                  <w:framePr w:hSpace="180" w:wrap="around" w:vAnchor="text" w:hAnchor="margin" w:xAlign="right" w:y="32"/>
                  <w:spacing w:line="256" w:lineRule="auto"/>
                </w:pPr>
              </w:pPrChange>
            </w:pPr>
            <w:ins w:id="7667" w:author="Kai Pa" w:date="2018-05-20T20:01:00Z">
              <w:r w:rsidRPr="00B90FBE">
                <w:rPr>
                  <w:sz w:val="32"/>
                  <w:szCs w:val="28"/>
                  <w:lang w:val="vi-VN" w:eastAsia="ja-JP"/>
                  <w:rPrChange w:id="7668"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FD829A4" w14:textId="77777777" w:rsidR="00FE0955" w:rsidRPr="00B90FBE" w:rsidRDefault="00FE0955">
            <w:pPr>
              <w:rPr>
                <w:ins w:id="7669" w:author="Kai Pa" w:date="2018-05-20T20:01:00Z"/>
                <w:sz w:val="32"/>
                <w:szCs w:val="28"/>
                <w:lang w:val="vi-VN" w:eastAsia="ja-JP"/>
                <w:rPrChange w:id="7670" w:author="Kai Pa" w:date="2018-05-21T21:31:00Z">
                  <w:rPr>
                    <w:ins w:id="7671" w:author="Kai Pa" w:date="2018-05-20T20:01:00Z"/>
                    <w:rFonts w:asciiTheme="minorHAnsi" w:hAnsiTheme="minorHAnsi"/>
                    <w:sz w:val="22"/>
                    <w:szCs w:val="22"/>
                    <w:lang w:val="vi-VN" w:eastAsia="ja-JP"/>
                  </w:rPr>
                </w:rPrChange>
              </w:rPr>
              <w:pPrChange w:id="7672" w:author="Kai Pa" w:date="2018-05-21T20:59:00Z">
                <w:pPr>
                  <w:pStyle w:val="Table"/>
                  <w:framePr w:hSpace="180" w:wrap="around" w:vAnchor="text" w:hAnchor="margin" w:xAlign="right" w:y="32"/>
                  <w:spacing w:line="256" w:lineRule="auto"/>
                </w:pPr>
              </w:pPrChange>
            </w:pPr>
            <w:ins w:id="7673" w:author="Kai Pa" w:date="2018-05-20T20:01:00Z">
              <w:r w:rsidRPr="00B90FBE">
                <w:rPr>
                  <w:sz w:val="32"/>
                  <w:szCs w:val="28"/>
                  <w:lang w:val="vi-VN" w:eastAsia="ja-JP"/>
                  <w:rPrChange w:id="7674" w:author="Kai Pa" w:date="2018-05-21T21:31:00Z">
                    <w:rPr>
                      <w:lang w:val="vi-VN" w:eastAsia="ja-JP"/>
                    </w:rPr>
                  </w:rPrChange>
                </w:rPr>
                <w:t>Cập nhật Mã Loại tài khoản (Nếu có)</w:t>
              </w:r>
            </w:ins>
          </w:p>
        </w:tc>
      </w:tr>
      <w:tr w:rsidR="00FE0955" w:rsidRPr="00B90FBE" w14:paraId="63660EBE" w14:textId="77777777" w:rsidTr="00576C82">
        <w:trPr>
          <w:ins w:id="767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EA4937" w14:textId="77777777" w:rsidR="00FE0955" w:rsidRPr="00B90FBE" w:rsidRDefault="00FE0955">
            <w:pPr>
              <w:rPr>
                <w:ins w:id="7676" w:author="Kai Pa" w:date="2018-05-20T20:01:00Z"/>
                <w:sz w:val="32"/>
                <w:szCs w:val="28"/>
                <w:lang w:val="vi-VN" w:eastAsia="ja-JP"/>
                <w:rPrChange w:id="7677" w:author="Kai Pa" w:date="2018-05-21T21:31:00Z">
                  <w:rPr>
                    <w:ins w:id="7678" w:author="Kai Pa" w:date="2018-05-20T20:01:00Z"/>
                    <w:rFonts w:asciiTheme="minorHAnsi" w:hAnsiTheme="minorHAnsi"/>
                    <w:sz w:val="22"/>
                    <w:szCs w:val="22"/>
                    <w:lang w:val="vi-VN" w:eastAsia="ja-JP"/>
                  </w:rPr>
                </w:rPrChange>
              </w:rPr>
              <w:pPrChange w:id="7679" w:author="Kai Pa" w:date="2018-05-21T20:59:00Z">
                <w:pPr>
                  <w:pStyle w:val="Table"/>
                  <w:framePr w:hSpace="180" w:wrap="around" w:vAnchor="text" w:hAnchor="margin" w:xAlign="right" w:y="32"/>
                  <w:spacing w:line="256" w:lineRule="auto"/>
                </w:pPr>
              </w:pPrChange>
            </w:pPr>
            <w:ins w:id="7680" w:author="Kai Pa" w:date="2018-05-20T20:01:00Z">
              <w:r w:rsidRPr="00B90FBE">
                <w:rPr>
                  <w:sz w:val="32"/>
                  <w:szCs w:val="28"/>
                  <w:lang w:val="vi-VN" w:eastAsia="ja-JP"/>
                  <w:rPrChange w:id="7681"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0079DF2" w14:textId="77777777" w:rsidR="00FE0955" w:rsidRPr="00B90FBE" w:rsidRDefault="00FE0955">
            <w:pPr>
              <w:rPr>
                <w:ins w:id="7682" w:author="Kai Pa" w:date="2018-05-20T20:01:00Z"/>
                <w:sz w:val="32"/>
                <w:szCs w:val="28"/>
                <w:lang w:val="vi-VN" w:eastAsia="ja-JP"/>
                <w:rPrChange w:id="7683" w:author="Kai Pa" w:date="2018-05-21T21:31:00Z">
                  <w:rPr>
                    <w:ins w:id="7684" w:author="Kai Pa" w:date="2018-05-20T20:01:00Z"/>
                    <w:rFonts w:asciiTheme="minorHAnsi" w:hAnsiTheme="minorHAnsi"/>
                    <w:sz w:val="22"/>
                    <w:szCs w:val="22"/>
                    <w:lang w:val="vi-VN" w:eastAsia="ja-JP"/>
                  </w:rPr>
                </w:rPrChange>
              </w:rPr>
              <w:pPrChange w:id="7685" w:author="Kai Pa" w:date="2018-05-21T20:59:00Z">
                <w:pPr>
                  <w:pStyle w:val="LeftTable"/>
                  <w:framePr w:hSpace="180" w:wrap="around" w:vAnchor="text" w:hAnchor="margin" w:xAlign="right" w:y="32"/>
                  <w:spacing w:line="256" w:lineRule="auto"/>
                </w:pPr>
              </w:pPrChange>
            </w:pPr>
            <w:ins w:id="7686" w:author="Kai Pa" w:date="2018-05-20T20:01:00Z">
              <w:r w:rsidRPr="00B90FBE">
                <w:rPr>
                  <w:sz w:val="32"/>
                  <w:szCs w:val="28"/>
                  <w:lang w:val="vi-VN" w:eastAsia="ja-JP"/>
                  <w:rPrChange w:id="7687" w:author="Kai Pa" w:date="2018-05-21T21:31:00Z">
                    <w:rPr>
                      <w:lang w:val="vi-VN" w:eastAsia="ja-JP"/>
                    </w:rPr>
                  </w:rPrChange>
                </w:rPr>
                <w:t>NGAYCN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F431406" w14:textId="77777777" w:rsidR="00FE0955" w:rsidRPr="00B90FBE" w:rsidRDefault="00FE0955">
            <w:pPr>
              <w:rPr>
                <w:ins w:id="7688" w:author="Kai Pa" w:date="2018-05-20T20:01:00Z"/>
                <w:sz w:val="32"/>
                <w:szCs w:val="28"/>
                <w:lang w:val="vi-VN" w:eastAsia="ja-JP"/>
                <w:rPrChange w:id="7689" w:author="Kai Pa" w:date="2018-05-21T21:31:00Z">
                  <w:rPr>
                    <w:ins w:id="7690" w:author="Kai Pa" w:date="2018-05-20T20:01:00Z"/>
                    <w:rFonts w:asciiTheme="minorHAnsi" w:hAnsiTheme="minorHAnsi"/>
                    <w:sz w:val="22"/>
                    <w:szCs w:val="22"/>
                    <w:lang w:val="vi-VN" w:eastAsia="ja-JP"/>
                  </w:rPr>
                </w:rPrChange>
              </w:rPr>
              <w:pPrChange w:id="7691" w:author="Kai Pa" w:date="2018-05-21T20:59:00Z">
                <w:pPr>
                  <w:pStyle w:val="Table"/>
                  <w:framePr w:hSpace="180" w:wrap="around" w:vAnchor="text" w:hAnchor="margin" w:xAlign="right" w:y="32"/>
                  <w:spacing w:line="256" w:lineRule="auto"/>
                </w:pPr>
              </w:pPrChange>
            </w:pPr>
            <w:ins w:id="7692" w:author="Kai Pa" w:date="2018-05-20T20:01:00Z">
              <w:r w:rsidRPr="00B90FBE">
                <w:rPr>
                  <w:sz w:val="32"/>
                  <w:szCs w:val="28"/>
                  <w:lang w:val="vi-VN" w:eastAsia="ja-JP"/>
                  <w:rPrChange w:id="7693"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63EC1F" w14:textId="77777777" w:rsidR="00FE0955" w:rsidRPr="00B90FBE" w:rsidRDefault="00FE0955">
            <w:pPr>
              <w:rPr>
                <w:ins w:id="7694" w:author="Kai Pa" w:date="2018-05-20T20:01:00Z"/>
                <w:sz w:val="32"/>
                <w:szCs w:val="28"/>
                <w:lang w:val="vi-VN" w:eastAsia="ja-JP"/>
                <w:rPrChange w:id="7695" w:author="Kai Pa" w:date="2018-05-21T21:31:00Z">
                  <w:rPr>
                    <w:ins w:id="7696" w:author="Kai Pa" w:date="2018-05-20T20:01:00Z"/>
                    <w:rFonts w:asciiTheme="minorHAnsi" w:hAnsiTheme="minorHAnsi"/>
                    <w:sz w:val="22"/>
                    <w:szCs w:val="22"/>
                    <w:lang w:val="vi-VN" w:eastAsia="ja-JP"/>
                  </w:rPr>
                </w:rPrChange>
              </w:rPr>
              <w:pPrChange w:id="7697" w:author="Kai Pa" w:date="2018-05-21T20:59:00Z">
                <w:pPr>
                  <w:pStyle w:val="Table"/>
                  <w:framePr w:hSpace="180" w:wrap="around" w:vAnchor="text" w:hAnchor="margin" w:xAlign="right" w:y="32"/>
                  <w:spacing w:line="256" w:lineRule="auto"/>
                </w:pPr>
              </w:pPrChange>
            </w:pPr>
            <w:ins w:id="7698" w:author="Kai Pa" w:date="2018-05-20T20:01:00Z">
              <w:r w:rsidRPr="00B90FBE">
                <w:rPr>
                  <w:sz w:val="32"/>
                  <w:szCs w:val="28"/>
                  <w:lang w:val="vi-VN" w:eastAsia="ja-JP"/>
                  <w:rPrChange w:id="7699" w:author="Kai Pa" w:date="2018-05-21T21:31:00Z">
                    <w:rPr>
                      <w:lang w:val="vi-VN" w:eastAsia="ja-JP"/>
                    </w:rPr>
                  </w:rPrChange>
                </w:rPr>
                <w:t>Ngày cập nhật</w:t>
              </w:r>
            </w:ins>
          </w:p>
        </w:tc>
      </w:tr>
      <w:tr w:rsidR="00FE0955" w:rsidRPr="00B90FBE" w14:paraId="4F990B89" w14:textId="77777777" w:rsidTr="00576C82">
        <w:trPr>
          <w:ins w:id="770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5072AD" w14:textId="77777777" w:rsidR="00FE0955" w:rsidRPr="00B90FBE" w:rsidRDefault="00FE0955">
            <w:pPr>
              <w:rPr>
                <w:ins w:id="7701" w:author="Kai Pa" w:date="2018-05-20T20:01:00Z"/>
                <w:sz w:val="32"/>
                <w:szCs w:val="28"/>
                <w:lang w:val="vi-VN" w:eastAsia="ja-JP"/>
                <w:rPrChange w:id="7702" w:author="Kai Pa" w:date="2018-05-21T21:31:00Z">
                  <w:rPr>
                    <w:ins w:id="7703" w:author="Kai Pa" w:date="2018-05-20T20:01:00Z"/>
                    <w:rFonts w:asciiTheme="minorHAnsi" w:hAnsiTheme="minorHAnsi"/>
                    <w:sz w:val="22"/>
                    <w:szCs w:val="22"/>
                    <w:lang w:val="vi-VN" w:eastAsia="ja-JP"/>
                  </w:rPr>
                </w:rPrChange>
              </w:rPr>
              <w:pPrChange w:id="7704" w:author="Kai Pa" w:date="2018-05-21T20:59:00Z">
                <w:pPr>
                  <w:pStyle w:val="Table"/>
                  <w:framePr w:hSpace="180" w:wrap="around" w:vAnchor="text" w:hAnchor="margin" w:xAlign="right" w:y="32"/>
                  <w:spacing w:line="256" w:lineRule="auto"/>
                </w:pPr>
              </w:pPrChange>
            </w:pPr>
            <w:ins w:id="7705" w:author="Kai Pa" w:date="2018-05-20T20:01:00Z">
              <w:r w:rsidRPr="00B90FBE">
                <w:rPr>
                  <w:sz w:val="32"/>
                  <w:szCs w:val="28"/>
                  <w:lang w:val="vi-VN" w:eastAsia="ja-JP"/>
                  <w:rPrChange w:id="7706"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724C4703" w14:textId="77777777" w:rsidR="00FE0955" w:rsidRPr="00B90FBE" w:rsidRDefault="00FE0955">
            <w:pPr>
              <w:rPr>
                <w:ins w:id="7707" w:author="Kai Pa" w:date="2018-05-20T20:01:00Z"/>
                <w:sz w:val="32"/>
                <w:szCs w:val="28"/>
                <w:lang w:val="vi-VN" w:eastAsia="ja-JP"/>
                <w:rPrChange w:id="7708" w:author="Kai Pa" w:date="2018-05-21T21:31:00Z">
                  <w:rPr>
                    <w:ins w:id="7709" w:author="Kai Pa" w:date="2018-05-20T20:01:00Z"/>
                    <w:rFonts w:asciiTheme="minorHAnsi" w:hAnsiTheme="minorHAnsi"/>
                    <w:sz w:val="22"/>
                    <w:szCs w:val="22"/>
                    <w:lang w:val="vi-VN" w:eastAsia="ja-JP"/>
                  </w:rPr>
                </w:rPrChange>
              </w:rPr>
              <w:pPrChange w:id="7710" w:author="Kai Pa" w:date="2018-05-21T20:59:00Z">
                <w:pPr>
                  <w:pStyle w:val="LeftTable"/>
                  <w:framePr w:hSpace="180" w:wrap="around" w:vAnchor="text" w:hAnchor="margin" w:xAlign="right" w:y="32"/>
                  <w:spacing w:line="256" w:lineRule="auto"/>
                </w:pPr>
              </w:pPrChange>
            </w:pPr>
            <w:ins w:id="7711" w:author="Kai Pa" w:date="2018-05-20T20:01:00Z">
              <w:r w:rsidRPr="00B90FBE">
                <w:rPr>
                  <w:sz w:val="32"/>
                  <w:szCs w:val="28"/>
                  <w:lang w:val="vi-VN" w:eastAsia="ja-JP"/>
                  <w:rPrChange w:id="7712" w:author="Kai Pa" w:date="2018-05-21T21:31:00Z">
                    <w:rPr>
                      <w:lang w:val="vi-VN" w:eastAsia="ja-JP"/>
                    </w:rPr>
                  </w:rPrChange>
                </w:rPr>
                <w:t>SODU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34D3B11" w14:textId="77777777" w:rsidR="00FE0955" w:rsidRPr="00B90FBE" w:rsidRDefault="00FE0955">
            <w:pPr>
              <w:rPr>
                <w:ins w:id="7713" w:author="Kai Pa" w:date="2018-05-20T20:01:00Z"/>
                <w:sz w:val="32"/>
                <w:szCs w:val="28"/>
                <w:lang w:val="vi-VN" w:eastAsia="ja-JP"/>
                <w:rPrChange w:id="7714" w:author="Kai Pa" w:date="2018-05-21T21:31:00Z">
                  <w:rPr>
                    <w:ins w:id="7715" w:author="Kai Pa" w:date="2018-05-20T20:01:00Z"/>
                    <w:rFonts w:asciiTheme="minorHAnsi" w:hAnsiTheme="minorHAnsi"/>
                    <w:sz w:val="22"/>
                    <w:szCs w:val="22"/>
                    <w:lang w:val="vi-VN" w:eastAsia="ja-JP"/>
                  </w:rPr>
                </w:rPrChange>
              </w:rPr>
              <w:pPrChange w:id="7716" w:author="Kai Pa" w:date="2018-05-21T20:59:00Z">
                <w:pPr>
                  <w:pStyle w:val="Table"/>
                  <w:framePr w:hSpace="180" w:wrap="around" w:vAnchor="text" w:hAnchor="margin" w:xAlign="right" w:y="32"/>
                  <w:spacing w:line="256" w:lineRule="auto"/>
                </w:pPr>
              </w:pPrChange>
            </w:pPr>
            <w:ins w:id="7717" w:author="Kai Pa" w:date="2018-05-20T20:01:00Z">
              <w:r w:rsidRPr="00B90FBE">
                <w:rPr>
                  <w:sz w:val="32"/>
                  <w:szCs w:val="28"/>
                  <w:lang w:val="vi-VN" w:eastAsia="ja-JP"/>
                  <w:rPrChange w:id="7718" w:author="Kai Pa" w:date="2018-05-21T21:31:00Z">
                    <w:rPr>
                      <w:lang w:val="vi-VN" w:eastAsia="ja-JP"/>
                    </w:rPr>
                  </w:rPrChange>
                </w:rPr>
                <w:t>Money</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74DFFA7A" w14:textId="77777777" w:rsidR="00FE0955" w:rsidRPr="00B90FBE" w:rsidRDefault="00FE0955">
            <w:pPr>
              <w:rPr>
                <w:ins w:id="7719" w:author="Kai Pa" w:date="2018-05-20T20:01:00Z"/>
                <w:sz w:val="32"/>
                <w:szCs w:val="28"/>
                <w:lang w:val="vi-VN" w:eastAsia="ja-JP"/>
                <w:rPrChange w:id="7720" w:author="Kai Pa" w:date="2018-05-21T21:31:00Z">
                  <w:rPr>
                    <w:ins w:id="7721" w:author="Kai Pa" w:date="2018-05-20T20:01:00Z"/>
                    <w:rFonts w:asciiTheme="minorHAnsi" w:hAnsiTheme="minorHAnsi"/>
                    <w:sz w:val="22"/>
                    <w:szCs w:val="22"/>
                    <w:lang w:val="vi-VN" w:eastAsia="ja-JP"/>
                  </w:rPr>
                </w:rPrChange>
              </w:rPr>
              <w:pPrChange w:id="7722" w:author="Kai Pa" w:date="2018-05-21T20:59:00Z">
                <w:pPr>
                  <w:pStyle w:val="Table"/>
                  <w:framePr w:hSpace="180" w:wrap="around" w:vAnchor="text" w:hAnchor="margin" w:xAlign="right" w:y="32"/>
                  <w:spacing w:line="256" w:lineRule="auto"/>
                </w:pPr>
              </w:pPrChange>
            </w:pPr>
            <w:ins w:id="7723" w:author="Kai Pa" w:date="2018-05-20T20:01:00Z">
              <w:r w:rsidRPr="00B90FBE">
                <w:rPr>
                  <w:sz w:val="32"/>
                  <w:szCs w:val="28"/>
                  <w:lang w:val="vi-VN" w:eastAsia="ja-JP"/>
                  <w:rPrChange w:id="7724" w:author="Kai Pa" w:date="2018-05-21T21:31:00Z">
                    <w:rPr>
                      <w:lang w:val="vi-VN" w:eastAsia="ja-JP"/>
                    </w:rPr>
                  </w:rPrChange>
                </w:rPr>
                <w:t>Cập nhật Số dư STK</w:t>
              </w:r>
            </w:ins>
          </w:p>
        </w:tc>
      </w:tr>
      <w:tr w:rsidR="00FE0955" w:rsidRPr="00B90FBE" w14:paraId="01647D25" w14:textId="77777777" w:rsidTr="00576C82">
        <w:trPr>
          <w:ins w:id="7725"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D5C724B" w14:textId="77777777" w:rsidR="00FE0955" w:rsidRPr="00B90FBE" w:rsidRDefault="00FE0955">
            <w:pPr>
              <w:rPr>
                <w:ins w:id="7726" w:author="Kai Pa" w:date="2018-05-20T20:01:00Z"/>
                <w:sz w:val="32"/>
                <w:szCs w:val="28"/>
                <w:lang w:val="vi-VN" w:eastAsia="ja-JP"/>
                <w:rPrChange w:id="7727" w:author="Kai Pa" w:date="2018-05-21T21:31:00Z">
                  <w:rPr>
                    <w:ins w:id="7728" w:author="Kai Pa" w:date="2018-05-20T20:01:00Z"/>
                    <w:rFonts w:asciiTheme="minorHAnsi" w:hAnsiTheme="minorHAnsi"/>
                    <w:sz w:val="22"/>
                    <w:szCs w:val="22"/>
                    <w:lang w:val="vi-VN" w:eastAsia="ja-JP"/>
                  </w:rPr>
                </w:rPrChange>
              </w:rPr>
              <w:pPrChange w:id="7729" w:author="Kai Pa" w:date="2018-05-21T20:59:00Z">
                <w:pPr>
                  <w:pStyle w:val="Table"/>
                  <w:framePr w:hSpace="180" w:wrap="around" w:vAnchor="text" w:hAnchor="margin" w:xAlign="right" w:y="32"/>
                  <w:spacing w:line="256" w:lineRule="auto"/>
                </w:pPr>
              </w:pPrChange>
            </w:pPr>
            <w:ins w:id="7730" w:author="Kai Pa" w:date="2018-05-20T20:01:00Z">
              <w:r w:rsidRPr="00B90FBE">
                <w:rPr>
                  <w:sz w:val="32"/>
                  <w:szCs w:val="28"/>
                  <w:lang w:val="vi-VN" w:eastAsia="ja-JP"/>
                  <w:rPrChange w:id="7731" w:author="Kai Pa" w:date="2018-05-21T21:31:00Z">
                    <w:rPr>
                      <w:lang w:val="vi-VN" w:eastAsia="ja-JP"/>
                    </w:rPr>
                  </w:rPrChange>
                </w:rPr>
                <w:t>7</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E9973D3" w14:textId="77777777" w:rsidR="00FE0955" w:rsidRPr="00B90FBE" w:rsidRDefault="00FE0955">
            <w:pPr>
              <w:rPr>
                <w:ins w:id="7732" w:author="Kai Pa" w:date="2018-05-20T20:01:00Z"/>
                <w:sz w:val="32"/>
                <w:szCs w:val="28"/>
                <w:lang w:val="vi-VN" w:eastAsia="ja-JP"/>
                <w:rPrChange w:id="7733" w:author="Kai Pa" w:date="2018-05-21T21:31:00Z">
                  <w:rPr>
                    <w:ins w:id="7734" w:author="Kai Pa" w:date="2018-05-20T20:01:00Z"/>
                    <w:rFonts w:asciiTheme="minorHAnsi" w:hAnsiTheme="minorHAnsi"/>
                    <w:sz w:val="22"/>
                    <w:szCs w:val="22"/>
                    <w:lang w:val="vi-VN" w:eastAsia="ja-JP"/>
                  </w:rPr>
                </w:rPrChange>
              </w:rPr>
              <w:pPrChange w:id="7735" w:author="Kai Pa" w:date="2018-05-21T20:59:00Z">
                <w:pPr>
                  <w:pStyle w:val="LeftTable"/>
                  <w:framePr w:hSpace="180" w:wrap="around" w:vAnchor="text" w:hAnchor="margin" w:xAlign="right" w:y="32"/>
                  <w:spacing w:line="256" w:lineRule="auto"/>
                </w:pPr>
              </w:pPrChange>
            </w:pPr>
            <w:ins w:id="7736" w:author="Kai Pa" w:date="2018-05-20T20:01:00Z">
              <w:r w:rsidRPr="00B90FBE">
                <w:rPr>
                  <w:sz w:val="32"/>
                  <w:szCs w:val="28"/>
                  <w:lang w:val="vi-VN" w:eastAsia="ja-JP"/>
                  <w:rPrChange w:id="7737" w:author="Kai Pa" w:date="2018-05-21T21:31:00Z">
                    <w:rPr>
                      <w:lang w:val="vi-VN" w:eastAsia="ja-JP"/>
                    </w:rPr>
                  </w:rPrChange>
                </w:rPr>
                <w:t>NGAYBD</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FFD318D" w14:textId="77777777" w:rsidR="00FE0955" w:rsidRPr="00B90FBE" w:rsidRDefault="00FE0955">
            <w:pPr>
              <w:rPr>
                <w:ins w:id="7738" w:author="Kai Pa" w:date="2018-05-20T20:01:00Z"/>
                <w:sz w:val="32"/>
                <w:szCs w:val="28"/>
                <w:lang w:val="vi-VN" w:eastAsia="ja-JP"/>
                <w:rPrChange w:id="7739" w:author="Kai Pa" w:date="2018-05-21T21:31:00Z">
                  <w:rPr>
                    <w:ins w:id="7740" w:author="Kai Pa" w:date="2018-05-20T20:01:00Z"/>
                    <w:rFonts w:asciiTheme="minorHAnsi" w:hAnsiTheme="minorHAnsi"/>
                    <w:sz w:val="22"/>
                    <w:szCs w:val="22"/>
                    <w:lang w:val="vi-VN" w:eastAsia="ja-JP"/>
                  </w:rPr>
                </w:rPrChange>
              </w:rPr>
              <w:pPrChange w:id="7741" w:author="Kai Pa" w:date="2018-05-21T20:59:00Z">
                <w:pPr>
                  <w:pStyle w:val="Table"/>
                  <w:framePr w:hSpace="180" w:wrap="around" w:vAnchor="text" w:hAnchor="margin" w:xAlign="right" w:y="32"/>
                  <w:spacing w:line="256" w:lineRule="auto"/>
                </w:pPr>
              </w:pPrChange>
            </w:pPr>
            <w:ins w:id="7742" w:author="Kai Pa" w:date="2018-05-20T20:01:00Z">
              <w:r w:rsidRPr="00B90FBE">
                <w:rPr>
                  <w:sz w:val="32"/>
                  <w:szCs w:val="28"/>
                  <w:lang w:val="vi-VN" w:eastAsia="ja-JP"/>
                  <w:rPrChange w:id="7743"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2F62EE80" w14:textId="77777777" w:rsidR="00FE0955" w:rsidRPr="00B90FBE" w:rsidRDefault="00FE0955">
            <w:pPr>
              <w:rPr>
                <w:ins w:id="7744" w:author="Kai Pa" w:date="2018-05-20T20:01:00Z"/>
                <w:sz w:val="32"/>
                <w:szCs w:val="28"/>
                <w:lang w:val="vi-VN" w:eastAsia="ja-JP"/>
                <w:rPrChange w:id="7745" w:author="Kai Pa" w:date="2018-05-21T21:31:00Z">
                  <w:rPr>
                    <w:ins w:id="7746" w:author="Kai Pa" w:date="2018-05-20T20:01:00Z"/>
                    <w:rFonts w:asciiTheme="minorHAnsi" w:hAnsiTheme="minorHAnsi"/>
                    <w:sz w:val="22"/>
                    <w:szCs w:val="22"/>
                    <w:lang w:val="vi-VN" w:eastAsia="ja-JP"/>
                  </w:rPr>
                </w:rPrChange>
              </w:rPr>
              <w:pPrChange w:id="7747" w:author="Kai Pa" w:date="2018-05-21T20:59:00Z">
                <w:pPr>
                  <w:pStyle w:val="Table"/>
                  <w:framePr w:hSpace="180" w:wrap="around" w:vAnchor="text" w:hAnchor="margin" w:xAlign="right" w:y="32"/>
                  <w:spacing w:line="256" w:lineRule="auto"/>
                </w:pPr>
              </w:pPrChange>
            </w:pPr>
            <w:ins w:id="7748" w:author="Kai Pa" w:date="2018-05-20T20:01:00Z">
              <w:r w:rsidRPr="00B90FBE">
                <w:rPr>
                  <w:sz w:val="32"/>
                  <w:szCs w:val="28"/>
                  <w:lang w:val="vi-VN" w:eastAsia="ja-JP"/>
                  <w:rPrChange w:id="7749" w:author="Kai Pa" w:date="2018-05-21T21:31:00Z">
                    <w:rPr>
                      <w:lang w:val="vi-VN" w:eastAsia="ja-JP"/>
                    </w:rPr>
                  </w:rPrChange>
                </w:rPr>
                <w:t>Cập nhật Ngày bắt đầu gửi tiết kiệm</w:t>
              </w:r>
            </w:ins>
          </w:p>
        </w:tc>
      </w:tr>
      <w:tr w:rsidR="00FE0955" w:rsidRPr="00B90FBE" w14:paraId="03231F4E" w14:textId="77777777" w:rsidTr="00576C82">
        <w:trPr>
          <w:ins w:id="7750"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21A35A" w14:textId="77777777" w:rsidR="00FE0955" w:rsidRPr="00B90FBE" w:rsidRDefault="00FE0955">
            <w:pPr>
              <w:rPr>
                <w:ins w:id="7751" w:author="Kai Pa" w:date="2018-05-20T20:01:00Z"/>
                <w:sz w:val="32"/>
                <w:szCs w:val="28"/>
                <w:lang w:val="vi-VN" w:eastAsia="ja-JP"/>
                <w:rPrChange w:id="7752" w:author="Kai Pa" w:date="2018-05-21T21:31:00Z">
                  <w:rPr>
                    <w:ins w:id="7753" w:author="Kai Pa" w:date="2018-05-20T20:01:00Z"/>
                    <w:rFonts w:asciiTheme="minorHAnsi" w:hAnsiTheme="minorHAnsi"/>
                    <w:sz w:val="22"/>
                    <w:szCs w:val="22"/>
                    <w:lang w:val="vi-VN" w:eastAsia="ja-JP"/>
                  </w:rPr>
                </w:rPrChange>
              </w:rPr>
              <w:pPrChange w:id="7754" w:author="Kai Pa" w:date="2018-05-21T20:59:00Z">
                <w:pPr>
                  <w:pStyle w:val="Table"/>
                  <w:framePr w:hSpace="180" w:wrap="around" w:vAnchor="text" w:hAnchor="margin" w:xAlign="right" w:y="32"/>
                  <w:spacing w:line="256" w:lineRule="auto"/>
                </w:pPr>
              </w:pPrChange>
            </w:pPr>
            <w:ins w:id="7755" w:author="Kai Pa" w:date="2018-05-20T20:01:00Z">
              <w:r w:rsidRPr="00B90FBE">
                <w:rPr>
                  <w:sz w:val="32"/>
                  <w:szCs w:val="28"/>
                  <w:lang w:val="vi-VN" w:eastAsia="ja-JP"/>
                  <w:rPrChange w:id="7756" w:author="Kai Pa" w:date="2018-05-21T21:31:00Z">
                    <w:rPr>
                      <w:lang w:val="vi-VN" w:eastAsia="ja-JP"/>
                    </w:rPr>
                  </w:rPrChange>
                </w:rPr>
                <w:t>8</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0845BEF" w14:textId="77777777" w:rsidR="00FE0955" w:rsidRPr="00B90FBE" w:rsidRDefault="00FE0955">
            <w:pPr>
              <w:rPr>
                <w:ins w:id="7757" w:author="Kai Pa" w:date="2018-05-20T20:01:00Z"/>
                <w:sz w:val="32"/>
                <w:szCs w:val="28"/>
                <w:lang w:val="vi-VN" w:eastAsia="ja-JP"/>
                <w:rPrChange w:id="7758" w:author="Kai Pa" w:date="2018-05-21T21:31:00Z">
                  <w:rPr>
                    <w:ins w:id="7759" w:author="Kai Pa" w:date="2018-05-20T20:01:00Z"/>
                    <w:rFonts w:asciiTheme="minorHAnsi" w:hAnsiTheme="minorHAnsi"/>
                    <w:sz w:val="22"/>
                    <w:szCs w:val="22"/>
                    <w:lang w:val="vi-VN" w:eastAsia="ja-JP"/>
                  </w:rPr>
                </w:rPrChange>
              </w:rPr>
              <w:pPrChange w:id="7760" w:author="Kai Pa" w:date="2018-05-21T20:59:00Z">
                <w:pPr>
                  <w:pStyle w:val="LeftTable"/>
                  <w:framePr w:hSpace="180" w:wrap="around" w:vAnchor="text" w:hAnchor="margin" w:xAlign="right" w:y="32"/>
                  <w:spacing w:line="256" w:lineRule="auto"/>
                </w:pPr>
              </w:pPrChange>
            </w:pPr>
            <w:ins w:id="7761" w:author="Kai Pa" w:date="2018-05-20T20:01:00Z">
              <w:r w:rsidRPr="00B90FBE">
                <w:rPr>
                  <w:sz w:val="32"/>
                  <w:szCs w:val="28"/>
                  <w:lang w:val="vi-VN" w:eastAsia="ja-JP"/>
                  <w:rPrChange w:id="7762" w:author="Kai Pa" w:date="2018-05-21T21:31:00Z">
                    <w:rPr>
                      <w:lang w:val="vi-VN" w:eastAsia="ja-JP"/>
                    </w:rPr>
                  </w:rPrChange>
                </w:rPr>
                <w:t>NGAYDH</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60C7B38E" w14:textId="77777777" w:rsidR="00FE0955" w:rsidRPr="00B90FBE" w:rsidRDefault="00FE0955">
            <w:pPr>
              <w:rPr>
                <w:ins w:id="7763" w:author="Kai Pa" w:date="2018-05-20T20:01:00Z"/>
                <w:sz w:val="32"/>
                <w:szCs w:val="28"/>
                <w:lang w:val="vi-VN" w:eastAsia="ja-JP"/>
                <w:rPrChange w:id="7764" w:author="Kai Pa" w:date="2018-05-21T21:31:00Z">
                  <w:rPr>
                    <w:ins w:id="7765" w:author="Kai Pa" w:date="2018-05-20T20:01:00Z"/>
                    <w:rFonts w:asciiTheme="minorHAnsi" w:hAnsiTheme="minorHAnsi"/>
                    <w:sz w:val="22"/>
                    <w:szCs w:val="22"/>
                    <w:lang w:val="vi-VN" w:eastAsia="ja-JP"/>
                  </w:rPr>
                </w:rPrChange>
              </w:rPr>
              <w:pPrChange w:id="7766" w:author="Kai Pa" w:date="2018-05-21T20:59:00Z">
                <w:pPr>
                  <w:pStyle w:val="Table"/>
                  <w:framePr w:hSpace="180" w:wrap="around" w:vAnchor="text" w:hAnchor="margin" w:xAlign="right" w:y="32"/>
                  <w:spacing w:line="256" w:lineRule="auto"/>
                </w:pPr>
              </w:pPrChange>
            </w:pPr>
            <w:ins w:id="7767" w:author="Kai Pa" w:date="2018-05-20T20:01:00Z">
              <w:r w:rsidRPr="00B90FBE">
                <w:rPr>
                  <w:sz w:val="32"/>
                  <w:szCs w:val="28"/>
                  <w:lang w:val="vi-VN" w:eastAsia="ja-JP"/>
                  <w:rPrChange w:id="7768"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8403AF8" w14:textId="77777777" w:rsidR="00FE0955" w:rsidRPr="00B90FBE" w:rsidRDefault="00FE0955">
            <w:pPr>
              <w:rPr>
                <w:ins w:id="7769" w:author="Kai Pa" w:date="2018-05-20T20:01:00Z"/>
                <w:sz w:val="32"/>
                <w:szCs w:val="28"/>
                <w:lang w:val="vi-VN" w:eastAsia="ja-JP"/>
                <w:rPrChange w:id="7770" w:author="Kai Pa" w:date="2018-05-21T21:31:00Z">
                  <w:rPr>
                    <w:ins w:id="7771" w:author="Kai Pa" w:date="2018-05-20T20:01:00Z"/>
                    <w:rFonts w:asciiTheme="minorHAnsi" w:hAnsiTheme="minorHAnsi"/>
                    <w:sz w:val="22"/>
                    <w:szCs w:val="22"/>
                    <w:lang w:val="vi-VN" w:eastAsia="ja-JP"/>
                  </w:rPr>
                </w:rPrChange>
              </w:rPr>
              <w:pPrChange w:id="7772" w:author="Kai Pa" w:date="2018-05-21T20:59:00Z">
                <w:pPr>
                  <w:pStyle w:val="Table"/>
                  <w:framePr w:hSpace="180" w:wrap="around" w:vAnchor="text" w:hAnchor="margin" w:xAlign="right" w:y="32"/>
                  <w:spacing w:line="256" w:lineRule="auto"/>
                </w:pPr>
              </w:pPrChange>
            </w:pPr>
            <w:ins w:id="7773" w:author="Kai Pa" w:date="2018-05-20T20:01:00Z">
              <w:r w:rsidRPr="00B90FBE">
                <w:rPr>
                  <w:sz w:val="32"/>
                  <w:szCs w:val="28"/>
                  <w:lang w:val="vi-VN" w:eastAsia="ja-JP"/>
                  <w:rPrChange w:id="7774" w:author="Kai Pa" w:date="2018-05-21T21:31:00Z">
                    <w:rPr>
                      <w:lang w:val="vi-VN" w:eastAsia="ja-JP"/>
                    </w:rPr>
                  </w:rPrChange>
                </w:rPr>
                <w:t>Cập Nhật Ngày đáo hạn gửi tiết kiệm</w:t>
              </w:r>
            </w:ins>
          </w:p>
        </w:tc>
      </w:tr>
    </w:tbl>
    <w:p w14:paraId="75749354" w14:textId="77777777" w:rsidR="00FE0955" w:rsidRPr="00B90FBE" w:rsidRDefault="00FE0955">
      <w:pPr>
        <w:rPr>
          <w:ins w:id="7775" w:author="Kai Pa" w:date="2018-05-20T20:01:00Z"/>
          <w:rFonts w:eastAsia="Times New Roman" w:cs="Arial"/>
          <w:sz w:val="32"/>
          <w:szCs w:val="28"/>
          <w:rPrChange w:id="7776" w:author="Kai Pa" w:date="2018-05-21T21:31:00Z">
            <w:rPr>
              <w:ins w:id="7777" w:author="Kai Pa" w:date="2018-05-20T20:01:00Z"/>
              <w:rFonts w:asciiTheme="minorHAnsi" w:eastAsia="Times New Roman" w:hAnsiTheme="minorHAnsi" w:cs="Arial"/>
              <w:sz w:val="22"/>
              <w:szCs w:val="22"/>
            </w:rPr>
          </w:rPrChange>
        </w:rPr>
        <w:pPrChange w:id="7778" w:author="Kai Pa" w:date="2018-05-21T20:59:00Z">
          <w:pPr>
            <w:pStyle w:val="Heading3"/>
            <w:numPr>
              <w:numId w:val="4"/>
            </w:numPr>
            <w:tabs>
              <w:tab w:val="left" w:pos="720"/>
            </w:tabs>
            <w:ind w:left="720" w:hanging="360"/>
          </w:pPr>
        </w:pPrChange>
      </w:pPr>
    </w:p>
    <w:bookmarkEnd w:id="7431"/>
    <w:p w14:paraId="1444ECDD" w14:textId="77777777" w:rsidR="00FE0955" w:rsidRPr="00B90FBE" w:rsidRDefault="00FE0955">
      <w:pPr>
        <w:rPr>
          <w:ins w:id="7779" w:author="Kai Pa" w:date="2018-05-20T20:01:00Z"/>
          <w:sz w:val="24"/>
          <w:rPrChange w:id="7780" w:author="Kai Pa" w:date="2018-05-21T21:31:00Z">
            <w:rPr>
              <w:ins w:id="7781" w:author="Kai Pa" w:date="2018-05-20T20:01:00Z"/>
            </w:rPr>
          </w:rPrChange>
        </w:rPr>
        <w:pPrChange w:id="7782" w:author="Kai Pa" w:date="2018-05-21T20:59:00Z">
          <w:pPr>
            <w:pStyle w:val="ListParagraph"/>
            <w:numPr>
              <w:numId w:val="4"/>
            </w:numPr>
            <w:ind w:hanging="360"/>
          </w:pPr>
        </w:pPrChange>
      </w:pPr>
    </w:p>
    <w:p w14:paraId="333FA1B1" w14:textId="77777777" w:rsidR="00FE0955" w:rsidRPr="00B90FBE" w:rsidRDefault="00FE0955">
      <w:pPr>
        <w:rPr>
          <w:ins w:id="7783" w:author="Kai Pa" w:date="2018-05-20T20:01:00Z"/>
          <w:sz w:val="32"/>
          <w:rPrChange w:id="7784" w:author="Kai Pa" w:date="2018-05-21T21:31:00Z">
            <w:rPr>
              <w:ins w:id="7785" w:author="Kai Pa" w:date="2018-05-20T20:01:00Z"/>
            </w:rPr>
          </w:rPrChange>
        </w:rPr>
        <w:pPrChange w:id="7786" w:author="Kai Pa" w:date="2018-05-21T20:59:00Z">
          <w:pPr>
            <w:pStyle w:val="ListParagraph"/>
            <w:numPr>
              <w:numId w:val="4"/>
            </w:numPr>
            <w:ind w:hanging="360"/>
          </w:pPr>
        </w:pPrChange>
      </w:pPr>
    </w:p>
    <w:p w14:paraId="0F4F1A50" w14:textId="77777777" w:rsidR="00FE0955" w:rsidRPr="00B90FBE" w:rsidRDefault="00FE0955">
      <w:pPr>
        <w:rPr>
          <w:sz w:val="32"/>
          <w:rPrChange w:id="7787" w:author="Kai Pa" w:date="2018-05-21T21:31:00Z">
            <w:rPr/>
          </w:rPrChange>
        </w:rPr>
        <w:pPrChange w:id="7788" w:author="Kai Pa" w:date="2018-05-21T20:59:00Z">
          <w:pPr>
            <w:pStyle w:val="ListParagraph"/>
            <w:numPr>
              <w:numId w:val="4"/>
            </w:numPr>
            <w:ind w:hanging="360"/>
          </w:pPr>
        </w:pPrChange>
      </w:pPr>
    </w:p>
    <w:p w14:paraId="49308080" w14:textId="12D50F60" w:rsidR="007E56BA" w:rsidRPr="00B90FBE" w:rsidDel="00F50013" w:rsidRDefault="007E56BA">
      <w:pPr>
        <w:outlineLvl w:val="1"/>
        <w:rPr>
          <w:ins w:id="7789" w:author="Hoan Ng" w:date="2017-03-20T21:24:00Z"/>
          <w:del w:id="7790" w:author="Kai Pa" w:date="2018-05-15T20:22:00Z"/>
          <w:sz w:val="32"/>
          <w:rPrChange w:id="7791" w:author="Kai Pa" w:date="2018-05-21T21:31:00Z">
            <w:rPr>
              <w:ins w:id="7792" w:author="Hoan Ng" w:date="2017-03-20T21:24:00Z"/>
              <w:del w:id="7793" w:author="Kai Pa" w:date="2018-05-15T20:22:00Z"/>
            </w:rPr>
          </w:rPrChange>
        </w:rPr>
        <w:pPrChange w:id="7794" w:author="Kai Pa" w:date="2018-05-15T20:22:00Z">
          <w:pPr>
            <w:pStyle w:val="ListParagraph"/>
            <w:numPr>
              <w:numId w:val="4"/>
            </w:numPr>
            <w:ind w:hanging="360"/>
            <w:outlineLvl w:val="1"/>
          </w:pPr>
        </w:pPrChange>
      </w:pPr>
      <w:del w:id="7795" w:author="Kai Pa" w:date="2018-05-15T20:22:00Z">
        <w:r w:rsidRPr="00B90FBE" w:rsidDel="00F50013">
          <w:rPr>
            <w:sz w:val="32"/>
            <w:rPrChange w:id="7796" w:author="Kai Pa" w:date="2018-05-21T21:31:00Z">
              <w:rPr/>
            </w:rPrChange>
          </w:rPr>
          <w:delText>Thiết kế kiến trúc</w:delText>
        </w:r>
      </w:del>
    </w:p>
    <w:p w14:paraId="78403908" w14:textId="0969B975" w:rsidR="00E62EE1" w:rsidRPr="00B90FBE" w:rsidDel="00F50013" w:rsidRDefault="00E62EE1">
      <w:pPr>
        <w:rPr>
          <w:ins w:id="7797" w:author="Hoan Ng" w:date="2017-03-20T21:24:00Z"/>
          <w:del w:id="7798" w:author="Kai Pa" w:date="2018-05-15T20:22:00Z"/>
          <w:sz w:val="32"/>
          <w:rPrChange w:id="7799" w:author="Kai Pa" w:date="2018-05-21T21:31:00Z">
            <w:rPr>
              <w:ins w:id="7800" w:author="Hoan Ng" w:date="2017-03-20T21:24:00Z"/>
              <w:del w:id="7801" w:author="Kai Pa" w:date="2018-05-15T20:22:00Z"/>
            </w:rPr>
          </w:rPrChange>
        </w:rPr>
        <w:pPrChange w:id="7802" w:author="Kai Pa" w:date="2018-05-15T20:22:00Z">
          <w:pPr>
            <w:pStyle w:val="ListParagraph"/>
            <w:numPr>
              <w:numId w:val="4"/>
            </w:numPr>
            <w:ind w:hanging="360"/>
          </w:pPr>
        </w:pPrChange>
      </w:pPr>
      <w:ins w:id="7803" w:author="Hoan Ng" w:date="2017-03-20T21:24:00Z">
        <w:del w:id="7804" w:author="Kai Pa" w:date="2018-05-15T20:22:00Z">
          <w:r w:rsidRPr="00B90FBE" w:rsidDel="00F50013">
            <w:rPr>
              <w:sz w:val="32"/>
              <w:rPrChange w:id="7805" w:author="Kai Pa" w:date="2018-05-21T21:31:00Z">
                <w:rPr/>
              </w:rPrChange>
            </w:rPr>
            <w:delText>Mô hỉnh tổng thể kiến trúc</w:delText>
          </w:r>
        </w:del>
      </w:ins>
    </w:p>
    <w:p w14:paraId="386849C4" w14:textId="37FC78FF" w:rsidR="00E62EE1" w:rsidRPr="00B90FBE" w:rsidDel="00F50013" w:rsidRDefault="00E62EE1">
      <w:pPr>
        <w:rPr>
          <w:ins w:id="7806" w:author="Hoan Ng" w:date="2017-03-20T21:24:00Z"/>
          <w:del w:id="7807" w:author="Kai Pa" w:date="2018-05-15T20:22:00Z"/>
          <w:sz w:val="32"/>
          <w:rPrChange w:id="7808" w:author="Kai Pa" w:date="2018-05-21T21:31:00Z">
            <w:rPr>
              <w:ins w:id="7809" w:author="Hoan Ng" w:date="2017-03-20T21:24:00Z"/>
              <w:del w:id="7810" w:author="Kai Pa" w:date="2018-05-15T20:22:00Z"/>
            </w:rPr>
          </w:rPrChange>
        </w:rPr>
        <w:pPrChange w:id="7811" w:author="Kai Pa" w:date="2018-05-15T20:22:00Z">
          <w:pPr>
            <w:pStyle w:val="ListParagraph"/>
            <w:numPr>
              <w:numId w:val="4"/>
            </w:numPr>
            <w:ind w:hanging="360"/>
          </w:pPr>
        </w:pPrChange>
      </w:pPr>
      <w:ins w:id="7812" w:author="Hoan Ng" w:date="2017-03-20T21:24:00Z">
        <w:del w:id="7813" w:author="Kai Pa" w:date="2018-05-15T20:22:00Z">
          <w:r w:rsidRPr="00B90FBE" w:rsidDel="00F50013">
            <w:rPr>
              <w:sz w:val="32"/>
              <w:rPrChange w:id="7814" w:author="Kai Pa" w:date="2018-05-21T21:31:00Z">
                <w:rPr/>
              </w:rPrChange>
            </w:rPr>
            <w:delText xml:space="preserve"> Danh sách các componet/Package</w:delText>
          </w:r>
        </w:del>
      </w:ins>
    </w:p>
    <w:p w14:paraId="31FA8814" w14:textId="04D97E05" w:rsidR="00E62EE1" w:rsidRPr="00B90FBE" w:rsidDel="00F50013" w:rsidRDefault="00E62EE1">
      <w:pPr>
        <w:rPr>
          <w:ins w:id="7815" w:author="Hoan Ng" w:date="2017-03-20T21:24:00Z"/>
          <w:del w:id="7816" w:author="Kai Pa" w:date="2018-05-15T20:22:00Z"/>
          <w:sz w:val="32"/>
          <w:rPrChange w:id="7817" w:author="Kai Pa" w:date="2018-05-21T21:31:00Z">
            <w:rPr>
              <w:ins w:id="7818" w:author="Hoan Ng" w:date="2017-03-20T21:24:00Z"/>
              <w:del w:id="7819" w:author="Kai Pa" w:date="2018-05-15T20:22:00Z"/>
            </w:rPr>
          </w:rPrChange>
        </w:rPr>
        <w:pPrChange w:id="7820" w:author="Kai Pa" w:date="2018-05-15T20:22:00Z">
          <w:pPr>
            <w:pStyle w:val="ListParagraph"/>
            <w:numPr>
              <w:numId w:val="4"/>
            </w:numPr>
            <w:ind w:hanging="360"/>
          </w:pPr>
        </w:pPrChange>
      </w:pPr>
      <w:ins w:id="7821" w:author="Hoan Ng" w:date="2017-03-20T21:25:00Z">
        <w:del w:id="7822" w:author="Kai Pa" w:date="2018-05-15T20:22:00Z">
          <w:r w:rsidRPr="00B90FBE" w:rsidDel="00F50013">
            <w:rPr>
              <w:sz w:val="32"/>
              <w:rPrChange w:id="7823" w:author="Kai Pa" w:date="2018-05-21T21:31:00Z">
                <w:rPr/>
              </w:rPrChange>
            </w:rPr>
            <w:delText xml:space="preserve"> Giải thích tương tác/giao tiếp giữa các components</w:delText>
          </w:r>
        </w:del>
      </w:ins>
    </w:p>
    <w:p w14:paraId="53E57751" w14:textId="77777777" w:rsidR="00E62EE1" w:rsidRPr="00B90FBE" w:rsidRDefault="00E62EE1">
      <w:pPr>
        <w:rPr>
          <w:sz w:val="32"/>
          <w:rPrChange w:id="7824" w:author="Kai Pa" w:date="2018-05-21T21:31:00Z">
            <w:rPr/>
          </w:rPrChange>
        </w:rPr>
        <w:pPrChange w:id="7825" w:author="Kai Pa" w:date="2018-05-15T20:22:00Z">
          <w:pPr>
            <w:pStyle w:val="ListParagraph"/>
            <w:numPr>
              <w:numId w:val="4"/>
            </w:numPr>
            <w:ind w:hanging="360"/>
          </w:pPr>
        </w:pPrChange>
      </w:pPr>
    </w:p>
    <w:p w14:paraId="64BE845E" w14:textId="77777777" w:rsidR="007E56BA" w:rsidRPr="00B90FBE" w:rsidRDefault="007E56BA" w:rsidP="009D0AD2">
      <w:pPr>
        <w:pStyle w:val="Heading1"/>
        <w:rPr>
          <w:b/>
          <w:sz w:val="44"/>
          <w:rPrChange w:id="7826" w:author="Kai Pa" w:date="2018-05-21T21:31:00Z">
            <w:rPr>
              <w:b/>
            </w:rPr>
          </w:rPrChange>
        </w:rPr>
      </w:pPr>
      <w:bookmarkStart w:id="7827" w:name="_Toc514700583"/>
      <w:r w:rsidRPr="00B90FBE">
        <w:rPr>
          <w:b/>
          <w:sz w:val="44"/>
          <w:rPrChange w:id="7828" w:author="Kai Pa" w:date="2018-05-21T21:31:00Z">
            <w:rPr>
              <w:b/>
            </w:rPr>
          </w:rPrChange>
        </w:rPr>
        <w:t>Chương 4: Cài đặt</w:t>
      </w:r>
      <w:bookmarkEnd w:id="7827"/>
    </w:p>
    <w:p w14:paraId="7BE8EA21" w14:textId="0160178A" w:rsidR="007E56BA" w:rsidRPr="00B90FBE" w:rsidRDefault="007E56BA" w:rsidP="009D0AD2">
      <w:pPr>
        <w:pStyle w:val="ListParagraph"/>
        <w:numPr>
          <w:ilvl w:val="0"/>
          <w:numId w:val="5"/>
        </w:numPr>
        <w:outlineLvl w:val="1"/>
        <w:rPr>
          <w:ins w:id="7829" w:author="Kai Pa" w:date="2018-05-20T20:29:00Z"/>
          <w:rFonts w:asciiTheme="majorHAnsi" w:eastAsiaTheme="majorEastAsia" w:hAnsiTheme="majorHAnsi" w:cstheme="majorBidi"/>
          <w:color w:val="2E74B5" w:themeColor="accent1" w:themeShade="BF"/>
          <w:sz w:val="36"/>
          <w:szCs w:val="26"/>
          <w:u w:val="single"/>
          <w:rPrChange w:id="7830" w:author="Kai Pa" w:date="2018-05-21T21:31:00Z">
            <w:rPr>
              <w:ins w:id="7831" w:author="Kai Pa" w:date="2018-05-20T20:29:00Z"/>
              <w:rFonts w:asciiTheme="majorHAnsi" w:eastAsiaTheme="majorEastAsia" w:hAnsiTheme="majorHAnsi" w:cstheme="majorBidi"/>
              <w:color w:val="2E74B5" w:themeColor="accent1" w:themeShade="BF"/>
              <w:sz w:val="32"/>
              <w:szCs w:val="26"/>
              <w:u w:val="single"/>
            </w:rPr>
          </w:rPrChange>
        </w:rPr>
      </w:pPr>
      <w:bookmarkStart w:id="7832" w:name="_Toc514700584"/>
      <w:r w:rsidRPr="00B90FBE">
        <w:rPr>
          <w:rFonts w:asciiTheme="majorHAnsi" w:eastAsiaTheme="majorEastAsia" w:hAnsiTheme="majorHAnsi" w:cstheme="majorBidi"/>
          <w:color w:val="2E74B5" w:themeColor="accent1" w:themeShade="BF"/>
          <w:sz w:val="36"/>
          <w:szCs w:val="26"/>
          <w:u w:val="single"/>
          <w:rPrChange w:id="7833" w:author="Kai Pa" w:date="2018-05-21T21:31:00Z">
            <w:rPr/>
          </w:rPrChange>
        </w:rPr>
        <w:t>Công nghệ sử dụng</w:t>
      </w:r>
      <w:bookmarkEnd w:id="7832"/>
    </w:p>
    <w:p w14:paraId="50D4BB5A" w14:textId="77777777" w:rsidR="009737FF" w:rsidRPr="00B90FBE" w:rsidRDefault="009737FF" w:rsidP="009737FF">
      <w:pPr>
        <w:spacing w:before="120" w:after="120"/>
        <w:jc w:val="both"/>
        <w:rPr>
          <w:ins w:id="7834" w:author="Kai Pa" w:date="2018-05-20T20:29:00Z"/>
          <w:b/>
          <w:i/>
          <w:sz w:val="32"/>
          <w:szCs w:val="28"/>
          <w:rPrChange w:id="7835" w:author="Kai Pa" w:date="2018-05-21T21:31:00Z">
            <w:rPr>
              <w:ins w:id="7836" w:author="Kai Pa" w:date="2018-05-20T20:29:00Z"/>
              <w:b/>
              <w:i/>
            </w:rPr>
          </w:rPrChange>
        </w:rPr>
      </w:pPr>
      <w:ins w:id="7837" w:author="Kai Pa" w:date="2018-05-20T20:29:00Z">
        <w:r w:rsidRPr="00B90FBE">
          <w:rPr>
            <w:b/>
            <w:i/>
            <w:sz w:val="32"/>
            <w:szCs w:val="28"/>
            <w:rPrChange w:id="7838" w:author="Kai Pa" w:date="2018-05-21T21:31:00Z">
              <w:rPr>
                <w:b/>
                <w:i/>
              </w:rPr>
            </w:rPrChange>
          </w:rPr>
          <w:t>- Môi trường lập trình:</w:t>
        </w:r>
      </w:ins>
    </w:p>
    <w:p w14:paraId="0C2440AB" w14:textId="77777777" w:rsidR="009737FF" w:rsidRPr="00B90FBE" w:rsidRDefault="009737FF" w:rsidP="009737FF">
      <w:pPr>
        <w:spacing w:before="120" w:after="120" w:line="240" w:lineRule="auto"/>
        <w:ind w:left="1280"/>
        <w:rPr>
          <w:ins w:id="7839" w:author="Kai Pa" w:date="2018-05-20T20:29:00Z"/>
          <w:b/>
          <w:sz w:val="32"/>
          <w:szCs w:val="28"/>
          <w:rPrChange w:id="7840" w:author="Kai Pa" w:date="2018-05-21T21:31:00Z">
            <w:rPr>
              <w:ins w:id="7841" w:author="Kai Pa" w:date="2018-05-20T20:29:00Z"/>
              <w:b/>
            </w:rPr>
          </w:rPrChange>
        </w:rPr>
      </w:pPr>
      <w:ins w:id="7842" w:author="Kai Pa" w:date="2018-05-20T20:29:00Z">
        <w:r w:rsidRPr="00B90FBE">
          <w:rPr>
            <w:b/>
            <w:sz w:val="32"/>
            <w:szCs w:val="28"/>
            <w:rPrChange w:id="7843" w:author="Kai Pa" w:date="2018-05-21T21:31:00Z">
              <w:rPr>
                <w:b/>
              </w:rPr>
            </w:rPrChange>
          </w:rPr>
          <w:t>Microsoft .NET Framework 4.5</w:t>
        </w:r>
      </w:ins>
    </w:p>
    <w:p w14:paraId="65D192D8" w14:textId="77777777" w:rsidR="009737FF" w:rsidRPr="00B90FBE" w:rsidRDefault="009737FF" w:rsidP="009737FF">
      <w:pPr>
        <w:spacing w:before="120" w:after="120"/>
        <w:ind w:firstLine="284"/>
        <w:rPr>
          <w:ins w:id="7844" w:author="Kai Pa" w:date="2018-05-20T20:29:00Z"/>
          <w:sz w:val="32"/>
          <w:szCs w:val="28"/>
          <w:rPrChange w:id="7845" w:author="Kai Pa" w:date="2018-05-21T21:31:00Z">
            <w:rPr>
              <w:ins w:id="7846" w:author="Kai Pa" w:date="2018-05-20T20:29:00Z"/>
            </w:rPr>
          </w:rPrChange>
        </w:rPr>
      </w:pPr>
      <w:ins w:id="7847" w:author="Kai Pa" w:date="2018-05-20T20:29:00Z">
        <w:r w:rsidRPr="00B90FBE">
          <w:rPr>
            <w:sz w:val="32"/>
            <w:szCs w:val="28"/>
            <w:rPrChange w:id="7848" w:author="Kai Pa" w:date="2018-05-21T21:31:00Z">
              <w:rPr/>
            </w:rPrChange>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ins>
    </w:p>
    <w:p w14:paraId="33FB678C" w14:textId="633ABC8C" w:rsidR="009737FF" w:rsidRPr="00B90FBE" w:rsidRDefault="009737FF" w:rsidP="009737FF">
      <w:pPr>
        <w:spacing w:before="120" w:after="120"/>
        <w:ind w:firstLine="284"/>
        <w:rPr>
          <w:ins w:id="7849" w:author="Kai Pa" w:date="2018-05-20T20:29:00Z"/>
          <w:sz w:val="32"/>
          <w:szCs w:val="28"/>
          <w:rPrChange w:id="7850" w:author="Kai Pa" w:date="2018-05-21T21:31:00Z">
            <w:rPr>
              <w:ins w:id="7851" w:author="Kai Pa" w:date="2018-05-20T20:29:00Z"/>
            </w:rPr>
          </w:rPrChange>
        </w:rPr>
      </w:pPr>
      <w:ins w:id="7852" w:author="Kai Pa" w:date="2018-05-20T20:29:00Z">
        <w:r w:rsidRPr="00B90FBE">
          <w:rPr>
            <w:sz w:val="32"/>
            <w:szCs w:val="28"/>
            <w:rPrChange w:id="7853" w:author="Kai Pa" w:date="2018-05-21T21:31:00Z">
              <w:rPr/>
            </w:rPrChange>
          </w:rPr>
          <w:lastRenderedPageBreak/>
          <w:t>Để triển khai các ứng dụng có thể sử dụng công cụ Visual Studio .NET, một môi trường triển khai tổng thể cho phép bạn viết đoạn mã, biên dịch, gỡ rối dựa trên tất cả các ngôn ngữ của .NET, chẳng hạ</w:t>
        </w:r>
        <w:r w:rsidRPr="00B90FBE">
          <w:rPr>
            <w:sz w:val="32"/>
            <w:szCs w:val="28"/>
            <w:rPrChange w:id="7854" w:author="Kai Pa" w:date="2018-05-21T21:31:00Z">
              <w:rPr>
                <w:sz w:val="28"/>
                <w:szCs w:val="28"/>
              </w:rPr>
            </w:rPrChange>
          </w:rPr>
          <w:t>n C#, VB .NET</w:t>
        </w:r>
      </w:ins>
      <w:ins w:id="7855" w:author="Kai Pa" w:date="2018-05-20T20:30:00Z">
        <w:r w:rsidRPr="00B90FBE">
          <w:rPr>
            <w:sz w:val="32"/>
            <w:szCs w:val="28"/>
            <w:rPrChange w:id="7856" w:author="Kai Pa" w:date="2018-05-21T21:31:00Z">
              <w:rPr>
                <w:sz w:val="28"/>
                <w:szCs w:val="28"/>
              </w:rPr>
            </w:rPrChange>
          </w:rPr>
          <w:t>.</w:t>
        </w:r>
      </w:ins>
    </w:p>
    <w:p w14:paraId="4EC04218" w14:textId="77777777" w:rsidR="009737FF" w:rsidRPr="00B90FBE" w:rsidRDefault="009737FF" w:rsidP="009737FF">
      <w:pPr>
        <w:spacing w:before="120" w:after="120"/>
        <w:jc w:val="both"/>
        <w:rPr>
          <w:ins w:id="7857" w:author="Kai Pa" w:date="2018-05-20T20:29:00Z"/>
          <w:b/>
          <w:i/>
          <w:sz w:val="32"/>
          <w:szCs w:val="28"/>
          <w:u w:val="single"/>
          <w:rPrChange w:id="7858" w:author="Kai Pa" w:date="2018-05-21T21:31:00Z">
            <w:rPr>
              <w:ins w:id="7859" w:author="Kai Pa" w:date="2018-05-20T20:29:00Z"/>
              <w:b/>
              <w:i/>
              <w:u w:val="single"/>
            </w:rPr>
          </w:rPrChange>
        </w:rPr>
      </w:pPr>
      <w:ins w:id="7860" w:author="Kai Pa" w:date="2018-05-20T20:29:00Z">
        <w:r w:rsidRPr="00B90FBE">
          <w:rPr>
            <w:sz w:val="32"/>
            <w:szCs w:val="28"/>
            <w:rPrChange w:id="7861" w:author="Kai Pa" w:date="2018-05-21T21:31:00Z">
              <w:rPr/>
            </w:rPrChange>
          </w:rPr>
          <w:t>-</w:t>
        </w:r>
        <w:r w:rsidRPr="00B90FBE">
          <w:rPr>
            <w:b/>
            <w:i/>
            <w:sz w:val="32"/>
            <w:szCs w:val="28"/>
            <w:rPrChange w:id="7862" w:author="Kai Pa" w:date="2018-05-21T21:31:00Z">
              <w:rPr>
                <w:b/>
                <w:i/>
              </w:rPr>
            </w:rPrChange>
          </w:rPr>
          <w:t xml:space="preserve"> Ngôn ngữ lập trình và cài đặt:</w:t>
        </w:r>
      </w:ins>
    </w:p>
    <w:p w14:paraId="40B48390" w14:textId="77777777" w:rsidR="009737FF" w:rsidRPr="00B90FBE" w:rsidRDefault="009737FF" w:rsidP="009737FF">
      <w:pPr>
        <w:spacing w:before="120" w:after="120" w:line="240" w:lineRule="auto"/>
        <w:ind w:left="1280"/>
        <w:jc w:val="both"/>
        <w:rPr>
          <w:ins w:id="7863" w:author="Kai Pa" w:date="2018-05-20T20:29:00Z"/>
          <w:b/>
          <w:sz w:val="32"/>
          <w:szCs w:val="28"/>
          <w:rPrChange w:id="7864" w:author="Kai Pa" w:date="2018-05-21T21:31:00Z">
            <w:rPr>
              <w:ins w:id="7865" w:author="Kai Pa" w:date="2018-05-20T20:29:00Z"/>
              <w:b/>
            </w:rPr>
          </w:rPrChange>
        </w:rPr>
      </w:pPr>
      <w:ins w:id="7866" w:author="Kai Pa" w:date="2018-05-20T20:29:00Z">
        <w:r w:rsidRPr="00B90FBE">
          <w:rPr>
            <w:b/>
            <w:sz w:val="32"/>
            <w:szCs w:val="28"/>
            <w:rPrChange w:id="7867" w:author="Kai Pa" w:date="2018-05-21T21:31:00Z">
              <w:rPr>
                <w:b/>
              </w:rPr>
            </w:rPrChange>
          </w:rPr>
          <w:t>Ngôn ngữ C#:</w:t>
        </w:r>
      </w:ins>
    </w:p>
    <w:p w14:paraId="6827F3EA" w14:textId="77777777" w:rsidR="009737FF" w:rsidRPr="00B90FBE" w:rsidRDefault="009737FF" w:rsidP="009737FF">
      <w:pPr>
        <w:spacing w:before="120" w:after="120"/>
        <w:ind w:firstLine="286"/>
        <w:jc w:val="both"/>
        <w:rPr>
          <w:ins w:id="7868" w:author="Kai Pa" w:date="2018-05-20T20:29:00Z"/>
          <w:sz w:val="32"/>
          <w:szCs w:val="28"/>
          <w:rPrChange w:id="7869" w:author="Kai Pa" w:date="2018-05-21T21:31:00Z">
            <w:rPr>
              <w:ins w:id="7870" w:author="Kai Pa" w:date="2018-05-20T20:29:00Z"/>
            </w:rPr>
          </w:rPrChange>
        </w:rPr>
      </w:pPr>
      <w:ins w:id="7871" w:author="Kai Pa" w:date="2018-05-20T20:29:00Z">
        <w:r w:rsidRPr="00B90FBE">
          <w:rPr>
            <w:sz w:val="32"/>
            <w:szCs w:val="28"/>
            <w:rPrChange w:id="7872" w:author="Kai Pa" w:date="2018-05-21T21:31:00Z">
              <w:rPr/>
            </w:rPrChange>
          </w:rPr>
          <w:t>.NET hỗ trợ chính thức 4 ngôn ngữ: C#, VB.NET, J# và C++ managed. Nhóm chọn sử dụng ngôn ngữ  C# là ngôn ngữ chính để viết phần mềm.</w:t>
        </w:r>
      </w:ins>
    </w:p>
    <w:p w14:paraId="5FC55895" w14:textId="77777777" w:rsidR="009737FF" w:rsidRPr="00B90FBE" w:rsidRDefault="009737FF" w:rsidP="009737FF">
      <w:pPr>
        <w:spacing w:before="120" w:after="120"/>
        <w:ind w:firstLine="286"/>
        <w:jc w:val="both"/>
        <w:rPr>
          <w:ins w:id="7873" w:author="Kai Pa" w:date="2018-05-20T20:29:00Z"/>
          <w:sz w:val="32"/>
          <w:szCs w:val="28"/>
          <w:rPrChange w:id="7874" w:author="Kai Pa" w:date="2018-05-21T21:31:00Z">
            <w:rPr>
              <w:ins w:id="7875" w:author="Kai Pa" w:date="2018-05-20T20:29:00Z"/>
            </w:rPr>
          </w:rPrChange>
        </w:rPr>
      </w:pPr>
      <w:ins w:id="7876" w:author="Kai Pa" w:date="2018-05-20T20:29:00Z">
        <w:r w:rsidRPr="00B90FBE">
          <w:rPr>
            <w:sz w:val="32"/>
            <w:szCs w:val="28"/>
            <w:rPrChange w:id="7877" w:author="Kai Pa" w:date="2018-05-21T21:31:00Z">
              <w:rPr/>
            </w:rPrChange>
          </w:rPr>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ins>
    </w:p>
    <w:p w14:paraId="30E440A5" w14:textId="77777777" w:rsidR="009737FF" w:rsidRPr="00B90FBE" w:rsidRDefault="009737FF" w:rsidP="009737FF">
      <w:pPr>
        <w:spacing w:before="120" w:after="120"/>
        <w:ind w:firstLine="286"/>
        <w:jc w:val="both"/>
        <w:rPr>
          <w:ins w:id="7878" w:author="Kai Pa" w:date="2018-05-20T20:29:00Z"/>
          <w:sz w:val="32"/>
          <w:szCs w:val="28"/>
          <w:rPrChange w:id="7879" w:author="Kai Pa" w:date="2018-05-21T21:31:00Z">
            <w:rPr>
              <w:ins w:id="7880" w:author="Kai Pa" w:date="2018-05-20T20:29:00Z"/>
            </w:rPr>
          </w:rPrChange>
        </w:rPr>
      </w:pPr>
      <w:ins w:id="7881" w:author="Kai Pa" w:date="2018-05-20T20:29:00Z">
        <w:r w:rsidRPr="00B90FBE">
          <w:rPr>
            <w:sz w:val="32"/>
            <w:szCs w:val="28"/>
            <w:rPrChange w:id="7882" w:author="Kai Pa" w:date="2018-05-21T21:31:00Z">
              <w:rPr/>
            </w:rPrChange>
          </w:rPr>
          <w:t>C# có chứa những từ chốt cho phép khai báo những lớp mới, thuộc tính và các  hàm hành sự, kế thừa, đa hình … Trên C#, mọi việc liên quan đến khai báo một lớp nằm ngay trong bản thân phần khai báo lớp.</w:t>
        </w:r>
      </w:ins>
    </w:p>
    <w:p w14:paraId="3F90BEBA" w14:textId="77777777" w:rsidR="009737FF" w:rsidRPr="00B90FBE" w:rsidRDefault="009737FF" w:rsidP="009737FF">
      <w:pPr>
        <w:spacing w:before="120" w:after="120"/>
        <w:ind w:firstLine="570"/>
        <w:jc w:val="both"/>
        <w:rPr>
          <w:ins w:id="7883" w:author="Kai Pa" w:date="2018-05-20T20:29:00Z"/>
          <w:sz w:val="32"/>
          <w:szCs w:val="28"/>
          <w:rPrChange w:id="7884" w:author="Kai Pa" w:date="2018-05-21T21:31:00Z">
            <w:rPr>
              <w:ins w:id="7885" w:author="Kai Pa" w:date="2018-05-20T20:29:00Z"/>
            </w:rPr>
          </w:rPrChange>
        </w:rPr>
      </w:pPr>
      <w:ins w:id="7886" w:author="Kai Pa" w:date="2018-05-20T20:29:00Z">
        <w:r w:rsidRPr="00B90FBE">
          <w:rPr>
            <w:sz w:val="32"/>
            <w:szCs w:val="28"/>
            <w:rPrChange w:id="7887" w:author="Kai Pa" w:date="2018-05-21T21:31:00Z">
              <w:rPr/>
            </w:rPrChange>
          </w:rPr>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ins>
    </w:p>
    <w:p w14:paraId="2EF1B5AC" w14:textId="77777777" w:rsidR="009737FF" w:rsidRPr="00B90FBE" w:rsidRDefault="009737FF" w:rsidP="009737FF">
      <w:pPr>
        <w:spacing w:before="120" w:after="120"/>
        <w:jc w:val="both"/>
        <w:rPr>
          <w:ins w:id="7888" w:author="Kai Pa" w:date="2018-05-20T20:29:00Z"/>
          <w:sz w:val="32"/>
          <w:szCs w:val="28"/>
          <w:rPrChange w:id="7889" w:author="Kai Pa" w:date="2018-05-21T21:31:00Z">
            <w:rPr>
              <w:ins w:id="7890" w:author="Kai Pa" w:date="2018-05-20T20:29:00Z"/>
            </w:rPr>
          </w:rPrChange>
        </w:rPr>
      </w:pPr>
      <w:ins w:id="7891" w:author="Kai Pa" w:date="2018-05-20T20:29:00Z">
        <w:r w:rsidRPr="00B90FBE">
          <w:rPr>
            <w:b/>
            <w:i/>
            <w:sz w:val="32"/>
            <w:szCs w:val="28"/>
            <w:rPrChange w:id="7892" w:author="Kai Pa" w:date="2018-05-21T21:31:00Z">
              <w:rPr>
                <w:b/>
                <w:i/>
              </w:rPr>
            </w:rPrChange>
          </w:rPr>
          <w:t>- Hệ quản trị cơ sở dữ liệu:</w:t>
        </w:r>
      </w:ins>
    </w:p>
    <w:p w14:paraId="09D341A2" w14:textId="0EE6DA06" w:rsidR="009737FF" w:rsidRPr="00B90FBE" w:rsidRDefault="009737FF" w:rsidP="009737FF">
      <w:pPr>
        <w:autoSpaceDE w:val="0"/>
        <w:autoSpaceDN w:val="0"/>
        <w:adjustRightInd w:val="0"/>
        <w:spacing w:before="120" w:after="120"/>
        <w:ind w:firstLine="360"/>
        <w:jc w:val="both"/>
        <w:rPr>
          <w:ins w:id="7893" w:author="Kai Pa" w:date="2018-05-20T20:29:00Z"/>
          <w:b/>
          <w:sz w:val="32"/>
          <w:szCs w:val="28"/>
          <w:rPrChange w:id="7894" w:author="Kai Pa" w:date="2018-05-21T21:31:00Z">
            <w:rPr>
              <w:ins w:id="7895" w:author="Kai Pa" w:date="2018-05-20T20:29:00Z"/>
              <w:b/>
            </w:rPr>
          </w:rPrChange>
        </w:rPr>
      </w:pPr>
      <w:ins w:id="7896" w:author="Kai Pa" w:date="2018-05-20T20:29:00Z">
        <w:r w:rsidRPr="00B90FBE">
          <w:rPr>
            <w:sz w:val="32"/>
            <w:szCs w:val="28"/>
            <w:rPrChange w:id="7897" w:author="Kai Pa" w:date="2018-05-21T21:31:00Z">
              <w:rPr/>
            </w:rPrChange>
          </w:rPr>
          <w:tab/>
        </w:r>
      </w:ins>
      <w:ins w:id="7898" w:author="Kai Pa" w:date="2018-05-20T20:31:00Z">
        <w:r w:rsidR="00055BD1" w:rsidRPr="00B90FBE">
          <w:rPr>
            <w:b/>
            <w:i/>
            <w:sz w:val="32"/>
            <w:szCs w:val="28"/>
            <w:u w:val="single"/>
            <w:rPrChange w:id="7899" w:author="Kai Pa" w:date="2018-05-21T21:31:00Z">
              <w:rPr>
                <w:sz w:val="28"/>
                <w:szCs w:val="28"/>
              </w:rPr>
            </w:rPrChange>
          </w:rPr>
          <w:t xml:space="preserve">Microsoft </w:t>
        </w:r>
      </w:ins>
      <w:ins w:id="7900" w:author="Kai Pa" w:date="2018-05-20T20:29:00Z">
        <w:r w:rsidR="00055BD1" w:rsidRPr="00B90FBE">
          <w:rPr>
            <w:b/>
            <w:i/>
            <w:sz w:val="32"/>
            <w:szCs w:val="28"/>
            <w:u w:val="single"/>
            <w:rPrChange w:id="7901" w:author="Kai Pa" w:date="2018-05-21T21:31:00Z">
              <w:rPr>
                <w:b/>
                <w:i/>
                <w:sz w:val="28"/>
                <w:szCs w:val="28"/>
                <w:u w:val="single"/>
              </w:rPr>
            </w:rPrChange>
          </w:rPr>
          <w:t>SQL Server 2015</w:t>
        </w:r>
        <w:r w:rsidRPr="00B90FBE">
          <w:rPr>
            <w:b/>
            <w:i/>
            <w:sz w:val="32"/>
            <w:szCs w:val="28"/>
            <w:u w:val="single"/>
            <w:rPrChange w:id="7902" w:author="Kai Pa" w:date="2018-05-21T21:31:00Z">
              <w:rPr>
                <w:b/>
                <w:i/>
                <w:u w:val="single"/>
              </w:rPr>
            </w:rPrChange>
          </w:rPr>
          <w:t>:</w:t>
        </w:r>
      </w:ins>
    </w:p>
    <w:p w14:paraId="08899588" w14:textId="2818A00C" w:rsidR="009737FF" w:rsidRPr="00B90FBE" w:rsidRDefault="009737FF" w:rsidP="009737FF">
      <w:pPr>
        <w:tabs>
          <w:tab w:val="left" w:pos="0"/>
        </w:tabs>
        <w:autoSpaceDE w:val="0"/>
        <w:autoSpaceDN w:val="0"/>
        <w:adjustRightInd w:val="0"/>
        <w:spacing w:before="120" w:after="120"/>
        <w:ind w:firstLine="76"/>
        <w:jc w:val="both"/>
        <w:rPr>
          <w:ins w:id="7903" w:author="Kai Pa" w:date="2018-05-20T20:29:00Z"/>
          <w:sz w:val="32"/>
          <w:szCs w:val="28"/>
          <w:rPrChange w:id="7904" w:author="Kai Pa" w:date="2018-05-21T21:31:00Z">
            <w:rPr>
              <w:ins w:id="7905" w:author="Kai Pa" w:date="2018-05-20T20:29:00Z"/>
            </w:rPr>
          </w:rPrChange>
        </w:rPr>
      </w:pPr>
      <w:ins w:id="7906" w:author="Kai Pa" w:date="2018-05-20T20:29:00Z">
        <w:r w:rsidRPr="00B90FBE">
          <w:rPr>
            <w:sz w:val="32"/>
            <w:szCs w:val="28"/>
            <w:rPrChange w:id="7907" w:author="Kai Pa" w:date="2018-05-21T21:31:00Z">
              <w:rPr/>
            </w:rPrChange>
          </w:rPr>
          <w:tab/>
          <w:t>SQL Server 20</w:t>
        </w:r>
        <w:r w:rsidR="00055BD1" w:rsidRPr="00B90FBE">
          <w:rPr>
            <w:sz w:val="32"/>
            <w:szCs w:val="28"/>
            <w:rPrChange w:id="7908" w:author="Kai Pa" w:date="2018-05-21T21:31:00Z">
              <w:rPr>
                <w:sz w:val="28"/>
                <w:szCs w:val="28"/>
              </w:rPr>
            </w:rPrChange>
          </w:rPr>
          <w:t>15</w:t>
        </w:r>
        <w:r w:rsidRPr="00B90FBE">
          <w:rPr>
            <w:sz w:val="32"/>
            <w:szCs w:val="28"/>
            <w:rPrChange w:id="7909" w:author="Kai Pa" w:date="2018-05-21T21:31:00Z">
              <w:rPr/>
            </w:rPrChange>
          </w:rPr>
          <w:t xml:space="preserve"> là một hệ thống quản lý cơ sở dữ liệu (Relational Database Management System (RDBMS) ) sử dụng Transact – SQL để trao đổi dữ liệu giữa Client computer và SQL Server computer. Một RDBMS bao gồm databases, database engine và các ứng dụng dùng để quản lý dữ liệu và các bộ phận khác nhau trong RDBMS.</w:t>
        </w:r>
      </w:ins>
    </w:p>
    <w:p w14:paraId="213A464B" w14:textId="4273EEFF" w:rsidR="009737FF" w:rsidRPr="00B90FBE" w:rsidRDefault="009737FF" w:rsidP="009737FF">
      <w:pPr>
        <w:spacing w:before="120" w:after="120"/>
        <w:ind w:firstLine="540"/>
        <w:jc w:val="both"/>
        <w:rPr>
          <w:ins w:id="7910" w:author="Kai Pa" w:date="2018-05-20T20:29:00Z"/>
          <w:sz w:val="32"/>
          <w:szCs w:val="28"/>
          <w:rPrChange w:id="7911" w:author="Kai Pa" w:date="2018-05-21T21:31:00Z">
            <w:rPr>
              <w:ins w:id="7912" w:author="Kai Pa" w:date="2018-05-20T20:29:00Z"/>
            </w:rPr>
          </w:rPrChange>
        </w:rPr>
      </w:pPr>
      <w:ins w:id="7913" w:author="Kai Pa" w:date="2018-05-20T20:29:00Z">
        <w:r w:rsidRPr="00B90FBE">
          <w:rPr>
            <w:sz w:val="32"/>
            <w:szCs w:val="28"/>
            <w:rPrChange w:id="7914" w:author="Kai Pa" w:date="2018-05-21T21:31:00Z">
              <w:rPr/>
            </w:rPrChange>
          </w:rPr>
          <w:lastRenderedPageBreak/>
          <w:t>SQL Server 20</w:t>
        </w:r>
        <w:r w:rsidR="00055BD1" w:rsidRPr="00B90FBE">
          <w:rPr>
            <w:sz w:val="32"/>
            <w:szCs w:val="28"/>
            <w:rPrChange w:id="7915" w:author="Kai Pa" w:date="2018-05-21T21:31:00Z">
              <w:rPr>
                <w:sz w:val="28"/>
                <w:szCs w:val="28"/>
              </w:rPr>
            </w:rPrChange>
          </w:rPr>
          <w:t>15</w:t>
        </w:r>
        <w:r w:rsidRPr="00B90FBE">
          <w:rPr>
            <w:sz w:val="32"/>
            <w:szCs w:val="28"/>
            <w:rPrChange w:id="7916" w:author="Kai Pa" w:date="2018-05-21T21:31:00Z">
              <w:rPr/>
            </w:rPrChange>
          </w:rPr>
          <w:t xml:space="preserve"> được tối ưu để có thể chạy trên môi trường cơ sở dữ liệu rất lớn (Very Large Database Environment) lên đến Tera – Byte và  có thể phục vụ cùng lúc cho hàng ngàn user. SQL Server 20</w:t>
        </w:r>
        <w:r w:rsidR="00055BD1" w:rsidRPr="00B90FBE">
          <w:rPr>
            <w:sz w:val="32"/>
            <w:szCs w:val="28"/>
            <w:rPrChange w:id="7917" w:author="Kai Pa" w:date="2018-05-21T21:31:00Z">
              <w:rPr>
                <w:sz w:val="28"/>
                <w:szCs w:val="28"/>
              </w:rPr>
            </w:rPrChange>
          </w:rPr>
          <w:t>15</w:t>
        </w:r>
        <w:r w:rsidRPr="00B90FBE">
          <w:rPr>
            <w:sz w:val="32"/>
            <w:szCs w:val="28"/>
            <w:rPrChange w:id="7918" w:author="Kai Pa" w:date="2018-05-21T21:31:00Z">
              <w:rPr/>
            </w:rPrChange>
          </w:rPr>
          <w:t xml:space="preserve"> có thể kết hợp "ăn ý" với các server khác như Microsoft Internet Information Server (IIS), E-Commerce Server, Proxy Server ...</w:t>
        </w:r>
      </w:ins>
    </w:p>
    <w:p w14:paraId="53A77473" w14:textId="77777777" w:rsidR="009737FF" w:rsidRPr="00B90FBE" w:rsidRDefault="009737FF" w:rsidP="009737FF">
      <w:pPr>
        <w:spacing w:before="120" w:after="120"/>
        <w:jc w:val="both"/>
        <w:rPr>
          <w:ins w:id="7919" w:author="Kai Pa" w:date="2018-05-20T20:29:00Z"/>
          <w:sz w:val="32"/>
          <w:szCs w:val="28"/>
          <w:rPrChange w:id="7920" w:author="Kai Pa" w:date="2018-05-21T21:31:00Z">
            <w:rPr>
              <w:ins w:id="7921" w:author="Kai Pa" w:date="2018-05-20T20:29:00Z"/>
            </w:rPr>
          </w:rPrChange>
        </w:rPr>
      </w:pPr>
      <w:ins w:id="7922" w:author="Kai Pa" w:date="2018-05-20T20:29:00Z">
        <w:r w:rsidRPr="00B90FBE">
          <w:rPr>
            <w:sz w:val="32"/>
            <w:szCs w:val="28"/>
            <w:rPrChange w:id="7923" w:author="Kai Pa" w:date="2018-05-21T21:31:00Z">
              <w:rPr/>
            </w:rPrChange>
          </w:rPr>
          <w:t>-</w:t>
        </w:r>
        <w:r w:rsidRPr="00B90FBE">
          <w:rPr>
            <w:b/>
            <w:i/>
            <w:sz w:val="32"/>
            <w:szCs w:val="28"/>
            <w:rPrChange w:id="7924" w:author="Kai Pa" w:date="2018-05-21T21:31:00Z">
              <w:rPr>
                <w:b/>
                <w:i/>
              </w:rPr>
            </w:rPrChange>
          </w:rPr>
          <w:t>Công cụ hỗ trợ</w:t>
        </w:r>
        <w:r w:rsidRPr="00B90FBE">
          <w:rPr>
            <w:b/>
            <w:sz w:val="32"/>
            <w:szCs w:val="28"/>
            <w:rPrChange w:id="7925" w:author="Kai Pa" w:date="2018-05-21T21:31:00Z">
              <w:rPr>
                <w:b/>
              </w:rPr>
            </w:rPrChange>
          </w:rPr>
          <w:t>:</w:t>
        </w:r>
      </w:ins>
    </w:p>
    <w:p w14:paraId="5A2B4B60" w14:textId="042035EB" w:rsidR="009737FF" w:rsidRPr="00B90FBE" w:rsidRDefault="009737FF" w:rsidP="009737FF">
      <w:pPr>
        <w:spacing w:before="120" w:after="120"/>
        <w:ind w:left="540"/>
        <w:jc w:val="both"/>
        <w:rPr>
          <w:ins w:id="7926" w:author="Kai Pa" w:date="2018-05-20T20:29:00Z"/>
          <w:sz w:val="32"/>
          <w:szCs w:val="28"/>
          <w:rPrChange w:id="7927" w:author="Kai Pa" w:date="2018-05-21T21:31:00Z">
            <w:rPr>
              <w:ins w:id="7928" w:author="Kai Pa" w:date="2018-05-20T20:29:00Z"/>
            </w:rPr>
          </w:rPrChange>
        </w:rPr>
      </w:pPr>
      <w:ins w:id="7929" w:author="Kai Pa" w:date="2018-05-20T20:29:00Z">
        <w:r w:rsidRPr="00B90FBE">
          <w:rPr>
            <w:sz w:val="32"/>
            <w:szCs w:val="28"/>
            <w:rPrChange w:id="7930" w:author="Kai Pa" w:date="2018-05-21T21:31:00Z">
              <w:rPr/>
            </w:rPrChange>
          </w:rPr>
          <w:t xml:space="preserve">-Hệ điều hành Windows </w:t>
        </w:r>
      </w:ins>
      <w:ins w:id="7931" w:author="Kai Pa" w:date="2018-05-20T20:31:00Z">
        <w:r w:rsidR="00055BD1" w:rsidRPr="00B90FBE">
          <w:rPr>
            <w:sz w:val="32"/>
            <w:szCs w:val="28"/>
            <w:rPrChange w:id="7932" w:author="Kai Pa" w:date="2018-05-21T21:31:00Z">
              <w:rPr>
                <w:sz w:val="28"/>
                <w:szCs w:val="28"/>
              </w:rPr>
            </w:rPrChange>
          </w:rPr>
          <w:t xml:space="preserve">7, </w:t>
        </w:r>
      </w:ins>
      <w:ins w:id="7933" w:author="Kai Pa" w:date="2018-05-20T20:29:00Z">
        <w:r w:rsidRPr="00B90FBE">
          <w:rPr>
            <w:sz w:val="32"/>
            <w:szCs w:val="28"/>
            <w:rPrChange w:id="7934" w:author="Kai Pa" w:date="2018-05-21T21:31:00Z">
              <w:rPr/>
            </w:rPrChange>
          </w:rPr>
          <w:t>10.</w:t>
        </w:r>
      </w:ins>
    </w:p>
    <w:p w14:paraId="49F7756B" w14:textId="15D6D2D0" w:rsidR="009737FF" w:rsidRPr="00B90FBE" w:rsidRDefault="009737FF" w:rsidP="009737FF">
      <w:pPr>
        <w:spacing w:before="120" w:after="120"/>
        <w:ind w:left="540"/>
        <w:jc w:val="both"/>
        <w:rPr>
          <w:ins w:id="7935" w:author="Kai Pa" w:date="2018-05-20T20:29:00Z"/>
          <w:sz w:val="32"/>
          <w:szCs w:val="28"/>
          <w:rPrChange w:id="7936" w:author="Kai Pa" w:date="2018-05-21T21:31:00Z">
            <w:rPr>
              <w:ins w:id="7937" w:author="Kai Pa" w:date="2018-05-20T20:29:00Z"/>
            </w:rPr>
          </w:rPrChange>
        </w:rPr>
      </w:pPr>
      <w:ins w:id="7938" w:author="Kai Pa" w:date="2018-05-20T20:29:00Z">
        <w:r w:rsidRPr="00B90FBE">
          <w:rPr>
            <w:sz w:val="32"/>
            <w:szCs w:val="28"/>
            <w:rPrChange w:id="7939" w:author="Kai Pa" w:date="2018-05-21T21:31:00Z">
              <w:rPr/>
            </w:rPrChange>
          </w:rPr>
          <w:t>-Microsoft Office Word 201</w:t>
        </w:r>
        <w:r w:rsidR="00055BD1" w:rsidRPr="00B90FBE">
          <w:rPr>
            <w:sz w:val="32"/>
            <w:szCs w:val="28"/>
            <w:rPrChange w:id="7940" w:author="Kai Pa" w:date="2018-05-21T21:31:00Z">
              <w:rPr>
                <w:sz w:val="28"/>
                <w:szCs w:val="28"/>
              </w:rPr>
            </w:rPrChange>
          </w:rPr>
          <w:t>6</w:t>
        </w:r>
        <w:r w:rsidRPr="00B90FBE">
          <w:rPr>
            <w:sz w:val="32"/>
            <w:szCs w:val="28"/>
            <w:rPrChange w:id="7941" w:author="Kai Pa" w:date="2018-05-21T21:31:00Z">
              <w:rPr/>
            </w:rPrChange>
          </w:rPr>
          <w:t>.</w:t>
        </w:r>
      </w:ins>
    </w:p>
    <w:p w14:paraId="63C0451A" w14:textId="67CEE705" w:rsidR="009737FF" w:rsidRPr="00B90FBE" w:rsidRDefault="009737FF" w:rsidP="009737FF">
      <w:pPr>
        <w:spacing w:before="120" w:after="120"/>
        <w:ind w:left="540"/>
        <w:jc w:val="both"/>
        <w:rPr>
          <w:ins w:id="7942" w:author="Kai Pa" w:date="2018-05-20T20:29:00Z"/>
          <w:sz w:val="32"/>
          <w:szCs w:val="28"/>
          <w:rPrChange w:id="7943" w:author="Kai Pa" w:date="2018-05-21T21:31:00Z">
            <w:rPr>
              <w:ins w:id="7944" w:author="Kai Pa" w:date="2018-05-20T20:29:00Z"/>
            </w:rPr>
          </w:rPrChange>
        </w:rPr>
      </w:pPr>
      <w:ins w:id="7945" w:author="Kai Pa" w:date="2018-05-20T20:29:00Z">
        <w:r w:rsidRPr="00B90FBE">
          <w:rPr>
            <w:sz w:val="32"/>
            <w:szCs w:val="28"/>
            <w:rPrChange w:id="7946" w:author="Kai Pa" w:date="2018-05-21T21:31:00Z">
              <w:rPr/>
            </w:rPrChange>
          </w:rPr>
          <w:t>-Bộ gõ tiế</w:t>
        </w:r>
        <w:r w:rsidR="00576C82" w:rsidRPr="00B90FBE">
          <w:rPr>
            <w:sz w:val="32"/>
            <w:szCs w:val="28"/>
            <w:rPrChange w:id="7947" w:author="Kai Pa" w:date="2018-05-21T21:31:00Z">
              <w:rPr>
                <w:sz w:val="28"/>
                <w:szCs w:val="28"/>
              </w:rPr>
            </w:rPrChange>
          </w:rPr>
          <w:t>ng V</w:t>
        </w:r>
        <w:r w:rsidRPr="00B90FBE">
          <w:rPr>
            <w:sz w:val="32"/>
            <w:szCs w:val="28"/>
            <w:rPrChange w:id="7948" w:author="Kai Pa" w:date="2018-05-21T21:31:00Z">
              <w:rPr/>
            </w:rPrChange>
          </w:rPr>
          <w:t>iệt hỗ trợ Unicode: Unikey.</w:t>
        </w:r>
      </w:ins>
    </w:p>
    <w:p w14:paraId="5E73C9B8" w14:textId="2184987F" w:rsidR="009737FF" w:rsidRPr="00B90FBE" w:rsidRDefault="009737FF">
      <w:pPr>
        <w:spacing w:before="120" w:after="120"/>
        <w:ind w:left="540"/>
        <w:jc w:val="both"/>
        <w:rPr>
          <w:ins w:id="7949" w:author="Kai Pa" w:date="2018-05-20T20:34:00Z"/>
          <w:sz w:val="32"/>
          <w:szCs w:val="28"/>
          <w:rPrChange w:id="7950" w:author="Kai Pa" w:date="2018-05-21T21:31:00Z">
            <w:rPr>
              <w:ins w:id="7951" w:author="Kai Pa" w:date="2018-05-20T20:34:00Z"/>
              <w:sz w:val="28"/>
              <w:szCs w:val="28"/>
            </w:rPr>
          </w:rPrChange>
        </w:rPr>
        <w:pPrChange w:id="7952" w:author="Kai Pa" w:date="2018-05-20T20:34:00Z">
          <w:pPr>
            <w:pStyle w:val="ListParagraph"/>
            <w:numPr>
              <w:numId w:val="5"/>
            </w:numPr>
            <w:ind w:hanging="360"/>
            <w:outlineLvl w:val="1"/>
          </w:pPr>
        </w:pPrChange>
      </w:pPr>
      <w:ins w:id="7953" w:author="Kai Pa" w:date="2018-05-20T20:29:00Z">
        <w:r w:rsidRPr="00B90FBE">
          <w:rPr>
            <w:sz w:val="32"/>
            <w:szCs w:val="28"/>
            <w:rPrChange w:id="7954" w:author="Kai Pa" w:date="2018-05-21T21:31:00Z">
              <w:rPr/>
            </w:rPrChange>
          </w:rPr>
          <w:t>-Microsoft Visual Studio</w:t>
        </w:r>
      </w:ins>
      <w:ins w:id="7955" w:author="Kai Pa" w:date="2018-05-20T20:33:00Z">
        <w:r w:rsidR="00055BD1" w:rsidRPr="00B90FBE">
          <w:rPr>
            <w:sz w:val="32"/>
            <w:szCs w:val="28"/>
            <w:rPrChange w:id="7956" w:author="Kai Pa" w:date="2018-05-21T21:31:00Z">
              <w:rPr>
                <w:sz w:val="28"/>
                <w:szCs w:val="28"/>
              </w:rPr>
            </w:rPrChange>
          </w:rPr>
          <w:t xml:space="preserve"> </w:t>
        </w:r>
      </w:ins>
      <w:ins w:id="7957" w:author="Kai Pa" w:date="2018-05-20T20:29:00Z">
        <w:r w:rsidRPr="00B90FBE">
          <w:rPr>
            <w:sz w:val="32"/>
            <w:szCs w:val="28"/>
            <w:rPrChange w:id="7958" w:author="Kai Pa" w:date="2018-05-21T21:31:00Z">
              <w:rPr/>
            </w:rPrChange>
          </w:rPr>
          <w:t>2015</w:t>
        </w:r>
      </w:ins>
      <w:ins w:id="7959" w:author="Kai Pa" w:date="2018-05-20T20:33:00Z">
        <w:r w:rsidR="00055BD1" w:rsidRPr="00B90FBE">
          <w:rPr>
            <w:sz w:val="32"/>
            <w:szCs w:val="28"/>
            <w:rPrChange w:id="7960" w:author="Kai Pa" w:date="2018-05-21T21:31:00Z">
              <w:rPr>
                <w:sz w:val="28"/>
                <w:szCs w:val="28"/>
              </w:rPr>
            </w:rPrChange>
          </w:rPr>
          <w:t>, 2017</w:t>
        </w:r>
      </w:ins>
    </w:p>
    <w:p w14:paraId="76DB0A76" w14:textId="2BEC9E40" w:rsidR="00576C82" w:rsidRPr="00B90FBE" w:rsidRDefault="00C82B2D">
      <w:pPr>
        <w:spacing w:before="120" w:after="120"/>
        <w:ind w:firstLine="540"/>
        <w:jc w:val="both"/>
        <w:rPr>
          <w:ins w:id="7961" w:author="Kai Pa" w:date="2018-05-20T22:57:00Z"/>
          <w:rStyle w:val="3oh-"/>
          <w:sz w:val="32"/>
          <w:szCs w:val="28"/>
          <w:rPrChange w:id="7962" w:author="Kai Pa" w:date="2018-05-21T21:31:00Z">
            <w:rPr>
              <w:ins w:id="7963" w:author="Kai Pa" w:date="2018-05-20T22:57:00Z"/>
              <w:rStyle w:val="3oh-"/>
              <w:sz w:val="28"/>
              <w:szCs w:val="28"/>
            </w:rPr>
          </w:rPrChange>
        </w:rPr>
        <w:pPrChange w:id="7964" w:author="Kai Pa" w:date="2018-05-20T22:57:00Z">
          <w:pPr>
            <w:pStyle w:val="ListParagraph"/>
            <w:numPr>
              <w:numId w:val="5"/>
            </w:numPr>
            <w:ind w:hanging="360"/>
            <w:outlineLvl w:val="1"/>
          </w:pPr>
        </w:pPrChange>
      </w:pPr>
      <w:ins w:id="7965" w:author="Kai Pa" w:date="2018-05-20T22:57:00Z">
        <w:r w:rsidRPr="00B90FBE">
          <w:rPr>
            <w:rStyle w:val="3oh-"/>
            <w:sz w:val="32"/>
            <w:szCs w:val="28"/>
            <w:rPrChange w:id="7966" w:author="Kai Pa" w:date="2018-05-21T21:31:00Z">
              <w:rPr>
                <w:rStyle w:val="3oh-"/>
              </w:rPr>
            </w:rPrChange>
          </w:rPr>
          <w:t>- Entity Framework 6.0</w:t>
        </w:r>
      </w:ins>
    </w:p>
    <w:p w14:paraId="2F7FD524" w14:textId="77777777" w:rsidR="00C82B2D" w:rsidRPr="00B90FBE" w:rsidRDefault="00C82B2D">
      <w:pPr>
        <w:spacing w:before="120" w:after="120"/>
        <w:ind w:firstLine="540"/>
        <w:jc w:val="both"/>
        <w:rPr>
          <w:sz w:val="32"/>
          <w:szCs w:val="28"/>
          <w:rPrChange w:id="7967" w:author="Kai Pa" w:date="2018-05-21T21:31:00Z">
            <w:rPr/>
          </w:rPrChange>
        </w:rPr>
        <w:pPrChange w:id="7968" w:author="Kai Pa" w:date="2018-05-20T22:57:00Z">
          <w:pPr>
            <w:pStyle w:val="ListParagraph"/>
            <w:numPr>
              <w:numId w:val="5"/>
            </w:numPr>
            <w:ind w:hanging="360"/>
            <w:outlineLvl w:val="1"/>
          </w:pPr>
        </w:pPrChange>
      </w:pPr>
    </w:p>
    <w:p w14:paraId="316AE7FA" w14:textId="0781A15B" w:rsidR="007E56BA" w:rsidRPr="00B90FBE" w:rsidRDefault="007E56BA" w:rsidP="009D0AD2">
      <w:pPr>
        <w:pStyle w:val="ListParagraph"/>
        <w:numPr>
          <w:ilvl w:val="0"/>
          <w:numId w:val="5"/>
        </w:numPr>
        <w:outlineLvl w:val="1"/>
        <w:rPr>
          <w:ins w:id="7969" w:author="Kai Pa" w:date="2018-05-20T20:41:00Z"/>
          <w:rFonts w:asciiTheme="majorHAnsi" w:eastAsiaTheme="majorEastAsia" w:hAnsiTheme="majorHAnsi" w:cstheme="majorBidi"/>
          <w:color w:val="2E74B5" w:themeColor="accent1" w:themeShade="BF"/>
          <w:sz w:val="32"/>
          <w:szCs w:val="28"/>
          <w:u w:val="single"/>
          <w:rPrChange w:id="7970" w:author="Kai Pa" w:date="2018-05-21T21:31:00Z">
            <w:rPr>
              <w:ins w:id="7971" w:author="Kai Pa" w:date="2018-05-20T20:41:00Z"/>
              <w:rFonts w:asciiTheme="majorHAnsi" w:eastAsiaTheme="majorEastAsia" w:hAnsiTheme="majorHAnsi" w:cstheme="majorBidi"/>
              <w:color w:val="2E74B5" w:themeColor="accent1" w:themeShade="BF"/>
              <w:sz w:val="32"/>
              <w:szCs w:val="26"/>
              <w:u w:val="single"/>
            </w:rPr>
          </w:rPrChange>
        </w:rPr>
      </w:pPr>
      <w:bookmarkStart w:id="7972" w:name="_Toc514700585"/>
      <w:r w:rsidRPr="00B90FBE">
        <w:rPr>
          <w:rFonts w:asciiTheme="majorHAnsi" w:eastAsiaTheme="majorEastAsia" w:hAnsiTheme="majorHAnsi" w:cstheme="majorBidi"/>
          <w:color w:val="2E74B5" w:themeColor="accent1" w:themeShade="BF"/>
          <w:sz w:val="36"/>
          <w:szCs w:val="26"/>
          <w:u w:val="single"/>
          <w:rPrChange w:id="7973" w:author="Kai Pa" w:date="2018-05-21T21:31:00Z">
            <w:rPr/>
          </w:rPrChange>
        </w:rPr>
        <w:t>Vấn đề khi cài đặt</w:t>
      </w:r>
      <w:bookmarkEnd w:id="7972"/>
    </w:p>
    <w:p w14:paraId="3AB34EBC" w14:textId="77777777" w:rsidR="00E174C2" w:rsidRPr="00B90FBE" w:rsidRDefault="00E174C2" w:rsidP="00E174C2">
      <w:pPr>
        <w:pStyle w:val="ListParagraph"/>
        <w:numPr>
          <w:ilvl w:val="0"/>
          <w:numId w:val="35"/>
        </w:numPr>
        <w:rPr>
          <w:ins w:id="7974" w:author="Kai Pa" w:date="2018-05-20T20:43:00Z"/>
          <w:b/>
          <w:sz w:val="32"/>
          <w:szCs w:val="28"/>
          <w:lang w:val="vi-VN"/>
          <w:rPrChange w:id="7975" w:author="Kai Pa" w:date="2018-05-21T21:31:00Z">
            <w:rPr>
              <w:ins w:id="7976" w:author="Kai Pa" w:date="2018-05-20T20:43:00Z"/>
              <w:b/>
              <w:lang w:val="vi-VN"/>
            </w:rPr>
          </w:rPrChange>
        </w:rPr>
      </w:pPr>
      <w:ins w:id="7977" w:author="Kai Pa" w:date="2018-05-20T20:43:00Z">
        <w:r w:rsidRPr="00B90FBE">
          <w:rPr>
            <w:b/>
            <w:sz w:val="32"/>
            <w:szCs w:val="28"/>
            <w:lang w:val="vi-VN"/>
            <w:rPrChange w:id="7978" w:author="Kai Pa" w:date="2018-05-21T21:31:00Z">
              <w:rPr>
                <w:b/>
                <w:lang w:val="vi-VN"/>
              </w:rPr>
            </w:rPrChange>
          </w:rPr>
          <w:t>Phần cứng:</w:t>
        </w:r>
      </w:ins>
    </w:p>
    <w:p w14:paraId="0BE04B21" w14:textId="350658BD" w:rsidR="00E174C2" w:rsidRPr="00B90FBE" w:rsidRDefault="00E174C2" w:rsidP="00E174C2">
      <w:pPr>
        <w:pStyle w:val="ListParagraph"/>
        <w:ind w:left="1440"/>
        <w:rPr>
          <w:ins w:id="7979" w:author="Kai Pa" w:date="2018-05-20T20:43:00Z"/>
          <w:b/>
          <w:sz w:val="32"/>
          <w:szCs w:val="28"/>
          <w:lang w:val="vi-VN"/>
          <w:rPrChange w:id="7980" w:author="Kai Pa" w:date="2018-05-21T21:31:00Z">
            <w:rPr>
              <w:ins w:id="7981" w:author="Kai Pa" w:date="2018-05-20T20:43:00Z"/>
              <w:b/>
              <w:lang w:val="vi-VN"/>
            </w:rPr>
          </w:rPrChange>
        </w:rPr>
      </w:pPr>
      <w:ins w:id="7982" w:author="Kai Pa" w:date="2018-05-20T20:43:00Z">
        <w:r w:rsidRPr="00B90FBE">
          <w:rPr>
            <w:sz w:val="32"/>
            <w:szCs w:val="28"/>
            <w:lang w:val="vi-VN"/>
            <w:rPrChange w:id="7983" w:author="Kai Pa" w:date="2018-05-21T21:31:00Z">
              <w:rPr>
                <w:lang w:val="vi-VN"/>
              </w:rPr>
            </w:rPrChange>
          </w:rPr>
          <w:t xml:space="preserve">Thiết bị phần cứng của </w:t>
        </w:r>
        <w:r w:rsidRPr="00B90FBE">
          <w:rPr>
            <w:sz w:val="32"/>
            <w:szCs w:val="28"/>
            <w:rPrChange w:id="7984" w:author="Kai Pa" w:date="2018-05-21T21:31:00Z">
              <w:rPr>
                <w:sz w:val="28"/>
                <w:szCs w:val="28"/>
              </w:rPr>
            </w:rPrChange>
          </w:rPr>
          <w:t>ngân hàng Agribank</w:t>
        </w:r>
        <w:r w:rsidRPr="00B90FBE">
          <w:rPr>
            <w:sz w:val="32"/>
            <w:szCs w:val="28"/>
            <w:lang w:val="vi-VN"/>
            <w:rPrChange w:id="7985" w:author="Kai Pa" w:date="2018-05-21T21:31:00Z">
              <w:rPr>
                <w:lang w:val="vi-VN"/>
              </w:rPr>
            </w:rPrChange>
          </w:rPr>
          <w:t xml:space="preserve"> </w:t>
        </w:r>
      </w:ins>
      <w:ins w:id="7986" w:author="Kai Pa" w:date="2018-05-20T20:44:00Z">
        <w:r w:rsidRPr="00B90FBE">
          <w:rPr>
            <w:sz w:val="32"/>
            <w:szCs w:val="28"/>
            <w:rPrChange w:id="7987" w:author="Kai Pa" w:date="2018-05-21T21:31:00Z">
              <w:rPr>
                <w:sz w:val="28"/>
                <w:szCs w:val="28"/>
              </w:rPr>
            </w:rPrChange>
          </w:rPr>
          <w:t>khá đủ để có</w:t>
        </w:r>
      </w:ins>
      <w:ins w:id="7988" w:author="Kai Pa" w:date="2018-05-20T20:43:00Z">
        <w:r w:rsidRPr="00B90FBE">
          <w:rPr>
            <w:sz w:val="32"/>
            <w:szCs w:val="28"/>
            <w:lang w:val="vi-VN"/>
            <w:rPrChange w:id="7989" w:author="Kai Pa" w:date="2018-05-21T21:31:00Z">
              <w:rPr>
                <w:lang w:val="vi-VN"/>
              </w:rPr>
            </w:rPrChange>
          </w:rPr>
          <w:t xml:space="preserve"> thể đáp ứng được chương trình quản lý </w:t>
        </w:r>
      </w:ins>
      <w:ins w:id="7990" w:author="Kai Pa" w:date="2018-05-20T20:45:00Z">
        <w:r w:rsidRPr="00B90FBE">
          <w:rPr>
            <w:sz w:val="32"/>
            <w:szCs w:val="28"/>
            <w:rPrChange w:id="7991" w:author="Kai Pa" w:date="2018-05-21T21:31:00Z">
              <w:rPr>
                <w:sz w:val="28"/>
                <w:szCs w:val="28"/>
              </w:rPr>
            </w:rPrChange>
          </w:rPr>
          <w:t>sổ tiết kiệm</w:t>
        </w:r>
      </w:ins>
      <w:ins w:id="7992" w:author="Kai Pa" w:date="2018-05-20T20:43:00Z">
        <w:r w:rsidRPr="00B90FBE">
          <w:rPr>
            <w:sz w:val="32"/>
            <w:szCs w:val="28"/>
            <w:lang w:val="vi-VN"/>
            <w:rPrChange w:id="7993" w:author="Kai Pa" w:date="2018-05-21T21:31:00Z">
              <w:rPr>
                <w:lang w:val="vi-VN"/>
              </w:rPr>
            </w:rPrChange>
          </w:rPr>
          <w:t xml:space="preserve"> củ</w:t>
        </w:r>
        <w:r w:rsidRPr="00B90FBE">
          <w:rPr>
            <w:sz w:val="32"/>
            <w:szCs w:val="28"/>
            <w:lang w:val="vi-VN"/>
            <w:rPrChange w:id="7994" w:author="Kai Pa" w:date="2018-05-21T21:31:00Z">
              <w:rPr>
                <w:sz w:val="28"/>
                <w:szCs w:val="28"/>
                <w:lang w:val="vi-VN"/>
              </w:rPr>
            </w:rPrChange>
          </w:rPr>
          <w:t>a nhó, tuy nhiên vẫn còn một số vấn đề</w:t>
        </w:r>
        <w:r w:rsidRPr="00B90FBE">
          <w:rPr>
            <w:sz w:val="32"/>
            <w:szCs w:val="28"/>
            <w:lang w:val="vi-VN"/>
            <w:rPrChange w:id="7995" w:author="Kai Pa" w:date="2018-05-21T21:31:00Z">
              <w:rPr>
                <w:lang w:val="vi-VN"/>
              </w:rPr>
            </w:rPrChange>
          </w:rPr>
          <w:t>:</w:t>
        </w:r>
      </w:ins>
    </w:p>
    <w:p w14:paraId="01B84243" w14:textId="50D70C12" w:rsidR="00E174C2" w:rsidRPr="00B90FBE" w:rsidRDefault="00E174C2" w:rsidP="00E174C2">
      <w:pPr>
        <w:pStyle w:val="ListParagraph"/>
        <w:numPr>
          <w:ilvl w:val="0"/>
          <w:numId w:val="36"/>
        </w:numPr>
        <w:rPr>
          <w:ins w:id="7996" w:author="Kai Pa" w:date="2018-05-20T20:43:00Z"/>
          <w:b/>
          <w:sz w:val="32"/>
          <w:szCs w:val="28"/>
          <w:lang w:val="vi-VN"/>
          <w:rPrChange w:id="7997" w:author="Kai Pa" w:date="2018-05-21T21:31:00Z">
            <w:rPr>
              <w:ins w:id="7998" w:author="Kai Pa" w:date="2018-05-20T20:43:00Z"/>
              <w:b/>
              <w:lang w:val="vi-VN"/>
            </w:rPr>
          </w:rPrChange>
        </w:rPr>
      </w:pPr>
      <w:ins w:id="7999" w:author="Kai Pa" w:date="2018-05-20T20:43:00Z">
        <w:r w:rsidRPr="00B90FBE">
          <w:rPr>
            <w:sz w:val="32"/>
            <w:szCs w:val="28"/>
            <w:lang w:val="vi-VN"/>
            <w:rPrChange w:id="8000" w:author="Kai Pa" w:date="2018-05-21T21:31:00Z">
              <w:rPr>
                <w:lang w:val="vi-VN"/>
              </w:rPr>
            </w:rPrChange>
          </w:rPr>
          <w:t xml:space="preserve">CPU xử lý chậm, làm giảm hiệu xuất </w:t>
        </w:r>
      </w:ins>
      <w:ins w:id="8001" w:author="Kai Pa" w:date="2018-05-20T20:46:00Z">
        <w:r w:rsidRPr="00B90FBE">
          <w:rPr>
            <w:sz w:val="32"/>
            <w:szCs w:val="28"/>
            <w:rPrChange w:id="8002" w:author="Kai Pa" w:date="2018-05-21T21:31:00Z">
              <w:rPr>
                <w:sz w:val="28"/>
                <w:szCs w:val="28"/>
              </w:rPr>
            </w:rPrChange>
          </w:rPr>
          <w:t>của</w:t>
        </w:r>
      </w:ins>
      <w:ins w:id="8003" w:author="Kai Pa" w:date="2018-05-20T20:43:00Z">
        <w:r w:rsidRPr="00B90FBE">
          <w:rPr>
            <w:sz w:val="32"/>
            <w:szCs w:val="28"/>
            <w:lang w:val="vi-VN"/>
            <w:rPrChange w:id="8004" w:author="Kai Pa" w:date="2018-05-21T21:31:00Z">
              <w:rPr>
                <w:lang w:val="vi-VN"/>
              </w:rPr>
            </w:rPrChange>
          </w:rPr>
          <w:t xml:space="preserve"> phần mềm</w:t>
        </w:r>
      </w:ins>
    </w:p>
    <w:p w14:paraId="14D2A397" w14:textId="5431A2A1" w:rsidR="00E174C2" w:rsidRPr="00B90FBE" w:rsidRDefault="00E174C2" w:rsidP="00E174C2">
      <w:pPr>
        <w:pStyle w:val="ListParagraph"/>
        <w:ind w:left="1440"/>
        <w:rPr>
          <w:ins w:id="8005" w:author="Kai Pa" w:date="2018-05-20T20:43:00Z"/>
          <w:b/>
          <w:sz w:val="32"/>
          <w:szCs w:val="28"/>
          <w:lang w:val="vi-VN"/>
          <w:rPrChange w:id="8006" w:author="Kai Pa" w:date="2018-05-21T21:31:00Z">
            <w:rPr>
              <w:ins w:id="8007" w:author="Kai Pa" w:date="2018-05-20T20:43:00Z"/>
              <w:b/>
              <w:lang w:val="vi-VN"/>
            </w:rPr>
          </w:rPrChange>
        </w:rPr>
      </w:pPr>
      <w:ins w:id="8008" w:author="Kai Pa" w:date="2018-05-20T20:43:00Z">
        <w:r w:rsidRPr="00B90FBE">
          <w:rPr>
            <w:sz w:val="32"/>
            <w:szCs w:val="28"/>
            <w:lang w:val="vi-VN"/>
            <w:rPrChange w:id="8009" w:author="Kai Pa" w:date="2018-05-21T21:31:00Z">
              <w:rPr>
                <w:lang w:val="vi-VN"/>
              </w:rPr>
            </w:rPrChange>
          </w:rPr>
          <w:t xml:space="preserve">Hệ thống máy tính và thiết bị hỗ trợ của </w:t>
        </w:r>
      </w:ins>
      <w:ins w:id="8010" w:author="Kai Pa" w:date="2018-05-20T20:53:00Z">
        <w:r w:rsidR="00397050" w:rsidRPr="00B90FBE">
          <w:rPr>
            <w:sz w:val="32"/>
            <w:szCs w:val="28"/>
            <w:rPrChange w:id="8011" w:author="Kai Pa" w:date="2018-05-21T21:31:00Z">
              <w:rPr>
                <w:sz w:val="28"/>
                <w:szCs w:val="28"/>
              </w:rPr>
            </w:rPrChange>
          </w:rPr>
          <w:t>ngân hàng</w:t>
        </w:r>
      </w:ins>
      <w:ins w:id="8012" w:author="Kai Pa" w:date="2018-05-20T20:43:00Z">
        <w:r w:rsidRPr="00B90FBE">
          <w:rPr>
            <w:sz w:val="32"/>
            <w:szCs w:val="28"/>
            <w:lang w:val="vi-VN"/>
            <w:rPrChange w:id="8013" w:author="Kai Pa" w:date="2018-05-21T21:31:00Z">
              <w:rPr>
                <w:lang w:val="vi-VN"/>
              </w:rPr>
            </w:rPrChange>
          </w:rPr>
          <w:t xml:space="preserve"> thiếu đồng bộ:</w:t>
        </w:r>
      </w:ins>
    </w:p>
    <w:p w14:paraId="6FDA8184" w14:textId="64F6EC7F" w:rsidR="00E174C2" w:rsidRPr="00B90FBE" w:rsidRDefault="00E174C2" w:rsidP="00E174C2">
      <w:pPr>
        <w:pStyle w:val="ListParagraph"/>
        <w:numPr>
          <w:ilvl w:val="0"/>
          <w:numId w:val="36"/>
        </w:numPr>
        <w:rPr>
          <w:ins w:id="8014" w:author="Kai Pa" w:date="2018-05-20T20:46:00Z"/>
          <w:b/>
          <w:sz w:val="32"/>
          <w:szCs w:val="28"/>
          <w:lang w:val="vi-VN"/>
          <w:rPrChange w:id="8015" w:author="Kai Pa" w:date="2018-05-21T21:31:00Z">
            <w:rPr>
              <w:ins w:id="8016" w:author="Kai Pa" w:date="2018-05-20T20:46:00Z"/>
              <w:sz w:val="28"/>
              <w:szCs w:val="28"/>
              <w:lang w:val="vi-VN"/>
            </w:rPr>
          </w:rPrChange>
        </w:rPr>
      </w:pPr>
      <w:ins w:id="8017" w:author="Kai Pa" w:date="2018-05-20T20:43:00Z">
        <w:r w:rsidRPr="00B90FBE">
          <w:rPr>
            <w:sz w:val="32"/>
            <w:szCs w:val="28"/>
            <w:lang w:val="vi-VN"/>
            <w:rPrChange w:id="8018" w:author="Kai Pa" w:date="2018-05-21T21:31:00Z">
              <w:rPr>
                <w:lang w:val="vi-VN"/>
              </w:rPr>
            </w:rPrChange>
          </w:rPr>
          <w:t>Các máy tính không được liên kết với nha theo mạng LAN</w:t>
        </w:r>
      </w:ins>
    </w:p>
    <w:p w14:paraId="6FDBBBCB" w14:textId="5B05E092" w:rsidR="00E174C2" w:rsidRPr="00B90FBE" w:rsidRDefault="00E174C2" w:rsidP="00E174C2">
      <w:pPr>
        <w:pStyle w:val="ListParagraph"/>
        <w:numPr>
          <w:ilvl w:val="0"/>
          <w:numId w:val="36"/>
        </w:numPr>
        <w:rPr>
          <w:ins w:id="8019" w:author="Kai Pa" w:date="2018-05-20T20:43:00Z"/>
          <w:b/>
          <w:sz w:val="32"/>
          <w:szCs w:val="28"/>
          <w:lang w:val="vi-VN"/>
          <w:rPrChange w:id="8020" w:author="Kai Pa" w:date="2018-05-21T21:31:00Z">
            <w:rPr>
              <w:ins w:id="8021" w:author="Kai Pa" w:date="2018-05-20T20:43:00Z"/>
              <w:b/>
              <w:lang w:val="vi-VN"/>
            </w:rPr>
          </w:rPrChange>
        </w:rPr>
      </w:pPr>
      <w:ins w:id="8022" w:author="Kai Pa" w:date="2018-05-20T20:46:00Z">
        <w:r w:rsidRPr="00B90FBE">
          <w:rPr>
            <w:sz w:val="32"/>
            <w:szCs w:val="28"/>
            <w:rPrChange w:id="8023" w:author="Kai Pa" w:date="2018-05-21T21:31:00Z">
              <w:rPr>
                <w:sz w:val="28"/>
                <w:szCs w:val="28"/>
              </w:rPr>
            </w:rPrChange>
          </w:rPr>
          <w:t>Máy chủ chứa database chưa cài đặt .NET Framework 4.5</w:t>
        </w:r>
      </w:ins>
    </w:p>
    <w:p w14:paraId="25A49BCA" w14:textId="0755467D" w:rsidR="00E174C2" w:rsidRPr="00B90FBE" w:rsidRDefault="00E174C2">
      <w:pPr>
        <w:pStyle w:val="ListParagraph"/>
        <w:numPr>
          <w:ilvl w:val="0"/>
          <w:numId w:val="36"/>
        </w:numPr>
        <w:rPr>
          <w:ins w:id="8024" w:author="Kai Pa" w:date="2018-05-20T20:47:00Z"/>
          <w:b/>
          <w:sz w:val="32"/>
          <w:szCs w:val="28"/>
          <w:lang w:val="vi-VN"/>
          <w:rPrChange w:id="8025" w:author="Kai Pa" w:date="2018-05-21T21:31:00Z">
            <w:rPr>
              <w:ins w:id="8026" w:author="Kai Pa" w:date="2018-05-20T20:47:00Z"/>
              <w:sz w:val="28"/>
              <w:szCs w:val="28"/>
              <w:lang w:val="vi-VN"/>
            </w:rPr>
          </w:rPrChange>
        </w:rPr>
        <w:pPrChange w:id="8027" w:author="Kai Pa" w:date="2018-05-20T20:47:00Z">
          <w:pPr>
            <w:pStyle w:val="ListParagraph"/>
            <w:ind w:left="1440"/>
          </w:pPr>
        </w:pPrChange>
      </w:pPr>
      <w:ins w:id="8028" w:author="Kai Pa" w:date="2018-05-20T20:43:00Z">
        <w:r w:rsidRPr="00B90FBE">
          <w:rPr>
            <w:sz w:val="32"/>
            <w:szCs w:val="28"/>
            <w:lang w:val="vi-VN"/>
            <w:rPrChange w:id="8029" w:author="Kai Pa" w:date="2018-05-21T21:31:00Z">
              <w:rPr>
                <w:lang w:val="vi-VN"/>
              </w:rPr>
            </w:rPrChange>
          </w:rPr>
          <w:t>Các máy tính hoạt động độc lập</w:t>
        </w:r>
      </w:ins>
    </w:p>
    <w:p w14:paraId="6D7DD0E5" w14:textId="73C2717C" w:rsidR="00E174C2" w:rsidRPr="00B90FBE" w:rsidRDefault="00E174C2">
      <w:pPr>
        <w:pStyle w:val="ListParagraph"/>
        <w:numPr>
          <w:ilvl w:val="0"/>
          <w:numId w:val="36"/>
        </w:numPr>
        <w:rPr>
          <w:ins w:id="8030" w:author="Kai Pa" w:date="2018-05-20T20:47:00Z"/>
          <w:b/>
          <w:sz w:val="32"/>
          <w:szCs w:val="28"/>
          <w:lang w:val="vi-VN"/>
          <w:rPrChange w:id="8031" w:author="Kai Pa" w:date="2018-05-21T21:31:00Z">
            <w:rPr>
              <w:ins w:id="8032" w:author="Kai Pa" w:date="2018-05-20T20:47:00Z"/>
            </w:rPr>
          </w:rPrChange>
        </w:rPr>
        <w:pPrChange w:id="8033" w:author="Kai Pa" w:date="2018-05-20T20:47:00Z">
          <w:pPr>
            <w:pStyle w:val="ListParagraph"/>
            <w:ind w:left="1440"/>
          </w:pPr>
        </w:pPrChange>
      </w:pPr>
      <w:ins w:id="8034" w:author="Kai Pa" w:date="2018-05-20T20:47:00Z">
        <w:r w:rsidRPr="00B90FBE">
          <w:rPr>
            <w:sz w:val="32"/>
            <w:szCs w:val="28"/>
            <w:rPrChange w:id="8035" w:author="Kai Pa" w:date="2018-05-21T21:31:00Z">
              <w:rPr>
                <w:sz w:val="28"/>
                <w:szCs w:val="28"/>
              </w:rPr>
            </w:rPrChange>
          </w:rPr>
          <w:t xml:space="preserve">Nhiều máy bị nhiễm virus làm giảm hiệu năng </w:t>
        </w:r>
      </w:ins>
      <w:ins w:id="8036" w:author="Kai Pa" w:date="2018-05-20T20:48:00Z">
        <w:r w:rsidRPr="00B90FBE">
          <w:rPr>
            <w:sz w:val="32"/>
            <w:szCs w:val="28"/>
            <w:rPrChange w:id="8037" w:author="Kai Pa" w:date="2018-05-21T21:31:00Z">
              <w:rPr>
                <w:sz w:val="28"/>
                <w:szCs w:val="28"/>
              </w:rPr>
            </w:rPrChange>
          </w:rPr>
          <w:t xml:space="preserve">thực hiện tác vụ </w:t>
        </w:r>
      </w:ins>
      <w:ins w:id="8038" w:author="Kai Pa" w:date="2018-05-20T20:47:00Z">
        <w:r w:rsidRPr="00B90FBE">
          <w:rPr>
            <w:sz w:val="32"/>
            <w:szCs w:val="28"/>
            <w:rPrChange w:id="8039" w:author="Kai Pa" w:date="2018-05-21T21:31:00Z">
              <w:rPr>
                <w:sz w:val="28"/>
                <w:szCs w:val="28"/>
              </w:rPr>
            </w:rPrChange>
          </w:rPr>
          <w:t>và thường xuyên treo máy</w:t>
        </w:r>
      </w:ins>
    </w:p>
    <w:p w14:paraId="341EFC62" w14:textId="7E8DEC06" w:rsidR="00E174C2" w:rsidRPr="00B90FBE" w:rsidRDefault="00E174C2" w:rsidP="00E174C2">
      <w:pPr>
        <w:pStyle w:val="ListParagraph"/>
        <w:ind w:left="1440"/>
        <w:rPr>
          <w:ins w:id="8040" w:author="Kai Pa" w:date="2018-05-20T20:43:00Z"/>
          <w:b/>
          <w:sz w:val="32"/>
          <w:szCs w:val="28"/>
          <w:lang w:val="vi-VN"/>
          <w:rPrChange w:id="8041" w:author="Kai Pa" w:date="2018-05-21T21:31:00Z">
            <w:rPr>
              <w:ins w:id="8042" w:author="Kai Pa" w:date="2018-05-20T20:43:00Z"/>
              <w:b/>
              <w:lang w:val="vi-VN"/>
            </w:rPr>
          </w:rPrChange>
        </w:rPr>
      </w:pPr>
      <w:ins w:id="8043" w:author="Kai Pa" w:date="2018-05-20T20:43:00Z">
        <w:r w:rsidRPr="00B90FBE">
          <w:rPr>
            <w:sz w:val="32"/>
            <w:szCs w:val="28"/>
            <w:rPrChange w:id="8044" w:author="Kai Pa" w:date="2018-05-21T21:31:00Z">
              <w:rPr/>
            </w:rPrChange>
          </w:rPr>
          <w:t>C</w:t>
        </w:r>
        <w:r w:rsidRPr="00B90FBE">
          <w:rPr>
            <w:sz w:val="32"/>
            <w:szCs w:val="28"/>
            <w:lang w:val="vi-VN"/>
            <w:rPrChange w:id="8045" w:author="Kai Pa" w:date="2018-05-21T21:31:00Z">
              <w:rPr>
                <w:lang w:val="vi-VN"/>
              </w:rPr>
            </w:rPrChange>
          </w:rPr>
          <w:t>on người:</w:t>
        </w:r>
      </w:ins>
    </w:p>
    <w:p w14:paraId="59B20EC9" w14:textId="1CA7A6A3" w:rsidR="00E174C2" w:rsidRPr="00B90FBE" w:rsidRDefault="00E174C2" w:rsidP="00E174C2">
      <w:pPr>
        <w:pStyle w:val="ListParagraph"/>
        <w:numPr>
          <w:ilvl w:val="0"/>
          <w:numId w:val="36"/>
        </w:numPr>
        <w:rPr>
          <w:ins w:id="8046" w:author="Kai Pa" w:date="2018-05-20T20:48:00Z"/>
          <w:b/>
          <w:sz w:val="32"/>
          <w:szCs w:val="28"/>
          <w:lang w:val="vi-VN"/>
          <w:rPrChange w:id="8047" w:author="Kai Pa" w:date="2018-05-21T21:31:00Z">
            <w:rPr>
              <w:ins w:id="8048" w:author="Kai Pa" w:date="2018-05-20T20:48:00Z"/>
              <w:sz w:val="28"/>
              <w:szCs w:val="28"/>
              <w:lang w:val="vi-VN"/>
            </w:rPr>
          </w:rPrChange>
        </w:rPr>
      </w:pPr>
      <w:ins w:id="8049" w:author="Kai Pa" w:date="2018-05-20T20:43:00Z">
        <w:r w:rsidRPr="00B90FBE">
          <w:rPr>
            <w:sz w:val="32"/>
            <w:szCs w:val="28"/>
            <w:lang w:val="vi-VN"/>
            <w:rPrChange w:id="8050" w:author="Kai Pa" w:date="2018-05-21T21:31:00Z">
              <w:rPr>
                <w:lang w:val="vi-VN"/>
              </w:rPr>
            </w:rPrChange>
          </w:rPr>
          <w:t>Thiếu sự hiểu biết về phần mềm, dễ làm h</w:t>
        </w:r>
        <w:r w:rsidRPr="00B90FBE">
          <w:rPr>
            <w:sz w:val="32"/>
            <w:szCs w:val="28"/>
            <w:lang w:val="vi-VN"/>
            <w:rPrChange w:id="8051" w:author="Kai Pa" w:date="2018-05-21T21:31:00Z">
              <w:rPr>
                <w:sz w:val="28"/>
                <w:szCs w:val="28"/>
                <w:lang w:val="vi-VN"/>
              </w:rPr>
            </w:rPrChange>
          </w:rPr>
          <w:t>ỏ</w:t>
        </w:r>
        <w:r w:rsidRPr="00B90FBE">
          <w:rPr>
            <w:sz w:val="32"/>
            <w:szCs w:val="28"/>
            <w:lang w:val="vi-VN"/>
            <w:rPrChange w:id="8052" w:author="Kai Pa" w:date="2018-05-21T21:31:00Z">
              <w:rPr>
                <w:lang w:val="vi-VN"/>
              </w:rPr>
            </w:rPrChange>
          </w:rPr>
          <w:t>ng phần mềm.</w:t>
        </w:r>
      </w:ins>
    </w:p>
    <w:p w14:paraId="66B08A1D" w14:textId="76BADD73" w:rsidR="00E174C2" w:rsidRPr="00B90FBE" w:rsidRDefault="002C2F59" w:rsidP="00E174C2">
      <w:pPr>
        <w:pStyle w:val="ListParagraph"/>
        <w:numPr>
          <w:ilvl w:val="0"/>
          <w:numId w:val="36"/>
        </w:numPr>
        <w:rPr>
          <w:ins w:id="8053" w:author="Kai Pa" w:date="2018-05-20T20:43:00Z"/>
          <w:b/>
          <w:sz w:val="32"/>
          <w:szCs w:val="28"/>
          <w:lang w:val="vi-VN"/>
          <w:rPrChange w:id="8054" w:author="Kai Pa" w:date="2018-05-21T21:31:00Z">
            <w:rPr>
              <w:ins w:id="8055" w:author="Kai Pa" w:date="2018-05-20T20:43:00Z"/>
              <w:b/>
              <w:lang w:val="vi-VN"/>
            </w:rPr>
          </w:rPrChange>
        </w:rPr>
      </w:pPr>
      <w:ins w:id="8056" w:author="Kai Pa" w:date="2018-05-20T20:49:00Z">
        <w:r w:rsidRPr="00B90FBE">
          <w:rPr>
            <w:sz w:val="32"/>
            <w:szCs w:val="28"/>
            <w:rPrChange w:id="8057" w:author="Kai Pa" w:date="2018-05-21T21:31:00Z">
              <w:rPr>
                <w:sz w:val="28"/>
                <w:szCs w:val="28"/>
              </w:rPr>
            </w:rPrChange>
          </w:rPr>
          <w:lastRenderedPageBreak/>
          <w:t>Nhân viên thiếu kiến thức về quản lí cơ sở dữ liệu, có thể làm rối loạn thậm chí mất mát dữ liệu</w:t>
        </w:r>
      </w:ins>
    </w:p>
    <w:p w14:paraId="1EEE08A4" w14:textId="77777777" w:rsidR="00E174C2" w:rsidRPr="00B90FBE" w:rsidRDefault="00E174C2" w:rsidP="00E174C2">
      <w:pPr>
        <w:pStyle w:val="ListParagraph"/>
        <w:numPr>
          <w:ilvl w:val="0"/>
          <w:numId w:val="35"/>
        </w:numPr>
        <w:rPr>
          <w:ins w:id="8058" w:author="Kai Pa" w:date="2018-05-20T20:43:00Z"/>
          <w:b/>
          <w:sz w:val="32"/>
          <w:szCs w:val="28"/>
          <w:lang w:val="vi-VN"/>
          <w:rPrChange w:id="8059" w:author="Kai Pa" w:date="2018-05-21T21:31:00Z">
            <w:rPr>
              <w:ins w:id="8060" w:author="Kai Pa" w:date="2018-05-20T20:43:00Z"/>
              <w:b/>
              <w:lang w:val="vi-VN"/>
            </w:rPr>
          </w:rPrChange>
        </w:rPr>
      </w:pPr>
      <w:ins w:id="8061" w:author="Kai Pa" w:date="2018-05-20T20:43:00Z">
        <w:r w:rsidRPr="00B90FBE">
          <w:rPr>
            <w:b/>
            <w:sz w:val="32"/>
            <w:szCs w:val="28"/>
            <w:lang w:val="vi-VN"/>
            <w:rPrChange w:id="8062" w:author="Kai Pa" w:date="2018-05-21T21:31:00Z">
              <w:rPr>
                <w:b/>
                <w:lang w:val="vi-VN"/>
              </w:rPr>
            </w:rPrChange>
          </w:rPr>
          <w:t>Phần mềm:</w:t>
        </w:r>
      </w:ins>
    </w:p>
    <w:p w14:paraId="2CCE4A54" w14:textId="77777777" w:rsidR="00E174C2" w:rsidRPr="00B90FBE" w:rsidRDefault="00E174C2" w:rsidP="00E174C2">
      <w:pPr>
        <w:pStyle w:val="ListParagraph"/>
        <w:ind w:left="1080"/>
        <w:rPr>
          <w:ins w:id="8063" w:author="Kai Pa" w:date="2018-05-20T20:43:00Z"/>
          <w:b/>
          <w:sz w:val="32"/>
          <w:szCs w:val="28"/>
          <w:lang w:val="vi-VN"/>
          <w:rPrChange w:id="8064" w:author="Kai Pa" w:date="2018-05-21T21:31:00Z">
            <w:rPr>
              <w:ins w:id="8065" w:author="Kai Pa" w:date="2018-05-20T20:43:00Z"/>
              <w:b/>
              <w:lang w:val="vi-VN"/>
            </w:rPr>
          </w:rPrChange>
        </w:rPr>
      </w:pPr>
      <w:ins w:id="8066" w:author="Kai Pa" w:date="2018-05-20T20:43:00Z">
        <w:r w:rsidRPr="00B90FBE">
          <w:rPr>
            <w:sz w:val="32"/>
            <w:szCs w:val="28"/>
            <w:lang w:val="vi-VN"/>
            <w:rPrChange w:id="8067" w:author="Kai Pa" w:date="2018-05-21T21:31:00Z">
              <w:rPr>
                <w:lang w:val="vi-VN"/>
              </w:rPr>
            </w:rPrChange>
          </w:rPr>
          <w:t>Hệ thống các phần mềm chưa đòng bộ với các phần mềm khác</w:t>
        </w:r>
      </w:ins>
    </w:p>
    <w:p w14:paraId="01064EB0" w14:textId="77777777" w:rsidR="00E174C2" w:rsidRPr="00B90FBE" w:rsidRDefault="00E174C2" w:rsidP="00E174C2">
      <w:pPr>
        <w:pStyle w:val="ListParagraph"/>
        <w:ind w:left="1080"/>
        <w:rPr>
          <w:ins w:id="8068" w:author="Kai Pa" w:date="2018-05-20T20:43:00Z"/>
          <w:b/>
          <w:sz w:val="32"/>
          <w:szCs w:val="28"/>
          <w:lang w:val="vi-VN"/>
          <w:rPrChange w:id="8069" w:author="Kai Pa" w:date="2018-05-21T21:31:00Z">
            <w:rPr>
              <w:ins w:id="8070" w:author="Kai Pa" w:date="2018-05-20T20:43:00Z"/>
              <w:b/>
              <w:lang w:val="vi-VN"/>
            </w:rPr>
          </w:rPrChange>
        </w:rPr>
      </w:pPr>
      <w:ins w:id="8071" w:author="Kai Pa" w:date="2018-05-20T20:43:00Z">
        <w:r w:rsidRPr="00B90FBE">
          <w:rPr>
            <w:sz w:val="32"/>
            <w:szCs w:val="28"/>
            <w:lang w:val="vi-VN"/>
            <w:rPrChange w:id="8072" w:author="Kai Pa" w:date="2018-05-21T21:31:00Z">
              <w:rPr>
                <w:lang w:val="vi-VN"/>
              </w:rPr>
            </w:rPrChange>
          </w:rPr>
          <w:t>Cơ sở phần mềm chưa có tính bảo mật cao</w:t>
        </w:r>
      </w:ins>
    </w:p>
    <w:p w14:paraId="6A056511" w14:textId="559DF6D9" w:rsidR="00E174C2" w:rsidRPr="00B90FBE" w:rsidRDefault="00E174C2" w:rsidP="00E174C2">
      <w:pPr>
        <w:pStyle w:val="ListParagraph"/>
        <w:ind w:left="1080"/>
        <w:rPr>
          <w:ins w:id="8073" w:author="Kai Pa" w:date="2018-05-20T20:43:00Z"/>
          <w:b/>
          <w:sz w:val="32"/>
          <w:szCs w:val="28"/>
          <w:rPrChange w:id="8074" w:author="Kai Pa" w:date="2018-05-21T21:31:00Z">
            <w:rPr>
              <w:ins w:id="8075" w:author="Kai Pa" w:date="2018-05-20T20:43:00Z"/>
              <w:b/>
              <w:lang w:val="vi-VN"/>
            </w:rPr>
          </w:rPrChange>
        </w:rPr>
      </w:pPr>
      <w:ins w:id="8076" w:author="Kai Pa" w:date="2018-05-20T20:43:00Z">
        <w:r w:rsidRPr="00B90FBE">
          <w:rPr>
            <w:sz w:val="32"/>
            <w:szCs w:val="28"/>
            <w:lang w:val="vi-VN"/>
            <w:rPrChange w:id="8077" w:author="Kai Pa" w:date="2018-05-21T21:31:00Z">
              <w:rPr>
                <w:lang w:val="vi-VN"/>
              </w:rPr>
            </w:rPrChange>
          </w:rPr>
          <w:t xml:space="preserve">Hệ thống </w:t>
        </w:r>
      </w:ins>
      <w:ins w:id="8078" w:author="Kai Pa" w:date="2018-05-20T20:57:00Z">
        <w:r w:rsidR="001710C6" w:rsidRPr="00B90FBE">
          <w:rPr>
            <w:sz w:val="32"/>
            <w:szCs w:val="28"/>
            <w:rPrChange w:id="8079" w:author="Kai Pa" w:date="2018-05-21T21:31:00Z">
              <w:rPr>
                <w:sz w:val="28"/>
                <w:szCs w:val="28"/>
              </w:rPr>
            </w:rPrChange>
          </w:rPr>
          <w:t>máy móc</w:t>
        </w:r>
      </w:ins>
      <w:ins w:id="8080" w:author="Kai Pa" w:date="2018-05-20T20:43:00Z">
        <w:r w:rsidRPr="00B90FBE">
          <w:rPr>
            <w:sz w:val="32"/>
            <w:szCs w:val="28"/>
            <w:lang w:val="vi-VN"/>
            <w:rPrChange w:id="8081" w:author="Kai Pa" w:date="2018-05-21T21:31:00Z">
              <w:rPr>
                <w:lang w:val="vi-VN"/>
              </w:rPr>
            </w:rPrChange>
          </w:rPr>
          <w:t xml:space="preserve"> chưa có sự đồng bộ</w:t>
        </w:r>
        <w:r w:rsidR="001710C6" w:rsidRPr="00B90FBE">
          <w:rPr>
            <w:sz w:val="32"/>
            <w:szCs w:val="28"/>
            <w:lang w:val="vi-VN"/>
            <w:rPrChange w:id="8082" w:author="Kai Pa" w:date="2018-05-21T21:31:00Z">
              <w:rPr>
                <w:sz w:val="28"/>
                <w:szCs w:val="28"/>
                <w:lang w:val="vi-VN"/>
              </w:rPr>
            </w:rPrChange>
          </w:rPr>
          <w:t xml:space="preserve"> tro</w:t>
        </w:r>
        <w:r w:rsidRPr="00B90FBE">
          <w:rPr>
            <w:sz w:val="32"/>
            <w:szCs w:val="28"/>
            <w:lang w:val="vi-VN"/>
            <w:rPrChange w:id="8083" w:author="Kai Pa" w:date="2018-05-21T21:31:00Z">
              <w:rPr>
                <w:lang w:val="vi-VN"/>
              </w:rPr>
            </w:rPrChange>
          </w:rPr>
          <w:t xml:space="preserve">ng hệ thống, nhất là giữa máy </w:t>
        </w:r>
      </w:ins>
      <w:ins w:id="8084" w:author="Kai Pa" w:date="2018-05-20T20:52:00Z">
        <w:r w:rsidR="00397050" w:rsidRPr="00B90FBE">
          <w:rPr>
            <w:sz w:val="32"/>
            <w:szCs w:val="28"/>
            <w:rPrChange w:id="8085" w:author="Kai Pa" w:date="2018-05-21T21:31:00Z">
              <w:rPr>
                <w:sz w:val="28"/>
                <w:szCs w:val="28"/>
              </w:rPr>
            </w:rPrChange>
          </w:rPr>
          <w:t>tính và máy in.</w:t>
        </w:r>
      </w:ins>
    </w:p>
    <w:p w14:paraId="4F09A0E8" w14:textId="2B343958" w:rsidR="00E174C2" w:rsidRPr="00B90FBE" w:rsidRDefault="00E174C2" w:rsidP="00E174C2">
      <w:pPr>
        <w:pStyle w:val="ListParagraph"/>
        <w:ind w:left="1080"/>
        <w:rPr>
          <w:ins w:id="8086" w:author="Kai Pa" w:date="2018-05-20T20:50:00Z"/>
          <w:sz w:val="32"/>
          <w:szCs w:val="28"/>
          <w:lang w:val="vi-VN"/>
          <w:rPrChange w:id="8087" w:author="Kai Pa" w:date="2018-05-21T21:31:00Z">
            <w:rPr>
              <w:ins w:id="8088" w:author="Kai Pa" w:date="2018-05-20T20:50:00Z"/>
              <w:sz w:val="28"/>
              <w:szCs w:val="28"/>
              <w:lang w:val="vi-VN"/>
            </w:rPr>
          </w:rPrChange>
        </w:rPr>
      </w:pPr>
      <w:ins w:id="8089" w:author="Kai Pa" w:date="2018-05-20T20:43:00Z">
        <w:r w:rsidRPr="00B90FBE">
          <w:rPr>
            <w:sz w:val="32"/>
            <w:szCs w:val="28"/>
            <w:lang w:val="vi-VN"/>
            <w:rPrChange w:id="8090" w:author="Kai Pa" w:date="2018-05-21T21:31:00Z">
              <w:rPr>
                <w:lang w:val="vi-VN"/>
              </w:rPr>
            </w:rPrChange>
          </w:rPr>
          <w:t>Tình trạng phân luồng dữ liệu dễ bị lỗi do chạy nhiều chương trình gây ra treo máy, treo phần mềm</w:t>
        </w:r>
      </w:ins>
    </w:p>
    <w:p w14:paraId="0D889EBE" w14:textId="41AF3BFA" w:rsidR="002C2F59" w:rsidRPr="00B90FBE" w:rsidRDefault="002C2F59" w:rsidP="00E174C2">
      <w:pPr>
        <w:pStyle w:val="ListParagraph"/>
        <w:ind w:left="1080"/>
        <w:rPr>
          <w:ins w:id="8091" w:author="Kai Pa" w:date="2018-05-20T20:43:00Z"/>
          <w:b/>
          <w:sz w:val="32"/>
          <w:szCs w:val="28"/>
          <w:rPrChange w:id="8092" w:author="Kai Pa" w:date="2018-05-21T21:31:00Z">
            <w:rPr>
              <w:ins w:id="8093" w:author="Kai Pa" w:date="2018-05-20T20:43:00Z"/>
              <w:b/>
              <w:lang w:val="vi-VN"/>
            </w:rPr>
          </w:rPrChange>
        </w:rPr>
      </w:pPr>
      <w:ins w:id="8094" w:author="Kai Pa" w:date="2018-05-20T20:51:00Z">
        <w:r w:rsidRPr="00B90FBE">
          <w:rPr>
            <w:sz w:val="32"/>
            <w:szCs w:val="28"/>
            <w:rPrChange w:id="8095" w:author="Kai Pa" w:date="2018-05-21T21:31:00Z">
              <w:rPr>
                <w:sz w:val="28"/>
                <w:szCs w:val="28"/>
              </w:rPr>
            </w:rPrChange>
          </w:rPr>
          <w:t>Các máy bị nhiễm virus có thể ảnh hưởng tới máy khác nếu kết nối với nhau qua mạng LAN.</w:t>
        </w:r>
      </w:ins>
    </w:p>
    <w:p w14:paraId="3F6EBB20" w14:textId="77777777" w:rsidR="00E174C2" w:rsidRPr="00B90FBE" w:rsidRDefault="00E174C2" w:rsidP="00E174C2">
      <w:pPr>
        <w:pStyle w:val="ListParagraph"/>
        <w:numPr>
          <w:ilvl w:val="0"/>
          <w:numId w:val="35"/>
        </w:numPr>
        <w:rPr>
          <w:ins w:id="8096" w:author="Kai Pa" w:date="2018-05-20T20:43:00Z"/>
          <w:b/>
          <w:sz w:val="32"/>
          <w:szCs w:val="28"/>
          <w:lang w:val="vi-VN"/>
          <w:rPrChange w:id="8097" w:author="Kai Pa" w:date="2018-05-21T21:31:00Z">
            <w:rPr>
              <w:ins w:id="8098" w:author="Kai Pa" w:date="2018-05-20T20:43:00Z"/>
              <w:b/>
              <w:lang w:val="vi-VN"/>
            </w:rPr>
          </w:rPrChange>
        </w:rPr>
      </w:pPr>
      <w:ins w:id="8099" w:author="Kai Pa" w:date="2018-05-20T20:43:00Z">
        <w:r w:rsidRPr="00B90FBE">
          <w:rPr>
            <w:b/>
            <w:sz w:val="32"/>
            <w:szCs w:val="28"/>
            <w:lang w:val="vi-VN"/>
            <w:rPrChange w:id="8100" w:author="Kai Pa" w:date="2018-05-21T21:31:00Z">
              <w:rPr>
                <w:b/>
                <w:lang w:val="vi-VN"/>
              </w:rPr>
            </w:rPrChange>
          </w:rPr>
          <w:t>Chi phí:</w:t>
        </w:r>
      </w:ins>
    </w:p>
    <w:p w14:paraId="160D821C" w14:textId="62016F24" w:rsidR="00E174C2" w:rsidRPr="00B90FBE" w:rsidRDefault="00E174C2" w:rsidP="00E174C2">
      <w:pPr>
        <w:pStyle w:val="ListParagraph"/>
        <w:rPr>
          <w:ins w:id="8101" w:author="Kai Pa" w:date="2018-05-20T20:43:00Z"/>
          <w:sz w:val="32"/>
          <w:szCs w:val="28"/>
          <w:rPrChange w:id="8102" w:author="Kai Pa" w:date="2018-05-21T21:31:00Z">
            <w:rPr>
              <w:ins w:id="8103" w:author="Kai Pa" w:date="2018-05-20T20:43:00Z"/>
            </w:rPr>
          </w:rPrChange>
        </w:rPr>
      </w:pPr>
      <w:ins w:id="8104" w:author="Kai Pa" w:date="2018-05-20T20:43:00Z">
        <w:r w:rsidRPr="00B90FBE">
          <w:rPr>
            <w:sz w:val="32"/>
            <w:szCs w:val="28"/>
            <w:lang w:val="vi-VN"/>
            <w:rPrChange w:id="8105" w:author="Kai Pa" w:date="2018-05-21T21:31:00Z">
              <w:rPr>
                <w:lang w:val="vi-VN"/>
              </w:rPr>
            </w:rPrChange>
          </w:rPr>
          <w:t xml:space="preserve">Quá trình hướng dẫn sử dụng phần mềm cho nhân viên </w:t>
        </w:r>
      </w:ins>
      <w:ins w:id="8106" w:author="Kai Pa" w:date="2018-05-20T20:52:00Z">
        <w:r w:rsidR="00963786" w:rsidRPr="00B90FBE">
          <w:rPr>
            <w:sz w:val="32"/>
            <w:szCs w:val="28"/>
            <w:rPrChange w:id="8107" w:author="Kai Pa" w:date="2018-05-21T21:31:00Z">
              <w:rPr>
                <w:sz w:val="28"/>
                <w:szCs w:val="28"/>
              </w:rPr>
            </w:rPrChange>
          </w:rPr>
          <w:t>ngân hàng</w:t>
        </w:r>
      </w:ins>
      <w:ins w:id="8108" w:author="Kai Pa" w:date="2018-05-20T20:43:00Z">
        <w:r w:rsidRPr="00B90FBE">
          <w:rPr>
            <w:sz w:val="32"/>
            <w:szCs w:val="28"/>
            <w:lang w:val="vi-VN"/>
            <w:rPrChange w:id="8109" w:author="Kai Pa" w:date="2018-05-21T21:31:00Z">
              <w:rPr>
                <w:lang w:val="vi-VN"/>
              </w:rPr>
            </w:rPrChange>
          </w:rPr>
          <w:t xml:space="preserve"> có thể kéo dài, dẫn đến chi phí gia tăng. Đồng thời, sự đổi mới về phần cứng của</w:t>
        </w:r>
      </w:ins>
      <w:ins w:id="8110" w:author="Kai Pa" w:date="2018-05-20T20:52:00Z">
        <w:r w:rsidR="00963786" w:rsidRPr="00B90FBE">
          <w:rPr>
            <w:sz w:val="32"/>
            <w:szCs w:val="28"/>
            <w:rPrChange w:id="8111" w:author="Kai Pa" w:date="2018-05-21T21:31:00Z">
              <w:rPr>
                <w:sz w:val="28"/>
                <w:szCs w:val="28"/>
              </w:rPr>
            </w:rPrChange>
          </w:rPr>
          <w:t xml:space="preserve"> ngân hàng</w:t>
        </w:r>
      </w:ins>
      <w:ins w:id="8112" w:author="Kai Pa" w:date="2018-05-20T20:43:00Z">
        <w:r w:rsidRPr="00B90FBE">
          <w:rPr>
            <w:sz w:val="32"/>
            <w:szCs w:val="28"/>
            <w:lang w:val="vi-VN"/>
            <w:rPrChange w:id="8113" w:author="Kai Pa" w:date="2018-05-21T21:31:00Z">
              <w:rPr>
                <w:lang w:val="vi-VN"/>
              </w:rPr>
            </w:rPrChange>
          </w:rPr>
          <w:t>, bảo trì phần mềm có thể dẫn đến làm tăng chi phí phần mềm.</w:t>
        </w:r>
      </w:ins>
    </w:p>
    <w:p w14:paraId="60692CC5" w14:textId="77777777" w:rsidR="00E174C2" w:rsidRPr="00B90FBE" w:rsidRDefault="00E174C2">
      <w:pPr>
        <w:outlineLvl w:val="1"/>
        <w:rPr>
          <w:rFonts w:asciiTheme="majorHAnsi" w:eastAsiaTheme="majorEastAsia" w:hAnsiTheme="majorHAnsi" w:cstheme="majorBidi"/>
          <w:color w:val="2E74B5" w:themeColor="accent1" w:themeShade="BF"/>
          <w:sz w:val="36"/>
          <w:szCs w:val="26"/>
          <w:u w:val="single"/>
          <w:rPrChange w:id="8114" w:author="Kai Pa" w:date="2018-05-21T21:31:00Z">
            <w:rPr/>
          </w:rPrChange>
        </w:rPr>
        <w:pPrChange w:id="8115" w:author="Kai Pa" w:date="2018-05-20T20:41:00Z">
          <w:pPr>
            <w:pStyle w:val="ListParagraph"/>
            <w:numPr>
              <w:numId w:val="5"/>
            </w:numPr>
            <w:ind w:hanging="360"/>
            <w:outlineLvl w:val="1"/>
          </w:pPr>
        </w:pPrChange>
      </w:pPr>
    </w:p>
    <w:p w14:paraId="6D52428D" w14:textId="0F38CDE3" w:rsidR="007E56BA" w:rsidRPr="00B90FBE" w:rsidRDefault="007E56BA" w:rsidP="009D0AD2">
      <w:pPr>
        <w:pStyle w:val="ListParagraph"/>
        <w:numPr>
          <w:ilvl w:val="0"/>
          <w:numId w:val="5"/>
        </w:numPr>
        <w:outlineLvl w:val="1"/>
        <w:rPr>
          <w:ins w:id="8116" w:author="Kai Pa" w:date="2018-05-20T20:53:00Z"/>
          <w:rFonts w:asciiTheme="majorHAnsi" w:eastAsiaTheme="majorEastAsia" w:hAnsiTheme="majorHAnsi" w:cstheme="majorBidi"/>
          <w:color w:val="2E74B5" w:themeColor="accent1" w:themeShade="BF"/>
          <w:sz w:val="36"/>
          <w:szCs w:val="26"/>
          <w:u w:val="single"/>
          <w:rPrChange w:id="8117" w:author="Kai Pa" w:date="2018-05-21T21:31:00Z">
            <w:rPr>
              <w:ins w:id="8118" w:author="Kai Pa" w:date="2018-05-20T20:53:00Z"/>
              <w:rFonts w:asciiTheme="majorHAnsi" w:eastAsiaTheme="majorEastAsia" w:hAnsiTheme="majorHAnsi" w:cstheme="majorBidi"/>
              <w:color w:val="2E74B5" w:themeColor="accent1" w:themeShade="BF"/>
              <w:sz w:val="32"/>
              <w:szCs w:val="26"/>
              <w:u w:val="single"/>
            </w:rPr>
          </w:rPrChange>
        </w:rPr>
      </w:pPr>
      <w:bookmarkStart w:id="8119" w:name="_Toc514700586"/>
      <w:r w:rsidRPr="00B90FBE">
        <w:rPr>
          <w:rFonts w:asciiTheme="majorHAnsi" w:eastAsiaTheme="majorEastAsia" w:hAnsiTheme="majorHAnsi" w:cstheme="majorBidi"/>
          <w:color w:val="2E74B5" w:themeColor="accent1" w:themeShade="BF"/>
          <w:sz w:val="36"/>
          <w:szCs w:val="26"/>
          <w:u w:val="single"/>
          <w:rPrChange w:id="8120" w:author="Kai Pa" w:date="2018-05-21T21:31:00Z">
            <w:rPr/>
          </w:rPrChange>
        </w:rPr>
        <w:t>Mô tả giải pháp &amp; kỹ thuật</w:t>
      </w:r>
      <w:bookmarkEnd w:id="8119"/>
    </w:p>
    <w:p w14:paraId="1F2ADB6C" w14:textId="77777777" w:rsidR="00397050" w:rsidRPr="00B90FBE" w:rsidRDefault="00397050" w:rsidP="00397050">
      <w:pPr>
        <w:pStyle w:val="ListParagraph"/>
        <w:numPr>
          <w:ilvl w:val="0"/>
          <w:numId w:val="35"/>
        </w:numPr>
        <w:ind w:hanging="436"/>
        <w:rPr>
          <w:ins w:id="8121" w:author="Kai Pa" w:date="2018-05-20T20:53:00Z"/>
          <w:b/>
          <w:sz w:val="32"/>
          <w:szCs w:val="28"/>
          <w:rPrChange w:id="8122" w:author="Kai Pa" w:date="2018-05-21T21:31:00Z">
            <w:rPr>
              <w:ins w:id="8123" w:author="Kai Pa" w:date="2018-05-20T20:53:00Z"/>
              <w:b/>
            </w:rPr>
          </w:rPrChange>
        </w:rPr>
      </w:pPr>
      <w:ins w:id="8124" w:author="Kai Pa" w:date="2018-05-20T20:53:00Z">
        <w:r w:rsidRPr="00B90FBE">
          <w:rPr>
            <w:b/>
            <w:sz w:val="32"/>
            <w:szCs w:val="28"/>
            <w:rPrChange w:id="8125" w:author="Kai Pa" w:date="2018-05-21T21:31:00Z">
              <w:rPr>
                <w:b/>
              </w:rPr>
            </w:rPrChange>
          </w:rPr>
          <w:t>Phần cứng:</w:t>
        </w:r>
      </w:ins>
    </w:p>
    <w:p w14:paraId="40E2F524" w14:textId="48320282" w:rsidR="00397050" w:rsidRPr="00B90FBE" w:rsidRDefault="00397050" w:rsidP="00397050">
      <w:pPr>
        <w:pStyle w:val="ListParagraph"/>
        <w:rPr>
          <w:ins w:id="8126" w:author="Kai Pa" w:date="2018-05-20T20:54:00Z"/>
          <w:b/>
          <w:sz w:val="32"/>
          <w:szCs w:val="28"/>
          <w:rPrChange w:id="8127" w:author="Kai Pa" w:date="2018-05-21T21:31:00Z">
            <w:rPr>
              <w:ins w:id="8128" w:author="Kai Pa" w:date="2018-05-20T20:54:00Z"/>
              <w:b/>
              <w:sz w:val="28"/>
              <w:szCs w:val="28"/>
            </w:rPr>
          </w:rPrChange>
        </w:rPr>
      </w:pPr>
      <w:ins w:id="8129" w:author="Kai Pa" w:date="2018-05-20T20:53:00Z">
        <w:r w:rsidRPr="00B90FBE">
          <w:rPr>
            <w:b/>
            <w:sz w:val="32"/>
            <w:szCs w:val="28"/>
            <w:rPrChange w:id="8130" w:author="Kai Pa" w:date="2018-05-21T21:31:00Z">
              <w:rPr>
                <w:b/>
              </w:rPr>
            </w:rPrChange>
          </w:rPr>
          <w:t>Giải pháp:</w:t>
        </w:r>
      </w:ins>
    </w:p>
    <w:p w14:paraId="41970DCB" w14:textId="3E1E7AEB" w:rsidR="00397050" w:rsidRPr="00B90FBE" w:rsidRDefault="00397050">
      <w:pPr>
        <w:pStyle w:val="ListParagraph"/>
        <w:numPr>
          <w:ilvl w:val="0"/>
          <w:numId w:val="36"/>
        </w:numPr>
        <w:rPr>
          <w:ins w:id="8131" w:author="Kai Pa" w:date="2018-05-20T20:55:00Z"/>
          <w:sz w:val="32"/>
          <w:szCs w:val="28"/>
          <w:rPrChange w:id="8132" w:author="Kai Pa" w:date="2018-05-21T21:31:00Z">
            <w:rPr>
              <w:ins w:id="8133" w:author="Kai Pa" w:date="2018-05-20T20:55:00Z"/>
              <w:sz w:val="28"/>
              <w:szCs w:val="28"/>
            </w:rPr>
          </w:rPrChange>
        </w:rPr>
        <w:pPrChange w:id="8134" w:author="Kai Pa" w:date="2018-05-20T20:55:00Z">
          <w:pPr>
            <w:pStyle w:val="ListParagraph"/>
          </w:pPr>
        </w:pPrChange>
      </w:pPr>
      <w:ins w:id="8135" w:author="Kai Pa" w:date="2018-05-20T20:54:00Z">
        <w:r w:rsidRPr="00B90FBE">
          <w:rPr>
            <w:sz w:val="32"/>
            <w:szCs w:val="28"/>
            <w:rPrChange w:id="8136" w:author="Kai Pa" w:date="2018-05-21T21:31:00Z">
              <w:rPr>
                <w:sz w:val="28"/>
                <w:szCs w:val="28"/>
              </w:rPr>
            </w:rPrChange>
          </w:rPr>
          <w:t>Tư vấn cho khách diệt sạch virus trước khi thiết lập mạng LAN.</w:t>
        </w:r>
      </w:ins>
    </w:p>
    <w:p w14:paraId="7CF114B5" w14:textId="747395F8" w:rsidR="00397050" w:rsidRPr="00B90FBE" w:rsidRDefault="00397050">
      <w:pPr>
        <w:pStyle w:val="ListParagraph"/>
        <w:numPr>
          <w:ilvl w:val="0"/>
          <w:numId w:val="36"/>
        </w:numPr>
        <w:rPr>
          <w:ins w:id="8137" w:author="Kai Pa" w:date="2018-05-20T20:56:00Z"/>
          <w:sz w:val="32"/>
          <w:szCs w:val="28"/>
          <w:rPrChange w:id="8138" w:author="Kai Pa" w:date="2018-05-21T21:31:00Z">
            <w:rPr>
              <w:ins w:id="8139" w:author="Kai Pa" w:date="2018-05-20T20:56:00Z"/>
            </w:rPr>
          </w:rPrChange>
        </w:rPr>
        <w:pPrChange w:id="8140" w:author="Kai Pa" w:date="2018-05-20T20:56:00Z">
          <w:pPr/>
        </w:pPrChange>
      </w:pPr>
      <w:ins w:id="8141" w:author="Kai Pa" w:date="2018-05-20T20:55:00Z">
        <w:r w:rsidRPr="00B90FBE">
          <w:rPr>
            <w:sz w:val="32"/>
            <w:szCs w:val="28"/>
            <w:rPrChange w:id="8142" w:author="Kai Pa" w:date="2018-05-21T21:31:00Z">
              <w:rPr/>
            </w:rPrChange>
          </w:rPr>
          <w:t>Thiết lập mạng LAN</w:t>
        </w:r>
      </w:ins>
      <w:ins w:id="8143" w:author="Kai Pa" w:date="2018-05-20T20:56:00Z">
        <w:r w:rsidRPr="00B90FBE">
          <w:rPr>
            <w:sz w:val="32"/>
            <w:szCs w:val="28"/>
            <w:rPrChange w:id="8144" w:author="Kai Pa" w:date="2018-05-21T21:31:00Z">
              <w:rPr/>
            </w:rPrChange>
          </w:rPr>
          <w:t xml:space="preserve"> có thể nhờ ứng dụng thứ 3: Access Remote PC,Hamachi)</w:t>
        </w:r>
      </w:ins>
    </w:p>
    <w:p w14:paraId="69CE57C3" w14:textId="3834D335" w:rsidR="00397050" w:rsidRPr="00B90FBE" w:rsidRDefault="00397050">
      <w:pPr>
        <w:pStyle w:val="ListParagraph"/>
        <w:numPr>
          <w:ilvl w:val="0"/>
          <w:numId w:val="36"/>
        </w:numPr>
        <w:rPr>
          <w:ins w:id="8145" w:author="Kai Pa" w:date="2018-05-20T20:55:00Z"/>
          <w:sz w:val="32"/>
          <w:szCs w:val="28"/>
          <w:rPrChange w:id="8146" w:author="Kai Pa" w:date="2018-05-21T21:31:00Z">
            <w:rPr>
              <w:ins w:id="8147" w:author="Kai Pa" w:date="2018-05-20T20:55:00Z"/>
              <w:sz w:val="28"/>
              <w:szCs w:val="28"/>
            </w:rPr>
          </w:rPrChange>
        </w:rPr>
        <w:pPrChange w:id="8148" w:author="Kai Pa" w:date="2018-05-20T20:55:00Z">
          <w:pPr>
            <w:pStyle w:val="ListParagraph"/>
          </w:pPr>
        </w:pPrChange>
      </w:pPr>
      <w:ins w:id="8149" w:author="Kai Pa" w:date="2018-05-20T20:55:00Z">
        <w:r w:rsidRPr="00B90FBE">
          <w:rPr>
            <w:sz w:val="32"/>
            <w:szCs w:val="28"/>
            <w:rPrChange w:id="8150" w:author="Kai Pa" w:date="2018-05-21T21:31:00Z">
              <w:rPr>
                <w:sz w:val="28"/>
                <w:szCs w:val="28"/>
              </w:rPr>
            </w:rPrChange>
          </w:rPr>
          <w:t>Nâng cấp CPU và RAM</w:t>
        </w:r>
      </w:ins>
    </w:p>
    <w:p w14:paraId="5D9772C4" w14:textId="4A788835" w:rsidR="00397050" w:rsidRPr="00B90FBE" w:rsidRDefault="00397050">
      <w:pPr>
        <w:pStyle w:val="ListParagraph"/>
        <w:numPr>
          <w:ilvl w:val="0"/>
          <w:numId w:val="36"/>
        </w:numPr>
        <w:rPr>
          <w:ins w:id="8151" w:author="Kai Pa" w:date="2018-05-20T20:54:00Z"/>
          <w:sz w:val="32"/>
          <w:szCs w:val="28"/>
          <w:rPrChange w:id="8152" w:author="Kai Pa" w:date="2018-05-21T21:31:00Z">
            <w:rPr>
              <w:ins w:id="8153" w:author="Kai Pa" w:date="2018-05-20T20:54:00Z"/>
              <w:sz w:val="28"/>
              <w:szCs w:val="28"/>
            </w:rPr>
          </w:rPrChange>
        </w:rPr>
        <w:pPrChange w:id="8154" w:author="Kai Pa" w:date="2018-05-20T20:55:00Z">
          <w:pPr>
            <w:pStyle w:val="ListParagraph"/>
          </w:pPr>
        </w:pPrChange>
      </w:pPr>
      <w:ins w:id="8155" w:author="Kai Pa" w:date="2018-05-20T20:56:00Z">
        <w:r w:rsidRPr="00B90FBE">
          <w:rPr>
            <w:sz w:val="32"/>
            <w:szCs w:val="28"/>
            <w:rPrChange w:id="8156" w:author="Kai Pa" w:date="2018-05-21T21:31:00Z">
              <w:rPr>
                <w:sz w:val="28"/>
                <w:szCs w:val="28"/>
              </w:rPr>
            </w:rPrChange>
          </w:rPr>
          <w:t>Cài đặt .NET Framework 4.5</w:t>
        </w:r>
      </w:ins>
    </w:p>
    <w:p w14:paraId="7CFFD394" w14:textId="77777777" w:rsidR="00397050" w:rsidRPr="00B90FBE" w:rsidRDefault="00397050" w:rsidP="00397050">
      <w:pPr>
        <w:pStyle w:val="ListParagraph"/>
        <w:rPr>
          <w:ins w:id="8157" w:author="Kai Pa" w:date="2018-05-20T20:53:00Z"/>
          <w:sz w:val="32"/>
          <w:szCs w:val="28"/>
          <w:rPrChange w:id="8158" w:author="Kai Pa" w:date="2018-05-21T21:31:00Z">
            <w:rPr>
              <w:ins w:id="8159" w:author="Kai Pa" w:date="2018-05-20T20:53:00Z"/>
              <w:b/>
            </w:rPr>
          </w:rPrChange>
        </w:rPr>
      </w:pPr>
    </w:p>
    <w:p w14:paraId="5E6C46E6" w14:textId="77777777" w:rsidR="00397050" w:rsidRPr="00B90FBE" w:rsidRDefault="00397050" w:rsidP="00397050">
      <w:pPr>
        <w:pStyle w:val="ListParagraph"/>
        <w:numPr>
          <w:ilvl w:val="0"/>
          <w:numId w:val="35"/>
        </w:numPr>
        <w:rPr>
          <w:ins w:id="8160" w:author="Kai Pa" w:date="2018-05-20T20:53:00Z"/>
          <w:b/>
          <w:sz w:val="32"/>
          <w:szCs w:val="28"/>
          <w:rPrChange w:id="8161" w:author="Kai Pa" w:date="2018-05-21T21:31:00Z">
            <w:rPr>
              <w:ins w:id="8162" w:author="Kai Pa" w:date="2018-05-20T20:53:00Z"/>
              <w:b/>
            </w:rPr>
          </w:rPrChange>
        </w:rPr>
      </w:pPr>
      <w:ins w:id="8163" w:author="Kai Pa" w:date="2018-05-20T20:53:00Z">
        <w:r w:rsidRPr="00B90FBE">
          <w:rPr>
            <w:b/>
            <w:sz w:val="32"/>
            <w:szCs w:val="28"/>
            <w:rPrChange w:id="8164" w:author="Kai Pa" w:date="2018-05-21T21:31:00Z">
              <w:rPr>
                <w:b/>
              </w:rPr>
            </w:rPrChange>
          </w:rPr>
          <w:t>Về phần mềm:</w:t>
        </w:r>
      </w:ins>
    </w:p>
    <w:p w14:paraId="609D5EB0" w14:textId="77777777" w:rsidR="00397050" w:rsidRPr="00B90FBE" w:rsidRDefault="00397050" w:rsidP="00397050">
      <w:pPr>
        <w:ind w:left="360"/>
        <w:rPr>
          <w:ins w:id="8165" w:author="Kai Pa" w:date="2018-05-20T20:53:00Z"/>
          <w:b/>
          <w:sz w:val="32"/>
          <w:szCs w:val="28"/>
          <w:rPrChange w:id="8166" w:author="Kai Pa" w:date="2018-05-21T21:31:00Z">
            <w:rPr>
              <w:ins w:id="8167" w:author="Kai Pa" w:date="2018-05-20T20:53:00Z"/>
              <w:b/>
            </w:rPr>
          </w:rPrChange>
        </w:rPr>
      </w:pPr>
      <w:ins w:id="8168" w:author="Kai Pa" w:date="2018-05-20T20:53:00Z">
        <w:r w:rsidRPr="00B90FBE">
          <w:rPr>
            <w:b/>
            <w:sz w:val="32"/>
            <w:szCs w:val="28"/>
            <w:rPrChange w:id="8169" w:author="Kai Pa" w:date="2018-05-21T21:31:00Z">
              <w:rPr>
                <w:b/>
              </w:rPr>
            </w:rPrChange>
          </w:rPr>
          <w:t>Giải pháp:</w:t>
        </w:r>
      </w:ins>
    </w:p>
    <w:p w14:paraId="10466D57" w14:textId="77777777" w:rsidR="00397050" w:rsidRPr="00B90FBE" w:rsidRDefault="00397050" w:rsidP="00397050">
      <w:pPr>
        <w:pStyle w:val="ListParagraph"/>
        <w:numPr>
          <w:ilvl w:val="0"/>
          <w:numId w:val="36"/>
        </w:numPr>
        <w:rPr>
          <w:ins w:id="8170" w:author="Kai Pa" w:date="2018-05-20T20:53:00Z"/>
          <w:sz w:val="32"/>
          <w:szCs w:val="28"/>
          <w:rPrChange w:id="8171" w:author="Kai Pa" w:date="2018-05-21T21:31:00Z">
            <w:rPr>
              <w:ins w:id="8172" w:author="Kai Pa" w:date="2018-05-20T20:53:00Z"/>
            </w:rPr>
          </w:rPrChange>
        </w:rPr>
      </w:pPr>
      <w:ins w:id="8173" w:author="Kai Pa" w:date="2018-05-20T20:53:00Z">
        <w:r w:rsidRPr="00B90FBE">
          <w:rPr>
            <w:sz w:val="32"/>
            <w:szCs w:val="28"/>
            <w:rPrChange w:id="8174" w:author="Kai Pa" w:date="2018-05-21T21:31:00Z">
              <w:rPr/>
            </w:rPrChange>
          </w:rPr>
          <w:lastRenderedPageBreak/>
          <w:t xml:space="preserve">Đồng bộ các phần mềm với nhau </w:t>
        </w:r>
      </w:ins>
    </w:p>
    <w:p w14:paraId="620D8954" w14:textId="77777777" w:rsidR="00397050" w:rsidRPr="00B90FBE" w:rsidRDefault="00397050" w:rsidP="00397050">
      <w:pPr>
        <w:pStyle w:val="ListParagraph"/>
        <w:numPr>
          <w:ilvl w:val="0"/>
          <w:numId w:val="36"/>
        </w:numPr>
        <w:rPr>
          <w:ins w:id="8175" w:author="Kai Pa" w:date="2018-05-20T20:53:00Z"/>
          <w:sz w:val="32"/>
          <w:szCs w:val="28"/>
          <w:rPrChange w:id="8176" w:author="Kai Pa" w:date="2018-05-21T21:31:00Z">
            <w:rPr>
              <w:ins w:id="8177" w:author="Kai Pa" w:date="2018-05-20T20:53:00Z"/>
            </w:rPr>
          </w:rPrChange>
        </w:rPr>
      </w:pPr>
      <w:ins w:id="8178" w:author="Kai Pa" w:date="2018-05-20T20:53:00Z">
        <w:r w:rsidRPr="00B90FBE">
          <w:rPr>
            <w:sz w:val="32"/>
            <w:szCs w:val="28"/>
            <w:rPrChange w:id="8179" w:author="Kai Pa" w:date="2018-05-21T21:31:00Z">
              <w:rPr/>
            </w:rPrChange>
          </w:rPr>
          <w:t xml:space="preserve">Nắm rõ cách kết nối giữa Visual và SQL, trỏ đúng địa chỉ dữ liệu cần kết nối. </w:t>
        </w:r>
      </w:ins>
    </w:p>
    <w:p w14:paraId="3C5A4757" w14:textId="2A244A21" w:rsidR="00397050" w:rsidRPr="00B90FBE" w:rsidRDefault="00397050" w:rsidP="00397050">
      <w:pPr>
        <w:pStyle w:val="ListParagraph"/>
        <w:numPr>
          <w:ilvl w:val="0"/>
          <w:numId w:val="36"/>
        </w:numPr>
        <w:rPr>
          <w:ins w:id="8180" w:author="Kai Pa" w:date="2018-05-20T20:58:00Z"/>
          <w:sz w:val="32"/>
          <w:szCs w:val="28"/>
          <w:rPrChange w:id="8181" w:author="Kai Pa" w:date="2018-05-21T21:31:00Z">
            <w:rPr>
              <w:ins w:id="8182" w:author="Kai Pa" w:date="2018-05-20T20:58:00Z"/>
              <w:sz w:val="28"/>
              <w:szCs w:val="28"/>
            </w:rPr>
          </w:rPrChange>
        </w:rPr>
      </w:pPr>
      <w:ins w:id="8183" w:author="Kai Pa" w:date="2018-05-20T20:53:00Z">
        <w:r w:rsidRPr="00B90FBE">
          <w:rPr>
            <w:sz w:val="32"/>
            <w:szCs w:val="28"/>
            <w:rPrChange w:id="8184" w:author="Kai Pa" w:date="2018-05-21T21:31:00Z">
              <w:rPr/>
            </w:rPrChange>
          </w:rPr>
          <w:t>Có tài liệu hướng dẫn cho nhân viên bán sách về cách sử dụng và quản lí dữ liệu.</w:t>
        </w:r>
      </w:ins>
    </w:p>
    <w:p w14:paraId="4D3CA2F6" w14:textId="533C6D41" w:rsidR="001710C6" w:rsidRPr="00B90FBE" w:rsidRDefault="001710C6" w:rsidP="00397050">
      <w:pPr>
        <w:pStyle w:val="ListParagraph"/>
        <w:numPr>
          <w:ilvl w:val="0"/>
          <w:numId w:val="36"/>
        </w:numPr>
        <w:rPr>
          <w:ins w:id="8185" w:author="Kai Pa" w:date="2018-05-20T20:53:00Z"/>
          <w:sz w:val="32"/>
          <w:szCs w:val="28"/>
          <w:rPrChange w:id="8186" w:author="Kai Pa" w:date="2018-05-21T21:31:00Z">
            <w:rPr>
              <w:ins w:id="8187" w:author="Kai Pa" w:date="2018-05-20T20:53:00Z"/>
            </w:rPr>
          </w:rPrChange>
        </w:rPr>
      </w:pPr>
      <w:ins w:id="8188" w:author="Kai Pa" w:date="2018-05-20T20:58:00Z">
        <w:r w:rsidRPr="00B90FBE">
          <w:rPr>
            <w:sz w:val="32"/>
            <w:szCs w:val="28"/>
            <w:rPrChange w:id="8189" w:author="Kai Pa" w:date="2018-05-21T21:31:00Z">
              <w:rPr>
                <w:sz w:val="28"/>
                <w:szCs w:val="28"/>
              </w:rPr>
            </w:rPrChange>
          </w:rPr>
          <w:t>Tất cả máy tính kết nối với máy in với cùng một cài đặt như nhau. Đảm bảo sự đồng bộ giữa các lần in ấn.</w:t>
        </w:r>
      </w:ins>
    </w:p>
    <w:p w14:paraId="6E6F96B1" w14:textId="50383C71" w:rsidR="00397050" w:rsidRPr="00B90FBE" w:rsidRDefault="00397050" w:rsidP="00397050">
      <w:pPr>
        <w:pStyle w:val="ListParagraph"/>
        <w:numPr>
          <w:ilvl w:val="0"/>
          <w:numId w:val="36"/>
        </w:numPr>
        <w:rPr>
          <w:ins w:id="8190" w:author="Kai Pa" w:date="2018-05-20T20:59:00Z"/>
          <w:sz w:val="32"/>
          <w:szCs w:val="28"/>
          <w:rPrChange w:id="8191" w:author="Kai Pa" w:date="2018-05-21T21:31:00Z">
            <w:rPr>
              <w:ins w:id="8192" w:author="Kai Pa" w:date="2018-05-20T20:59:00Z"/>
              <w:sz w:val="28"/>
              <w:szCs w:val="28"/>
            </w:rPr>
          </w:rPrChange>
        </w:rPr>
      </w:pPr>
      <w:ins w:id="8193" w:author="Kai Pa" w:date="2018-05-20T20:53:00Z">
        <w:r w:rsidRPr="00B90FBE">
          <w:rPr>
            <w:sz w:val="32"/>
            <w:szCs w:val="28"/>
            <w:rPrChange w:id="8194" w:author="Kai Pa" w:date="2018-05-21T21:31:00Z">
              <w:rPr/>
            </w:rPrChange>
          </w:rPr>
          <w:t>Tối ưu phần mềm, giảm độ trễ cũng như bộ nhớ khi hoạt động.</w:t>
        </w:r>
      </w:ins>
    </w:p>
    <w:p w14:paraId="18738F20" w14:textId="11B05C61" w:rsidR="001710C6" w:rsidRPr="00B90FBE" w:rsidRDefault="001710C6" w:rsidP="00397050">
      <w:pPr>
        <w:pStyle w:val="ListParagraph"/>
        <w:numPr>
          <w:ilvl w:val="0"/>
          <w:numId w:val="36"/>
        </w:numPr>
        <w:rPr>
          <w:ins w:id="8195" w:author="Kai Pa" w:date="2018-05-20T20:53:00Z"/>
          <w:sz w:val="32"/>
          <w:szCs w:val="28"/>
          <w:rPrChange w:id="8196" w:author="Kai Pa" w:date="2018-05-21T21:31:00Z">
            <w:rPr>
              <w:ins w:id="8197" w:author="Kai Pa" w:date="2018-05-20T20:53:00Z"/>
            </w:rPr>
          </w:rPrChange>
        </w:rPr>
      </w:pPr>
      <w:ins w:id="8198" w:author="Kai Pa" w:date="2018-05-20T20:59:00Z">
        <w:r w:rsidRPr="00B90FBE">
          <w:rPr>
            <w:sz w:val="32"/>
            <w:szCs w:val="28"/>
            <w:rPrChange w:id="8199" w:author="Kai Pa" w:date="2018-05-21T21:31:00Z">
              <w:rPr>
                <w:sz w:val="28"/>
                <w:szCs w:val="28"/>
              </w:rPr>
            </w:rPrChange>
          </w:rPr>
          <w:t>Cài đặt phần mềm diệt virus, thiết lập tác vụ diệt virus tự động lặp lại mỗi tuần một lần.</w:t>
        </w:r>
      </w:ins>
    </w:p>
    <w:p w14:paraId="49F4E615" w14:textId="77777777" w:rsidR="00397050" w:rsidRPr="00B90FBE" w:rsidRDefault="00397050" w:rsidP="00397050">
      <w:pPr>
        <w:pStyle w:val="ListParagraph"/>
        <w:numPr>
          <w:ilvl w:val="0"/>
          <w:numId w:val="37"/>
        </w:numPr>
        <w:rPr>
          <w:ins w:id="8200" w:author="Kai Pa" w:date="2018-05-20T20:53:00Z"/>
          <w:sz w:val="32"/>
          <w:szCs w:val="28"/>
          <w:rPrChange w:id="8201" w:author="Kai Pa" w:date="2018-05-21T21:31:00Z">
            <w:rPr>
              <w:ins w:id="8202" w:author="Kai Pa" w:date="2018-05-20T20:53:00Z"/>
            </w:rPr>
          </w:rPrChange>
        </w:rPr>
      </w:pPr>
      <w:ins w:id="8203" w:author="Kai Pa" w:date="2018-05-20T20:53:00Z">
        <w:r w:rsidRPr="00B90FBE">
          <w:rPr>
            <w:sz w:val="32"/>
            <w:szCs w:val="28"/>
            <w:rPrChange w:id="8204" w:author="Kai Pa" w:date="2018-05-21T21:31:00Z">
              <w:rPr/>
            </w:rPrChange>
          </w:rPr>
          <w:t>Dữ liệu sẽ như thế nào nếu máy tính bị mất dữ liệu !</w:t>
        </w:r>
      </w:ins>
    </w:p>
    <w:p w14:paraId="532B8F1E" w14:textId="77777777" w:rsidR="00397050" w:rsidRPr="00B90FBE" w:rsidRDefault="00397050" w:rsidP="00397050">
      <w:pPr>
        <w:pStyle w:val="ListParagraph"/>
        <w:rPr>
          <w:ins w:id="8205" w:author="Kai Pa" w:date="2018-05-20T20:53:00Z"/>
          <w:b/>
          <w:sz w:val="32"/>
          <w:szCs w:val="28"/>
          <w:rPrChange w:id="8206" w:author="Kai Pa" w:date="2018-05-21T21:31:00Z">
            <w:rPr>
              <w:ins w:id="8207" w:author="Kai Pa" w:date="2018-05-20T20:53:00Z"/>
              <w:b/>
            </w:rPr>
          </w:rPrChange>
        </w:rPr>
      </w:pPr>
      <w:ins w:id="8208" w:author="Kai Pa" w:date="2018-05-20T20:53:00Z">
        <w:r w:rsidRPr="00B90FBE">
          <w:rPr>
            <w:b/>
            <w:sz w:val="32"/>
            <w:szCs w:val="28"/>
            <w:rPrChange w:id="8209" w:author="Kai Pa" w:date="2018-05-21T21:31:00Z">
              <w:rPr>
                <w:b/>
              </w:rPr>
            </w:rPrChange>
          </w:rPr>
          <w:t xml:space="preserve">Giải pháp: </w:t>
        </w:r>
      </w:ins>
    </w:p>
    <w:p w14:paraId="491E436C" w14:textId="77777777" w:rsidR="00397050" w:rsidRPr="00B90FBE" w:rsidRDefault="00397050" w:rsidP="00397050">
      <w:pPr>
        <w:pStyle w:val="ListParagraph"/>
        <w:rPr>
          <w:ins w:id="8210" w:author="Kai Pa" w:date="2018-05-20T20:53:00Z"/>
          <w:sz w:val="32"/>
          <w:szCs w:val="28"/>
          <w:rPrChange w:id="8211" w:author="Kai Pa" w:date="2018-05-21T21:31:00Z">
            <w:rPr>
              <w:ins w:id="8212" w:author="Kai Pa" w:date="2018-05-20T20:53:00Z"/>
            </w:rPr>
          </w:rPrChange>
        </w:rPr>
      </w:pPr>
      <w:ins w:id="8213" w:author="Kai Pa" w:date="2018-05-20T20:53:00Z">
        <w:r w:rsidRPr="00B90FBE">
          <w:rPr>
            <w:sz w:val="32"/>
            <w:szCs w:val="28"/>
            <w:rPrChange w:id="8214" w:author="Kai Pa" w:date="2018-05-21T21:31:00Z">
              <w:rPr/>
            </w:rPrChange>
          </w:rPr>
          <w:t xml:space="preserve">-Kết hợp tài khoản sao lưu dữ liệu online như Google Drive, Dropbox, OneDrive,.. </w:t>
        </w:r>
      </w:ins>
    </w:p>
    <w:p w14:paraId="290D51B0" w14:textId="77777777" w:rsidR="00397050" w:rsidRPr="00B90FBE" w:rsidRDefault="00397050" w:rsidP="00397050">
      <w:pPr>
        <w:pStyle w:val="ListParagraph"/>
        <w:rPr>
          <w:ins w:id="8215" w:author="Kai Pa" w:date="2018-05-20T20:53:00Z"/>
          <w:b/>
          <w:sz w:val="32"/>
          <w:szCs w:val="28"/>
          <w:rPrChange w:id="8216" w:author="Kai Pa" w:date="2018-05-21T21:31:00Z">
            <w:rPr>
              <w:ins w:id="8217" w:author="Kai Pa" w:date="2018-05-20T20:53:00Z"/>
              <w:b/>
            </w:rPr>
          </w:rPrChange>
        </w:rPr>
      </w:pPr>
      <w:ins w:id="8218" w:author="Kai Pa" w:date="2018-05-20T20:53:00Z">
        <w:r w:rsidRPr="00B90FBE">
          <w:rPr>
            <w:b/>
            <w:sz w:val="32"/>
            <w:szCs w:val="28"/>
            <w:rPrChange w:id="8219" w:author="Kai Pa" w:date="2018-05-21T21:31:00Z">
              <w:rPr>
                <w:b/>
              </w:rPr>
            </w:rPrChange>
          </w:rPr>
          <w:t xml:space="preserve">Ưu điểm: </w:t>
        </w:r>
      </w:ins>
    </w:p>
    <w:p w14:paraId="7F03A367" w14:textId="77777777" w:rsidR="00397050" w:rsidRPr="00B90FBE" w:rsidRDefault="00397050" w:rsidP="00397050">
      <w:pPr>
        <w:pStyle w:val="ListParagraph"/>
        <w:numPr>
          <w:ilvl w:val="0"/>
          <w:numId w:val="38"/>
        </w:numPr>
        <w:rPr>
          <w:ins w:id="8220" w:author="Kai Pa" w:date="2018-05-20T20:53:00Z"/>
          <w:sz w:val="32"/>
          <w:szCs w:val="28"/>
          <w:rPrChange w:id="8221" w:author="Kai Pa" w:date="2018-05-21T21:31:00Z">
            <w:rPr>
              <w:ins w:id="8222" w:author="Kai Pa" w:date="2018-05-20T20:53:00Z"/>
            </w:rPr>
          </w:rPrChange>
        </w:rPr>
      </w:pPr>
      <w:ins w:id="8223" w:author="Kai Pa" w:date="2018-05-20T20:53:00Z">
        <w:r w:rsidRPr="00B90FBE">
          <w:rPr>
            <w:sz w:val="32"/>
            <w:szCs w:val="28"/>
            <w:rPrChange w:id="8224" w:author="Kai Pa" w:date="2018-05-21T21:31:00Z">
              <w:rPr/>
            </w:rPrChange>
          </w:rPr>
          <w:t>Đảm bảo dữ liệu của phần mềm luôn được sao lưu</w:t>
        </w:r>
      </w:ins>
    </w:p>
    <w:p w14:paraId="49A097C9" w14:textId="77777777" w:rsidR="00397050" w:rsidRPr="00B90FBE" w:rsidRDefault="00397050" w:rsidP="00397050">
      <w:pPr>
        <w:pStyle w:val="ListParagraph"/>
        <w:numPr>
          <w:ilvl w:val="0"/>
          <w:numId w:val="38"/>
        </w:numPr>
        <w:rPr>
          <w:ins w:id="8225" w:author="Kai Pa" w:date="2018-05-20T20:53:00Z"/>
          <w:sz w:val="32"/>
          <w:szCs w:val="28"/>
          <w:rPrChange w:id="8226" w:author="Kai Pa" w:date="2018-05-21T21:31:00Z">
            <w:rPr>
              <w:ins w:id="8227" w:author="Kai Pa" w:date="2018-05-20T20:53:00Z"/>
            </w:rPr>
          </w:rPrChange>
        </w:rPr>
      </w:pPr>
      <w:ins w:id="8228" w:author="Kai Pa" w:date="2018-05-20T20:53:00Z">
        <w:r w:rsidRPr="00B90FBE">
          <w:rPr>
            <w:sz w:val="32"/>
            <w:szCs w:val="28"/>
            <w:rPrChange w:id="8229" w:author="Kai Pa" w:date="2018-05-21T21:31:00Z">
              <w:rPr/>
            </w:rPrChange>
          </w:rPr>
          <w:t>Phần mềm đơn giản dễ sử dụng</w:t>
        </w:r>
      </w:ins>
    </w:p>
    <w:p w14:paraId="30EBCD1E" w14:textId="77777777" w:rsidR="00397050" w:rsidRPr="00B90FBE" w:rsidRDefault="00397050" w:rsidP="00397050">
      <w:pPr>
        <w:pStyle w:val="ListParagraph"/>
        <w:ind w:left="1080" w:hanging="360"/>
        <w:rPr>
          <w:ins w:id="8230" w:author="Kai Pa" w:date="2018-05-20T20:53:00Z"/>
          <w:b/>
          <w:sz w:val="32"/>
          <w:szCs w:val="28"/>
          <w:rPrChange w:id="8231" w:author="Kai Pa" w:date="2018-05-21T21:31:00Z">
            <w:rPr>
              <w:ins w:id="8232" w:author="Kai Pa" w:date="2018-05-20T20:53:00Z"/>
              <w:b/>
            </w:rPr>
          </w:rPrChange>
        </w:rPr>
      </w:pPr>
      <w:ins w:id="8233" w:author="Kai Pa" w:date="2018-05-20T20:53:00Z">
        <w:r w:rsidRPr="00B90FBE">
          <w:rPr>
            <w:b/>
            <w:sz w:val="32"/>
            <w:szCs w:val="28"/>
            <w:rPrChange w:id="8234" w:author="Kai Pa" w:date="2018-05-21T21:31:00Z">
              <w:rPr>
                <w:b/>
              </w:rPr>
            </w:rPrChange>
          </w:rPr>
          <w:t>Khuyết điểm</w:t>
        </w:r>
      </w:ins>
    </w:p>
    <w:p w14:paraId="6128BC3B" w14:textId="77777777" w:rsidR="00397050" w:rsidRPr="00B90FBE" w:rsidRDefault="00397050" w:rsidP="00397050">
      <w:pPr>
        <w:pStyle w:val="ListParagraph"/>
        <w:numPr>
          <w:ilvl w:val="0"/>
          <w:numId w:val="38"/>
        </w:numPr>
        <w:rPr>
          <w:ins w:id="8235" w:author="Kai Pa" w:date="2018-05-20T20:53:00Z"/>
          <w:sz w:val="32"/>
          <w:szCs w:val="28"/>
          <w:rPrChange w:id="8236" w:author="Kai Pa" w:date="2018-05-21T21:31:00Z">
            <w:rPr>
              <w:ins w:id="8237" w:author="Kai Pa" w:date="2018-05-20T20:53:00Z"/>
            </w:rPr>
          </w:rPrChange>
        </w:rPr>
      </w:pPr>
      <w:ins w:id="8238" w:author="Kai Pa" w:date="2018-05-20T20:53:00Z">
        <w:r w:rsidRPr="00B90FBE">
          <w:rPr>
            <w:sz w:val="32"/>
            <w:szCs w:val="28"/>
            <w:rPrChange w:id="8239" w:author="Kai Pa" w:date="2018-05-21T21:31:00Z">
              <w:rPr/>
            </w:rPrChange>
          </w:rPr>
          <w:t>Độ bảo mật không cao</w:t>
        </w:r>
      </w:ins>
    </w:p>
    <w:p w14:paraId="72CA1672" w14:textId="77777777" w:rsidR="00397050" w:rsidRPr="00B90FBE" w:rsidRDefault="00397050" w:rsidP="00397050">
      <w:pPr>
        <w:pStyle w:val="ListParagraph"/>
        <w:numPr>
          <w:ilvl w:val="0"/>
          <w:numId w:val="38"/>
        </w:numPr>
        <w:rPr>
          <w:ins w:id="8240" w:author="Kai Pa" w:date="2018-05-20T20:53:00Z"/>
          <w:sz w:val="32"/>
          <w:szCs w:val="28"/>
          <w:rPrChange w:id="8241" w:author="Kai Pa" w:date="2018-05-21T21:31:00Z">
            <w:rPr>
              <w:ins w:id="8242" w:author="Kai Pa" w:date="2018-05-20T20:53:00Z"/>
            </w:rPr>
          </w:rPrChange>
        </w:rPr>
      </w:pPr>
      <w:ins w:id="8243" w:author="Kai Pa" w:date="2018-05-20T20:53:00Z">
        <w:r w:rsidRPr="00B90FBE">
          <w:rPr>
            <w:sz w:val="32"/>
            <w:szCs w:val="28"/>
            <w:rPrChange w:id="8244" w:author="Kai Pa" w:date="2018-05-21T21:31:00Z">
              <w:rPr/>
            </w:rPrChange>
          </w:rPr>
          <w:t>Cần phải có kỹ thuật lập trình tốt để kết nối dữ liệu với điện toán đám mây</w:t>
        </w:r>
      </w:ins>
    </w:p>
    <w:p w14:paraId="4DCC0CA6" w14:textId="77777777" w:rsidR="00397050" w:rsidRPr="00B90FBE" w:rsidRDefault="00397050" w:rsidP="00397050">
      <w:pPr>
        <w:pStyle w:val="ListParagraph"/>
        <w:numPr>
          <w:ilvl w:val="0"/>
          <w:numId w:val="38"/>
        </w:numPr>
        <w:rPr>
          <w:ins w:id="8245" w:author="Kai Pa" w:date="2018-05-20T20:53:00Z"/>
          <w:sz w:val="32"/>
          <w:szCs w:val="28"/>
          <w:rPrChange w:id="8246" w:author="Kai Pa" w:date="2018-05-21T21:31:00Z">
            <w:rPr>
              <w:ins w:id="8247" w:author="Kai Pa" w:date="2018-05-20T20:53:00Z"/>
            </w:rPr>
          </w:rPrChange>
        </w:rPr>
      </w:pPr>
      <w:ins w:id="8248" w:author="Kai Pa" w:date="2018-05-20T20:53:00Z">
        <w:r w:rsidRPr="00B90FBE">
          <w:rPr>
            <w:sz w:val="32"/>
            <w:szCs w:val="28"/>
            <w:rPrChange w:id="8249" w:author="Kai Pa" w:date="2018-05-21T21:31:00Z">
              <w:rPr/>
            </w:rPrChange>
          </w:rPr>
          <w:t>Dung lượng lưu trữ của tài khoản hạn chế ( có thể tăng dung lượng lưu trữ)</w:t>
        </w:r>
      </w:ins>
    </w:p>
    <w:p w14:paraId="280E1240" w14:textId="77777777" w:rsidR="00397050" w:rsidRPr="00B90FBE" w:rsidRDefault="00397050" w:rsidP="00397050">
      <w:pPr>
        <w:pStyle w:val="ListParagraph"/>
        <w:numPr>
          <w:ilvl w:val="0"/>
          <w:numId w:val="38"/>
        </w:numPr>
        <w:rPr>
          <w:ins w:id="8250" w:author="Kai Pa" w:date="2018-05-20T20:53:00Z"/>
          <w:sz w:val="32"/>
          <w:szCs w:val="28"/>
          <w:rPrChange w:id="8251" w:author="Kai Pa" w:date="2018-05-21T21:31:00Z">
            <w:rPr>
              <w:ins w:id="8252" w:author="Kai Pa" w:date="2018-05-20T20:53:00Z"/>
            </w:rPr>
          </w:rPrChange>
        </w:rPr>
      </w:pPr>
      <w:ins w:id="8253" w:author="Kai Pa" w:date="2018-05-20T20:53:00Z">
        <w:r w:rsidRPr="00B90FBE">
          <w:rPr>
            <w:sz w:val="32"/>
            <w:szCs w:val="28"/>
            <w:rPrChange w:id="8254" w:author="Kai Pa" w:date="2018-05-21T21:31:00Z">
              <w:rPr/>
            </w:rPrChange>
          </w:rPr>
          <w:t>Dữ liệu được lưu trên cùng 1 database</w:t>
        </w:r>
      </w:ins>
    </w:p>
    <w:p w14:paraId="113F3750" w14:textId="77777777" w:rsidR="00397050" w:rsidRPr="00B90FBE" w:rsidRDefault="00397050">
      <w:pPr>
        <w:outlineLvl w:val="1"/>
        <w:rPr>
          <w:rFonts w:asciiTheme="majorHAnsi" w:eastAsiaTheme="majorEastAsia" w:hAnsiTheme="majorHAnsi" w:cstheme="majorBidi"/>
          <w:color w:val="2E74B5" w:themeColor="accent1" w:themeShade="BF"/>
          <w:sz w:val="36"/>
          <w:szCs w:val="26"/>
          <w:u w:val="single"/>
          <w:rPrChange w:id="8255" w:author="Kai Pa" w:date="2018-05-21T21:31:00Z">
            <w:rPr/>
          </w:rPrChange>
        </w:rPr>
        <w:pPrChange w:id="8256" w:author="Kai Pa" w:date="2018-05-20T20:53:00Z">
          <w:pPr>
            <w:pStyle w:val="ListParagraph"/>
            <w:numPr>
              <w:numId w:val="5"/>
            </w:numPr>
            <w:ind w:hanging="360"/>
            <w:outlineLvl w:val="1"/>
          </w:pPr>
        </w:pPrChange>
      </w:pPr>
    </w:p>
    <w:p w14:paraId="07D0082C" w14:textId="77777777" w:rsidR="007E56BA" w:rsidRPr="00B90FBE" w:rsidRDefault="007E56BA" w:rsidP="009D0AD2">
      <w:pPr>
        <w:pStyle w:val="Heading1"/>
        <w:rPr>
          <w:b/>
          <w:sz w:val="44"/>
          <w:rPrChange w:id="8257" w:author="Kai Pa" w:date="2018-05-21T21:31:00Z">
            <w:rPr>
              <w:b/>
            </w:rPr>
          </w:rPrChange>
        </w:rPr>
      </w:pPr>
      <w:bookmarkStart w:id="8258" w:name="_Toc514700587"/>
      <w:r w:rsidRPr="00B90FBE">
        <w:rPr>
          <w:b/>
          <w:sz w:val="44"/>
          <w:rPrChange w:id="8259" w:author="Kai Pa" w:date="2018-05-21T21:31:00Z">
            <w:rPr>
              <w:b/>
            </w:rPr>
          </w:rPrChange>
        </w:rPr>
        <w:lastRenderedPageBreak/>
        <w:t>Chương 5: Kiểm thử</w:t>
      </w:r>
      <w:bookmarkEnd w:id="8258"/>
    </w:p>
    <w:p w14:paraId="52D637A8" w14:textId="77777777" w:rsidR="007E56BA" w:rsidRPr="00B90FBE" w:rsidRDefault="007E56BA" w:rsidP="009D0AD2">
      <w:pPr>
        <w:pStyle w:val="Heading1"/>
        <w:rPr>
          <w:b/>
          <w:sz w:val="44"/>
          <w:rPrChange w:id="8260" w:author="Kai Pa" w:date="2018-05-21T21:31:00Z">
            <w:rPr>
              <w:b/>
            </w:rPr>
          </w:rPrChange>
        </w:rPr>
      </w:pPr>
      <w:bookmarkStart w:id="8261" w:name="_Toc514700588"/>
      <w:r w:rsidRPr="00B90FBE">
        <w:rPr>
          <w:b/>
          <w:sz w:val="44"/>
          <w:rPrChange w:id="8262" w:author="Kai Pa" w:date="2018-05-21T21:31:00Z">
            <w:rPr>
              <w:b/>
            </w:rPr>
          </w:rPrChange>
        </w:rPr>
        <w:t>Chương 6: Kết luận</w:t>
      </w:r>
      <w:bookmarkEnd w:id="8261"/>
    </w:p>
    <w:p w14:paraId="7F22004B" w14:textId="10F737CD" w:rsidR="007E56BA" w:rsidRPr="00B90FBE" w:rsidRDefault="007E56BA" w:rsidP="009D0AD2">
      <w:pPr>
        <w:pStyle w:val="Heading1"/>
        <w:rPr>
          <w:sz w:val="44"/>
          <w:rPrChange w:id="8263" w:author="Kai Pa" w:date="2018-05-21T21:31:00Z">
            <w:rPr/>
          </w:rPrChange>
        </w:rPr>
      </w:pPr>
      <w:bookmarkStart w:id="8264" w:name="_Toc514700589"/>
      <w:r w:rsidRPr="00B90FBE">
        <w:rPr>
          <w:b/>
          <w:sz w:val="44"/>
          <w:rPrChange w:id="8265" w:author="Kai Pa" w:date="2018-05-21T21:31:00Z">
            <w:rPr>
              <w:b/>
            </w:rPr>
          </w:rPrChange>
        </w:rPr>
        <w:t>Tài liệu tham khảo</w:t>
      </w:r>
      <w:bookmarkEnd w:id="8264"/>
    </w:p>
    <w:sectPr w:rsidR="007E56BA" w:rsidRPr="00B90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2pt;height:11.2pt" o:bullet="t">
        <v:imagedata r:id="rId1" o:title=""/>
      </v:shape>
    </w:pict>
  </w:numPicBullet>
  <w:numPicBullet w:numPicBulletId="1">
    <w:pict>
      <v:shape id="_x0000_i1121" type="#_x0000_t75" style="width:11.2pt;height:11.2pt" o:bullet="t">
        <v:imagedata r:id="rId2" o:title="mso9C75"/>
      </v:shape>
    </w:pict>
  </w:numPicBullet>
  <w:abstractNum w:abstractNumId="0" w15:restartNumberingAfterBreak="0">
    <w:nsid w:val="01392376"/>
    <w:multiLevelType w:val="hybridMultilevel"/>
    <w:tmpl w:val="55FC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D18EF"/>
    <w:multiLevelType w:val="hybridMultilevel"/>
    <w:tmpl w:val="9742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9C8"/>
    <w:multiLevelType w:val="hybridMultilevel"/>
    <w:tmpl w:val="7C7A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CE3B40"/>
    <w:multiLevelType w:val="hybridMultilevel"/>
    <w:tmpl w:val="4E30D842"/>
    <w:lvl w:ilvl="0" w:tplc="1A74491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526E3"/>
    <w:multiLevelType w:val="hybridMultilevel"/>
    <w:tmpl w:val="EB907098"/>
    <w:lvl w:ilvl="0" w:tplc="04090003">
      <w:start w:val="1"/>
      <w:numFmt w:val="bullet"/>
      <w:lvlText w:val="o"/>
      <w:lvlJc w:val="left"/>
      <w:pPr>
        <w:ind w:left="1635" w:hanging="360"/>
      </w:pPr>
      <w:rPr>
        <w:rFonts w:ascii="Courier New" w:hAnsi="Courier New" w:hint="default"/>
      </w:rPr>
    </w:lvl>
    <w:lvl w:ilvl="1" w:tplc="04090003" w:tentative="1">
      <w:start w:val="1"/>
      <w:numFmt w:val="bullet"/>
      <w:lvlText w:val="o"/>
      <w:lvlJc w:val="left"/>
      <w:pPr>
        <w:ind w:left="2355" w:hanging="360"/>
      </w:pPr>
      <w:rPr>
        <w:rFonts w:ascii="Courier New" w:hAnsi="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6" w15:restartNumberingAfterBreak="0">
    <w:nsid w:val="0B526C10"/>
    <w:multiLevelType w:val="hybridMultilevel"/>
    <w:tmpl w:val="4AB0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B5169"/>
    <w:multiLevelType w:val="hybridMultilevel"/>
    <w:tmpl w:val="7BDE8D58"/>
    <w:lvl w:ilvl="0" w:tplc="94F60E7E">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8"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87EB4"/>
    <w:multiLevelType w:val="hybridMultilevel"/>
    <w:tmpl w:val="83D039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C44AA8"/>
    <w:multiLevelType w:val="hybridMultilevel"/>
    <w:tmpl w:val="CA14E6C2"/>
    <w:lvl w:ilvl="0" w:tplc="04090007">
      <w:start w:val="1"/>
      <w:numFmt w:val="bullet"/>
      <w:lvlText w:val=""/>
      <w:lvlPicBulletId w:val="1"/>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2" w15:restartNumberingAfterBreak="0">
    <w:nsid w:val="1DF73C24"/>
    <w:multiLevelType w:val="hybridMultilevel"/>
    <w:tmpl w:val="C3040C48"/>
    <w:lvl w:ilvl="0" w:tplc="12D24B4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D3A4E"/>
    <w:multiLevelType w:val="hybridMultilevel"/>
    <w:tmpl w:val="59A2064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24D41DEF"/>
    <w:multiLevelType w:val="hybridMultilevel"/>
    <w:tmpl w:val="F5FA10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876029"/>
    <w:multiLevelType w:val="hybridMultilevel"/>
    <w:tmpl w:val="7A28EDAE"/>
    <w:lvl w:ilvl="0" w:tplc="A58EBC5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03E6F6A"/>
    <w:multiLevelType w:val="hybridMultilevel"/>
    <w:tmpl w:val="220EE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D321E5"/>
    <w:multiLevelType w:val="hybridMultilevel"/>
    <w:tmpl w:val="0FD4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67FD7"/>
    <w:multiLevelType w:val="hybridMultilevel"/>
    <w:tmpl w:val="7F3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73E10"/>
    <w:multiLevelType w:val="hybridMultilevel"/>
    <w:tmpl w:val="57E679D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A1158"/>
    <w:multiLevelType w:val="hybridMultilevel"/>
    <w:tmpl w:val="1D96873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C54C30"/>
    <w:multiLevelType w:val="hybridMultilevel"/>
    <w:tmpl w:val="1CFE9E1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D6157"/>
    <w:multiLevelType w:val="hybridMultilevel"/>
    <w:tmpl w:val="FF08A0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0" w15:restartNumberingAfterBreak="0">
    <w:nsid w:val="66121B30"/>
    <w:multiLevelType w:val="hybridMultilevel"/>
    <w:tmpl w:val="DDDCF64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1"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8E31C5D"/>
    <w:multiLevelType w:val="hybridMultilevel"/>
    <w:tmpl w:val="E2323D1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6B0A66"/>
    <w:multiLevelType w:val="hybridMultilevel"/>
    <w:tmpl w:val="6B5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37D0F"/>
    <w:multiLevelType w:val="hybridMultilevel"/>
    <w:tmpl w:val="18C49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35"/>
  </w:num>
  <w:num w:numId="4">
    <w:abstractNumId w:val="17"/>
  </w:num>
  <w:num w:numId="5">
    <w:abstractNumId w:val="33"/>
  </w:num>
  <w:num w:numId="6">
    <w:abstractNumId w:val="27"/>
  </w:num>
  <w:num w:numId="7">
    <w:abstractNumId w:val="31"/>
  </w:num>
  <w:num w:numId="8">
    <w:abstractNumId w:val="4"/>
  </w:num>
  <w:num w:numId="9">
    <w:abstractNumId w:val="8"/>
  </w:num>
  <w:num w:numId="10">
    <w:abstractNumId w:val="19"/>
  </w:num>
  <w:num w:numId="11">
    <w:abstractNumId w:val="3"/>
  </w:num>
  <w:num w:numId="12">
    <w:abstractNumId w:val="14"/>
  </w:num>
  <w:num w:numId="13">
    <w:abstractNumId w:val="10"/>
  </w:num>
  <w:num w:numId="14">
    <w:abstractNumId w:val="25"/>
  </w:num>
  <w:num w:numId="15">
    <w:abstractNumId w:val="5"/>
  </w:num>
  <w:num w:numId="16">
    <w:abstractNumId w:val="21"/>
  </w:num>
  <w:num w:numId="17">
    <w:abstractNumId w:val="15"/>
  </w:num>
  <w:num w:numId="18">
    <w:abstractNumId w:val="12"/>
  </w:num>
  <w:num w:numId="19">
    <w:abstractNumId w:val="22"/>
  </w:num>
  <w:num w:numId="20">
    <w:abstractNumId w:val="1"/>
  </w:num>
  <w:num w:numId="21">
    <w:abstractNumId w:val="0"/>
  </w:num>
  <w:num w:numId="22">
    <w:abstractNumId w:val="30"/>
  </w:num>
  <w:num w:numId="23">
    <w:abstractNumId w:val="34"/>
  </w:num>
  <w:num w:numId="24">
    <w:abstractNumId w:val="2"/>
  </w:num>
  <w:num w:numId="25">
    <w:abstractNumId w:val="13"/>
  </w:num>
  <w:num w:numId="26">
    <w:abstractNumId w:val="28"/>
  </w:num>
  <w:num w:numId="27">
    <w:abstractNumId w:val="32"/>
  </w:num>
  <w:num w:numId="28">
    <w:abstractNumId w:val="23"/>
  </w:num>
  <w:num w:numId="29">
    <w:abstractNumId w:val="11"/>
  </w:num>
  <w:num w:numId="30">
    <w:abstractNumId w:val="26"/>
  </w:num>
  <w:num w:numId="31">
    <w:abstractNumId w:val="36"/>
  </w:num>
  <w:num w:numId="32">
    <w:abstractNumId w:val="6"/>
  </w:num>
  <w:num w:numId="33">
    <w:abstractNumId w:val="29"/>
  </w:num>
  <w:num w:numId="34">
    <w:abstractNumId w:val="7"/>
  </w:num>
  <w:num w:numId="35">
    <w:abstractNumId w:val="37"/>
  </w:num>
  <w:num w:numId="36">
    <w:abstractNumId w:val="18"/>
  </w:num>
  <w:num w:numId="37">
    <w:abstractNumId w:val="24"/>
  </w:num>
  <w:num w:numId="3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Pa">
    <w15:presenceInfo w15:providerId="None" w15:userId="Kai Pa"/>
  </w15:person>
  <w15:person w15:author="LÊ VĂN PA">
    <w15:presenceInfo w15:providerId="None" w15:userId="LÊ VĂN PA"/>
  </w15:person>
  <w15:person w15:author="Hoan Ng">
    <w15:presenceInfo w15:providerId="None" w15:userId="Hoan Ng"/>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EA"/>
    <w:rsid w:val="00005C3C"/>
    <w:rsid w:val="000205E8"/>
    <w:rsid w:val="000342B3"/>
    <w:rsid w:val="0004528D"/>
    <w:rsid w:val="00046086"/>
    <w:rsid w:val="00055BD1"/>
    <w:rsid w:val="000A62CC"/>
    <w:rsid w:val="000B62AA"/>
    <w:rsid w:val="000B64F4"/>
    <w:rsid w:val="000B6656"/>
    <w:rsid w:val="000C035E"/>
    <w:rsid w:val="000F3678"/>
    <w:rsid w:val="001678FD"/>
    <w:rsid w:val="001710C6"/>
    <w:rsid w:val="00180C31"/>
    <w:rsid w:val="001A6EA1"/>
    <w:rsid w:val="001E6A57"/>
    <w:rsid w:val="00206834"/>
    <w:rsid w:val="00226AF1"/>
    <w:rsid w:val="0024320F"/>
    <w:rsid w:val="002777BA"/>
    <w:rsid w:val="0028753A"/>
    <w:rsid w:val="00292BC1"/>
    <w:rsid w:val="00292E6F"/>
    <w:rsid w:val="002C2F59"/>
    <w:rsid w:val="002E46CC"/>
    <w:rsid w:val="002E5C5C"/>
    <w:rsid w:val="003034AE"/>
    <w:rsid w:val="00327CF3"/>
    <w:rsid w:val="003715AE"/>
    <w:rsid w:val="00393718"/>
    <w:rsid w:val="00397050"/>
    <w:rsid w:val="003A1EEA"/>
    <w:rsid w:val="003B7881"/>
    <w:rsid w:val="003D5AC9"/>
    <w:rsid w:val="003E5BD0"/>
    <w:rsid w:val="00432265"/>
    <w:rsid w:val="0044007B"/>
    <w:rsid w:val="00456DE2"/>
    <w:rsid w:val="00493F51"/>
    <w:rsid w:val="004943FF"/>
    <w:rsid w:val="004A3E3C"/>
    <w:rsid w:val="004D06CE"/>
    <w:rsid w:val="004E24B0"/>
    <w:rsid w:val="004F7C19"/>
    <w:rsid w:val="005021B9"/>
    <w:rsid w:val="00571F61"/>
    <w:rsid w:val="00576C82"/>
    <w:rsid w:val="00576D27"/>
    <w:rsid w:val="005772CA"/>
    <w:rsid w:val="005D20B5"/>
    <w:rsid w:val="005E4D59"/>
    <w:rsid w:val="005F3BAC"/>
    <w:rsid w:val="00627383"/>
    <w:rsid w:val="0068408A"/>
    <w:rsid w:val="006A441B"/>
    <w:rsid w:val="006B3710"/>
    <w:rsid w:val="00704AD5"/>
    <w:rsid w:val="00705158"/>
    <w:rsid w:val="007227D2"/>
    <w:rsid w:val="007269C2"/>
    <w:rsid w:val="00780B90"/>
    <w:rsid w:val="00783C4F"/>
    <w:rsid w:val="00797F83"/>
    <w:rsid w:val="007A7351"/>
    <w:rsid w:val="007E56BA"/>
    <w:rsid w:val="0081549F"/>
    <w:rsid w:val="00832183"/>
    <w:rsid w:val="00844BEA"/>
    <w:rsid w:val="00851F0C"/>
    <w:rsid w:val="00863D73"/>
    <w:rsid w:val="008741DF"/>
    <w:rsid w:val="0087474A"/>
    <w:rsid w:val="008854BF"/>
    <w:rsid w:val="008F04E5"/>
    <w:rsid w:val="00904974"/>
    <w:rsid w:val="00921EC5"/>
    <w:rsid w:val="00943B88"/>
    <w:rsid w:val="0095052C"/>
    <w:rsid w:val="00963786"/>
    <w:rsid w:val="00963CF0"/>
    <w:rsid w:val="009737FF"/>
    <w:rsid w:val="0098198B"/>
    <w:rsid w:val="009D0AD2"/>
    <w:rsid w:val="00A16568"/>
    <w:rsid w:val="00A61FE8"/>
    <w:rsid w:val="00A64D58"/>
    <w:rsid w:val="00A76313"/>
    <w:rsid w:val="00A84DFB"/>
    <w:rsid w:val="00AF642D"/>
    <w:rsid w:val="00B81F62"/>
    <w:rsid w:val="00B90FBE"/>
    <w:rsid w:val="00BC30BA"/>
    <w:rsid w:val="00C65BB0"/>
    <w:rsid w:val="00C82B2D"/>
    <w:rsid w:val="00CD0F29"/>
    <w:rsid w:val="00CE702B"/>
    <w:rsid w:val="00CF6B8D"/>
    <w:rsid w:val="00D5381B"/>
    <w:rsid w:val="00D57883"/>
    <w:rsid w:val="00D66552"/>
    <w:rsid w:val="00DA6F5F"/>
    <w:rsid w:val="00DF4B8B"/>
    <w:rsid w:val="00DF7DD4"/>
    <w:rsid w:val="00E174C2"/>
    <w:rsid w:val="00E61DC3"/>
    <w:rsid w:val="00E62EE1"/>
    <w:rsid w:val="00E6446B"/>
    <w:rsid w:val="00E70A22"/>
    <w:rsid w:val="00E73405"/>
    <w:rsid w:val="00EE67D9"/>
    <w:rsid w:val="00F02E35"/>
    <w:rsid w:val="00F04936"/>
    <w:rsid w:val="00F10CD7"/>
    <w:rsid w:val="00F373A6"/>
    <w:rsid w:val="00F50013"/>
    <w:rsid w:val="00F646CA"/>
    <w:rsid w:val="00FE0955"/>
    <w:rsid w:val="00FE3BDF"/>
    <w:rsid w:val="00FF3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A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A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09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7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78F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678F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78F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78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78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ind w:left="720"/>
      <w:contextualSpacing/>
    </w:pPr>
  </w:style>
  <w:style w:type="paragraph" w:styleId="BalloonText">
    <w:name w:val="Balloon Text"/>
    <w:basedOn w:val="Normal"/>
    <w:link w:val="BalloonTextChar"/>
    <w:uiPriority w:val="99"/>
    <w:semiHidden/>
    <w:unhideWhenUsed/>
    <w:rsid w:val="00576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B7881"/>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3B7881"/>
    <w:rPr>
      <w:rFonts w:ascii="Consolas" w:eastAsia="Times New Roman" w:hAnsi="Consolas" w:cs="Times New Roman"/>
      <w:sz w:val="21"/>
      <w:szCs w:val="21"/>
    </w:rPr>
  </w:style>
  <w:style w:type="table" w:customStyle="1" w:styleId="TableGrid1">
    <w:name w:val="Table Grid1"/>
    <w:basedOn w:val="TableNormal"/>
    <w:next w:val="TableGrid"/>
    <w:uiPriority w:val="39"/>
    <w:rsid w:val="003B7881"/>
    <w:pPr>
      <w:spacing w:after="0" w:line="240" w:lineRule="auto"/>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6A5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E6A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0AD2"/>
    <w:pPr>
      <w:outlineLvl w:val="9"/>
    </w:pPr>
  </w:style>
  <w:style w:type="paragraph" w:styleId="TOC2">
    <w:name w:val="toc 2"/>
    <w:basedOn w:val="Normal"/>
    <w:next w:val="Normal"/>
    <w:autoRedefine/>
    <w:uiPriority w:val="39"/>
    <w:unhideWhenUsed/>
    <w:rsid w:val="009D0AD2"/>
    <w:pPr>
      <w:spacing w:after="100"/>
      <w:ind w:left="220"/>
    </w:pPr>
  </w:style>
  <w:style w:type="character" w:styleId="Hyperlink">
    <w:name w:val="Hyperlink"/>
    <w:basedOn w:val="DefaultParagraphFont"/>
    <w:uiPriority w:val="99"/>
    <w:unhideWhenUsed/>
    <w:rsid w:val="009D0AD2"/>
    <w:rPr>
      <w:color w:val="0563C1" w:themeColor="hyperlink"/>
      <w:u w:val="single"/>
    </w:rPr>
  </w:style>
  <w:style w:type="paragraph" w:styleId="TOC1">
    <w:name w:val="toc 1"/>
    <w:basedOn w:val="Normal"/>
    <w:next w:val="Normal"/>
    <w:autoRedefine/>
    <w:uiPriority w:val="39"/>
    <w:unhideWhenUsed/>
    <w:rsid w:val="009D0AD2"/>
    <w:pPr>
      <w:spacing w:after="100"/>
    </w:pPr>
  </w:style>
  <w:style w:type="paragraph" w:customStyle="1" w:styleId="Dot">
    <w:name w:val="Dot"/>
    <w:rsid w:val="00FE0955"/>
    <w:pPr>
      <w:numPr>
        <w:numId w:val="33"/>
      </w:numPr>
      <w:spacing w:after="0" w:line="240" w:lineRule="auto"/>
    </w:pPr>
    <w:rPr>
      <w:rFonts w:ascii="Times New Roman" w:eastAsia="Times New Roman" w:hAnsi="Times New Roman" w:cs="Times New Roman"/>
      <w:b/>
      <w:noProof/>
      <w:sz w:val="21"/>
      <w:szCs w:val="20"/>
    </w:rPr>
  </w:style>
  <w:style w:type="character" w:customStyle="1" w:styleId="Heading3Char">
    <w:name w:val="Heading 3 Char"/>
    <w:basedOn w:val="DefaultParagraphFont"/>
    <w:link w:val="Heading3"/>
    <w:uiPriority w:val="9"/>
    <w:rsid w:val="00FE0955"/>
    <w:rPr>
      <w:rFonts w:asciiTheme="majorHAnsi" w:eastAsiaTheme="majorEastAsia" w:hAnsiTheme="majorHAnsi" w:cstheme="majorBidi"/>
      <w:color w:val="1F4D78" w:themeColor="accent1" w:themeShade="7F"/>
      <w:sz w:val="24"/>
      <w:szCs w:val="24"/>
    </w:rPr>
  </w:style>
  <w:style w:type="paragraph" w:customStyle="1" w:styleId="Table">
    <w:name w:val="Table"/>
    <w:rsid w:val="00FE0955"/>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FE0955"/>
    <w:pPr>
      <w:jc w:val="left"/>
    </w:pPr>
  </w:style>
  <w:style w:type="paragraph" w:customStyle="1" w:styleId="HeaderTable">
    <w:name w:val="HeaderTable"/>
    <w:rsid w:val="00FE0955"/>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3oh-">
    <w:name w:val="_3oh-"/>
    <w:basedOn w:val="DefaultParagraphFont"/>
    <w:rsid w:val="00C82B2D"/>
  </w:style>
  <w:style w:type="paragraph" w:styleId="TOC3">
    <w:name w:val="toc 3"/>
    <w:basedOn w:val="Normal"/>
    <w:next w:val="Normal"/>
    <w:autoRedefine/>
    <w:uiPriority w:val="39"/>
    <w:unhideWhenUsed/>
    <w:rsid w:val="006B3710"/>
    <w:pPr>
      <w:spacing w:after="100"/>
      <w:ind w:left="440"/>
    </w:pPr>
  </w:style>
  <w:style w:type="character" w:customStyle="1" w:styleId="Heading4Char">
    <w:name w:val="Heading 4 Char"/>
    <w:basedOn w:val="DefaultParagraphFont"/>
    <w:link w:val="Heading4"/>
    <w:uiPriority w:val="9"/>
    <w:rsid w:val="00167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78F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678F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678F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678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78F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321354777">
      <w:bodyDiv w:val="1"/>
      <w:marLeft w:val="0"/>
      <w:marRight w:val="0"/>
      <w:marTop w:val="0"/>
      <w:marBottom w:val="0"/>
      <w:divBdr>
        <w:top w:val="none" w:sz="0" w:space="0" w:color="auto"/>
        <w:left w:val="none" w:sz="0" w:space="0" w:color="auto"/>
        <w:bottom w:val="none" w:sz="0" w:space="0" w:color="auto"/>
        <w:right w:val="none" w:sz="0" w:space="0" w:color="auto"/>
      </w:divBdr>
    </w:div>
    <w:div w:id="533158841">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984966217">
      <w:bodyDiv w:val="1"/>
      <w:marLeft w:val="0"/>
      <w:marRight w:val="0"/>
      <w:marTop w:val="0"/>
      <w:marBottom w:val="0"/>
      <w:divBdr>
        <w:top w:val="none" w:sz="0" w:space="0" w:color="auto"/>
        <w:left w:val="none" w:sz="0" w:space="0" w:color="auto"/>
        <w:bottom w:val="none" w:sz="0" w:space="0" w:color="auto"/>
        <w:right w:val="none" w:sz="0" w:space="0" w:color="auto"/>
      </w:divBdr>
    </w:div>
    <w:div w:id="1212109831">
      <w:bodyDiv w:val="1"/>
      <w:marLeft w:val="0"/>
      <w:marRight w:val="0"/>
      <w:marTop w:val="0"/>
      <w:marBottom w:val="0"/>
      <w:divBdr>
        <w:top w:val="none" w:sz="0" w:space="0" w:color="auto"/>
        <w:left w:val="none" w:sz="0" w:space="0" w:color="auto"/>
        <w:bottom w:val="none" w:sz="0" w:space="0" w:color="auto"/>
        <w:right w:val="none" w:sz="0" w:space="0" w:color="auto"/>
      </w:divBdr>
    </w:div>
    <w:div w:id="1318609700">
      <w:bodyDiv w:val="1"/>
      <w:marLeft w:val="0"/>
      <w:marRight w:val="0"/>
      <w:marTop w:val="0"/>
      <w:marBottom w:val="0"/>
      <w:divBdr>
        <w:top w:val="none" w:sz="0" w:space="0" w:color="auto"/>
        <w:left w:val="none" w:sz="0" w:space="0" w:color="auto"/>
        <w:bottom w:val="none" w:sz="0" w:space="0" w:color="auto"/>
        <w:right w:val="none" w:sz="0" w:space="0" w:color="auto"/>
      </w:divBdr>
    </w:div>
    <w:div w:id="140930613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856655754">
      <w:bodyDiv w:val="1"/>
      <w:marLeft w:val="0"/>
      <w:marRight w:val="0"/>
      <w:marTop w:val="0"/>
      <w:marBottom w:val="0"/>
      <w:divBdr>
        <w:top w:val="none" w:sz="0" w:space="0" w:color="auto"/>
        <w:left w:val="none" w:sz="0" w:space="0" w:color="auto"/>
        <w:bottom w:val="none" w:sz="0" w:space="0" w:color="auto"/>
        <w:right w:val="none" w:sz="0" w:space="0" w:color="auto"/>
      </w:divBdr>
    </w:div>
    <w:div w:id="1914927777">
      <w:bodyDiv w:val="1"/>
      <w:marLeft w:val="0"/>
      <w:marRight w:val="0"/>
      <w:marTop w:val="0"/>
      <w:marBottom w:val="0"/>
      <w:divBdr>
        <w:top w:val="none" w:sz="0" w:space="0" w:color="auto"/>
        <w:left w:val="none" w:sz="0" w:space="0" w:color="auto"/>
        <w:bottom w:val="none" w:sz="0" w:space="0" w:color="auto"/>
        <w:right w:val="none" w:sz="0" w:space="0" w:color="auto"/>
      </w:divBdr>
    </w:div>
    <w:div w:id="1957560976">
      <w:bodyDiv w:val="1"/>
      <w:marLeft w:val="0"/>
      <w:marRight w:val="0"/>
      <w:marTop w:val="0"/>
      <w:marBottom w:val="0"/>
      <w:divBdr>
        <w:top w:val="none" w:sz="0" w:space="0" w:color="auto"/>
        <w:left w:val="none" w:sz="0" w:space="0" w:color="auto"/>
        <w:bottom w:val="none" w:sz="0" w:space="0" w:color="auto"/>
        <w:right w:val="none" w:sz="0" w:space="0" w:color="auto"/>
      </w:divBdr>
    </w:div>
    <w:div w:id="21227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microsoft.com/office/2011/relationships/people" Target="people.xml"/><Relationship Id="rId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452E0-003D-4688-BC57-EE8FC9734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55</Pages>
  <Words>5315</Words>
  <Characters>30298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Kai Pa</cp:lastModifiedBy>
  <cp:revision>78</cp:revision>
  <dcterms:created xsi:type="dcterms:W3CDTF">2017-03-20T15:09:00Z</dcterms:created>
  <dcterms:modified xsi:type="dcterms:W3CDTF">2018-05-21T15:41:00Z</dcterms:modified>
</cp:coreProperties>
</file>